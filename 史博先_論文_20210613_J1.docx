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68CA0" w14:textId="371F6E97" w:rsidR="00FA2DBB" w:rsidRPr="005C2F45" w:rsidRDefault="00FA2DBB" w:rsidP="00AA20F4">
      <w:pPr>
        <w:ind w:firstLine="480"/>
        <w:jc w:val="center"/>
        <w:rPr>
          <w:rFonts w:ascii="Times New Roman" w:eastAsia="標楷體" w:hAnsi="Times New Roman" w:cs="Times New Roman"/>
          <w:b/>
          <w:sz w:val="72"/>
          <w:szCs w:val="72"/>
        </w:rPr>
      </w:pPr>
      <w:bookmarkStart w:id="0" w:name="_Hlk56707397"/>
      <w:bookmarkEnd w:id="0"/>
      <w:r w:rsidRPr="005C2F45">
        <w:rPr>
          <w:rFonts w:ascii="Times New Roman" w:eastAsia="標楷體" w:hAnsi="Times New Roman" w:cs="Times New Roman"/>
          <w:b/>
          <w:sz w:val="72"/>
          <w:szCs w:val="72"/>
        </w:rPr>
        <w:t>國立中正大學</w:t>
      </w:r>
    </w:p>
    <w:p w14:paraId="285046B9" w14:textId="47D25EAA" w:rsidR="007813B9" w:rsidRPr="005C2F45" w:rsidRDefault="007813B9" w:rsidP="00FA2DBB">
      <w:pPr>
        <w:spacing w:line="360" w:lineRule="auto"/>
        <w:jc w:val="center"/>
        <w:rPr>
          <w:rFonts w:ascii="Times New Roman" w:eastAsia="標楷體" w:hAnsi="Times New Roman" w:cs="Times New Roman"/>
          <w:sz w:val="52"/>
          <w:szCs w:val="72"/>
        </w:rPr>
      </w:pPr>
      <w:r w:rsidRPr="005C2F45">
        <w:rPr>
          <w:rFonts w:ascii="Times New Roman" w:eastAsia="標楷體" w:hAnsi="Times New Roman" w:cs="Times New Roman"/>
          <w:sz w:val="52"/>
          <w:szCs w:val="72"/>
        </w:rPr>
        <w:t>資訊管理研究所</w:t>
      </w:r>
    </w:p>
    <w:p w14:paraId="2AB5ECE4" w14:textId="153A7EAF" w:rsidR="007813B9" w:rsidRPr="005C2F45" w:rsidRDefault="007813B9" w:rsidP="00FA2DBB">
      <w:pPr>
        <w:spacing w:line="360" w:lineRule="auto"/>
        <w:jc w:val="center"/>
        <w:rPr>
          <w:rFonts w:ascii="Times New Roman" w:eastAsia="標楷體" w:hAnsi="Times New Roman" w:cs="Times New Roman"/>
          <w:sz w:val="52"/>
          <w:szCs w:val="72"/>
        </w:rPr>
      </w:pPr>
      <w:r w:rsidRPr="005C2F45">
        <w:rPr>
          <w:rFonts w:ascii="Times New Roman" w:eastAsia="標楷體" w:hAnsi="Times New Roman" w:cs="Times New Roman"/>
          <w:sz w:val="52"/>
          <w:szCs w:val="72"/>
        </w:rPr>
        <w:t>碩士論文</w:t>
      </w:r>
    </w:p>
    <w:p w14:paraId="204DBDD2" w14:textId="77777777" w:rsidR="007813B9" w:rsidRPr="005C2F45" w:rsidRDefault="007813B9" w:rsidP="00FA2DBB">
      <w:pPr>
        <w:spacing w:line="360" w:lineRule="auto"/>
        <w:jc w:val="center"/>
        <w:rPr>
          <w:rFonts w:ascii="Times New Roman" w:eastAsia="標楷體" w:hAnsi="Times New Roman" w:cs="Times New Roman"/>
          <w:color w:val="000000" w:themeColor="text1"/>
          <w:sz w:val="52"/>
          <w:szCs w:val="52"/>
        </w:rPr>
      </w:pPr>
    </w:p>
    <w:p w14:paraId="6177F6B5" w14:textId="77777777" w:rsidR="007813B9" w:rsidRPr="005C2F45" w:rsidRDefault="007813B9" w:rsidP="00FA2DBB">
      <w:pPr>
        <w:spacing w:line="360" w:lineRule="auto"/>
        <w:jc w:val="center"/>
        <w:rPr>
          <w:rFonts w:ascii="Times New Roman" w:eastAsia="標楷體" w:hAnsi="Times New Roman" w:cs="Times New Roman"/>
          <w:color w:val="000000" w:themeColor="text1"/>
          <w:sz w:val="52"/>
          <w:szCs w:val="52"/>
        </w:rPr>
      </w:pPr>
    </w:p>
    <w:p w14:paraId="2564F5CA" w14:textId="5A5CA09E" w:rsidR="000C4980" w:rsidRPr="005C2F45" w:rsidRDefault="000C4980" w:rsidP="00FA2DBB">
      <w:pPr>
        <w:widowControl/>
        <w:spacing w:line="360" w:lineRule="auto"/>
        <w:jc w:val="center"/>
        <w:rPr>
          <w:rFonts w:ascii="Times New Roman" w:eastAsia="標楷體" w:hAnsi="Times New Roman" w:cs="Times New Roman"/>
          <w:sz w:val="48"/>
          <w:szCs w:val="48"/>
        </w:rPr>
      </w:pPr>
      <w:r w:rsidRPr="005C2F45">
        <w:rPr>
          <w:rFonts w:ascii="Times New Roman" w:eastAsia="標楷體" w:hAnsi="Times New Roman" w:cs="Times New Roman"/>
          <w:sz w:val="48"/>
          <w:szCs w:val="48"/>
        </w:rPr>
        <w:t>結合時間因素與文字探勘技術建立電影推薦系統</w:t>
      </w:r>
    </w:p>
    <w:p w14:paraId="7EE0F8DD" w14:textId="178965B6" w:rsidR="007813B9" w:rsidRPr="005C2F45" w:rsidRDefault="000C4980" w:rsidP="00FA2DBB">
      <w:pPr>
        <w:spacing w:line="360" w:lineRule="auto"/>
        <w:jc w:val="center"/>
        <w:rPr>
          <w:rFonts w:ascii="Times New Roman" w:eastAsia="標楷體" w:hAnsi="Times New Roman" w:cs="Times New Roman"/>
          <w:color w:val="000000" w:themeColor="text1"/>
          <w:sz w:val="48"/>
          <w:szCs w:val="48"/>
        </w:rPr>
      </w:pPr>
      <w:r w:rsidRPr="005C2F45">
        <w:rPr>
          <w:rFonts w:ascii="Times New Roman" w:eastAsia="標楷體" w:hAnsi="Times New Roman" w:cs="Times New Roman"/>
          <w:color w:val="000000" w:themeColor="text1"/>
          <w:sz w:val="48"/>
          <w:szCs w:val="48"/>
        </w:rPr>
        <w:t>Constructing a movie recommendation system by combining time factors and text mining techniques</w:t>
      </w:r>
    </w:p>
    <w:p w14:paraId="17B84314" w14:textId="77777777" w:rsidR="007813B9" w:rsidRPr="005C2F45" w:rsidRDefault="007813B9" w:rsidP="00FA2DBB">
      <w:pPr>
        <w:spacing w:line="360" w:lineRule="auto"/>
        <w:jc w:val="center"/>
        <w:rPr>
          <w:rFonts w:ascii="Times New Roman" w:eastAsia="標楷體" w:hAnsi="Times New Roman" w:cs="Times New Roman"/>
          <w:color w:val="000000" w:themeColor="text1"/>
          <w:sz w:val="48"/>
          <w:szCs w:val="48"/>
        </w:rPr>
      </w:pPr>
    </w:p>
    <w:p w14:paraId="12F2156F" w14:textId="77777777" w:rsidR="007813B9" w:rsidRPr="005C2F45" w:rsidRDefault="007813B9" w:rsidP="00FA2DBB">
      <w:pPr>
        <w:spacing w:line="360" w:lineRule="auto"/>
        <w:jc w:val="center"/>
        <w:rPr>
          <w:rFonts w:ascii="Times New Roman" w:eastAsia="標楷體" w:hAnsi="Times New Roman" w:cs="Times New Roman"/>
          <w:color w:val="000000" w:themeColor="text1"/>
          <w:sz w:val="48"/>
          <w:szCs w:val="48"/>
        </w:rPr>
      </w:pPr>
    </w:p>
    <w:p w14:paraId="6C2CFB85" w14:textId="77777777" w:rsidR="007813B9" w:rsidRPr="005C2F45" w:rsidRDefault="007813B9" w:rsidP="00FA2DBB">
      <w:pPr>
        <w:spacing w:line="360" w:lineRule="auto"/>
        <w:jc w:val="center"/>
        <w:rPr>
          <w:rFonts w:ascii="Times New Roman" w:eastAsia="標楷體" w:hAnsi="Times New Roman" w:cs="Times New Roman"/>
          <w:color w:val="000000" w:themeColor="text1"/>
          <w:sz w:val="48"/>
          <w:szCs w:val="48"/>
        </w:rPr>
      </w:pP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1695"/>
      </w:tblGrid>
      <w:tr w:rsidR="007813B9" w:rsidRPr="005C2F45" w14:paraId="6A9FD23F" w14:textId="77777777" w:rsidTr="001506BE">
        <w:trPr>
          <w:trHeight w:val="714"/>
          <w:jc w:val="center"/>
        </w:trPr>
        <w:tc>
          <w:tcPr>
            <w:tcW w:w="3642" w:type="dxa"/>
          </w:tcPr>
          <w:p w14:paraId="14BA0000"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研究生</w:t>
            </w:r>
            <w:r w:rsidRPr="005C2F45">
              <w:rPr>
                <w:rFonts w:ascii="Times New Roman" w:eastAsia="標楷體" w:hAnsi="Times New Roman" w:cs="Times New Roman"/>
                <w:color w:val="000000" w:themeColor="text1"/>
                <w:sz w:val="40"/>
                <w:szCs w:val="40"/>
              </w:rPr>
              <w:t xml:space="preserve"> : </w:t>
            </w:r>
            <w:r w:rsidRPr="005C2F45">
              <w:rPr>
                <w:rFonts w:ascii="Times New Roman" w:eastAsia="標楷體" w:hAnsi="Times New Roman" w:cs="Times New Roman"/>
                <w:color w:val="000000" w:themeColor="text1"/>
                <w:sz w:val="40"/>
                <w:szCs w:val="40"/>
              </w:rPr>
              <w:t>史博先</w:t>
            </w:r>
          </w:p>
        </w:tc>
        <w:tc>
          <w:tcPr>
            <w:tcW w:w="1695" w:type="dxa"/>
          </w:tcPr>
          <w:p w14:paraId="3E9EBC05" w14:textId="4D9B70CE" w:rsidR="007813B9" w:rsidRPr="005C2F45" w:rsidRDefault="00AE2FC1" w:rsidP="00FA2DBB">
            <w:pPr>
              <w:spacing w:line="360" w:lineRule="auto"/>
              <w:jc w:val="center"/>
              <w:rPr>
                <w:rFonts w:ascii="Times New Roman" w:eastAsia="標楷體" w:hAnsi="Times New Roman" w:cs="Times New Roman"/>
                <w:color w:val="000000" w:themeColor="text1"/>
                <w:sz w:val="40"/>
                <w:szCs w:val="40"/>
              </w:rPr>
            </w:pPr>
            <w:r>
              <w:rPr>
                <w:rFonts w:ascii="Times New Roman" w:eastAsia="標楷體" w:hAnsi="Times New Roman" w:cs="Times New Roman" w:hint="eastAsia"/>
                <w:color w:val="000000" w:themeColor="text1"/>
                <w:sz w:val="40"/>
                <w:szCs w:val="40"/>
              </w:rPr>
              <w:t>撰</w:t>
            </w:r>
          </w:p>
        </w:tc>
      </w:tr>
      <w:tr w:rsidR="007813B9" w:rsidRPr="005C2F45" w14:paraId="29FAD35E" w14:textId="77777777" w:rsidTr="001506BE">
        <w:trPr>
          <w:trHeight w:val="714"/>
          <w:jc w:val="center"/>
        </w:trPr>
        <w:tc>
          <w:tcPr>
            <w:tcW w:w="3642" w:type="dxa"/>
          </w:tcPr>
          <w:p w14:paraId="1051B134"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指導教授</w:t>
            </w:r>
            <w:r w:rsidRPr="005C2F45">
              <w:rPr>
                <w:rFonts w:ascii="Times New Roman" w:eastAsia="標楷體" w:hAnsi="Times New Roman" w:cs="Times New Roman"/>
                <w:color w:val="000000" w:themeColor="text1"/>
                <w:sz w:val="40"/>
                <w:szCs w:val="40"/>
              </w:rPr>
              <w:t xml:space="preserve"> : </w:t>
            </w:r>
            <w:r w:rsidRPr="005C2F45">
              <w:rPr>
                <w:rFonts w:ascii="Times New Roman" w:eastAsia="標楷體" w:hAnsi="Times New Roman" w:cs="Times New Roman"/>
                <w:color w:val="000000" w:themeColor="text1"/>
                <w:sz w:val="40"/>
                <w:szCs w:val="40"/>
              </w:rPr>
              <w:t>李珮如</w:t>
            </w:r>
          </w:p>
        </w:tc>
        <w:tc>
          <w:tcPr>
            <w:tcW w:w="1695" w:type="dxa"/>
          </w:tcPr>
          <w:p w14:paraId="2907C41A"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博士</w:t>
            </w:r>
          </w:p>
        </w:tc>
      </w:tr>
      <w:tr w:rsidR="007813B9" w:rsidRPr="005C2F45" w14:paraId="2A528DA6" w14:textId="77777777" w:rsidTr="001506BE">
        <w:trPr>
          <w:trHeight w:val="714"/>
          <w:jc w:val="center"/>
        </w:trPr>
        <w:tc>
          <w:tcPr>
            <w:tcW w:w="3642" w:type="dxa"/>
          </w:tcPr>
          <w:p w14:paraId="168B8049" w14:textId="7105F48C" w:rsidR="007813B9" w:rsidRPr="005C2F45" w:rsidRDefault="00096930"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 xml:space="preserve">　　　　</w:t>
            </w:r>
            <w:r w:rsidR="000C4980" w:rsidRPr="005C2F45">
              <w:rPr>
                <w:rFonts w:ascii="Times New Roman" w:eastAsia="標楷體" w:hAnsi="Times New Roman" w:cs="Times New Roman"/>
                <w:color w:val="000000" w:themeColor="text1"/>
                <w:sz w:val="40"/>
                <w:szCs w:val="40"/>
              </w:rPr>
              <w:t xml:space="preserve">   </w:t>
            </w:r>
            <w:r w:rsidR="007813B9" w:rsidRPr="005C2F45">
              <w:rPr>
                <w:rFonts w:ascii="Times New Roman" w:eastAsia="標楷體" w:hAnsi="Times New Roman" w:cs="Times New Roman"/>
                <w:color w:val="000000" w:themeColor="text1"/>
                <w:sz w:val="40"/>
                <w:szCs w:val="40"/>
              </w:rPr>
              <w:t>胡雅涵</w:t>
            </w:r>
          </w:p>
        </w:tc>
        <w:tc>
          <w:tcPr>
            <w:tcW w:w="1695" w:type="dxa"/>
          </w:tcPr>
          <w:p w14:paraId="00C540C6"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博士</w:t>
            </w:r>
          </w:p>
        </w:tc>
      </w:tr>
    </w:tbl>
    <w:p w14:paraId="6FCB80F1" w14:textId="77777777" w:rsidR="007813B9" w:rsidRPr="005C2F45" w:rsidRDefault="007813B9" w:rsidP="00FA2DBB">
      <w:pPr>
        <w:spacing w:line="360" w:lineRule="auto"/>
        <w:jc w:val="center"/>
        <w:rPr>
          <w:rFonts w:ascii="Times New Roman" w:eastAsia="標楷體" w:hAnsi="Times New Roman" w:cs="Times New Roman"/>
          <w:color w:val="000000" w:themeColor="text1"/>
          <w:sz w:val="40"/>
          <w:szCs w:val="40"/>
        </w:rPr>
      </w:pPr>
    </w:p>
    <w:p w14:paraId="6D1E94AF" w14:textId="09604918" w:rsidR="00F71000" w:rsidRDefault="007813B9" w:rsidP="00FA2DBB">
      <w:pPr>
        <w:widowControl/>
        <w:spacing w:line="360" w:lineRule="auto"/>
        <w:jc w:val="center"/>
        <w:rPr>
          <w:rFonts w:ascii="Times New Roman" w:eastAsia="標楷體" w:hAnsi="Times New Roman" w:cs="Times New Roman"/>
          <w:color w:val="000000" w:themeColor="text1"/>
          <w:sz w:val="40"/>
          <w:szCs w:val="40"/>
        </w:rPr>
      </w:pPr>
      <w:r w:rsidRPr="005C2F45">
        <w:rPr>
          <w:rFonts w:ascii="Times New Roman" w:eastAsia="標楷體" w:hAnsi="Times New Roman" w:cs="Times New Roman"/>
          <w:color w:val="000000" w:themeColor="text1"/>
          <w:sz w:val="40"/>
          <w:szCs w:val="40"/>
        </w:rPr>
        <w:t>中華民國</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一一零</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年</w:t>
      </w:r>
      <w:r w:rsidRPr="005C2F45">
        <w:rPr>
          <w:rFonts w:ascii="Times New Roman" w:eastAsia="標楷體" w:hAnsi="Times New Roman" w:cs="Times New Roman"/>
          <w:color w:val="000000" w:themeColor="text1"/>
          <w:sz w:val="40"/>
          <w:szCs w:val="40"/>
        </w:rPr>
        <w:t xml:space="preserve"> </w:t>
      </w:r>
      <w:r w:rsidR="008B0829">
        <w:rPr>
          <w:rFonts w:ascii="Times New Roman" w:eastAsia="標楷體" w:hAnsi="Times New Roman" w:cs="Times New Roman" w:hint="eastAsia"/>
          <w:color w:val="000000" w:themeColor="text1"/>
          <w:sz w:val="40"/>
          <w:szCs w:val="40"/>
        </w:rPr>
        <w:t>六</w:t>
      </w:r>
      <w:r w:rsidRPr="005C2F45">
        <w:rPr>
          <w:rFonts w:ascii="Times New Roman" w:eastAsia="標楷體" w:hAnsi="Times New Roman" w:cs="Times New Roman"/>
          <w:color w:val="000000" w:themeColor="text1"/>
          <w:sz w:val="40"/>
          <w:szCs w:val="40"/>
        </w:rPr>
        <w:t xml:space="preserve"> </w:t>
      </w:r>
      <w:r w:rsidRPr="005C2F45">
        <w:rPr>
          <w:rFonts w:ascii="Times New Roman" w:eastAsia="標楷體" w:hAnsi="Times New Roman" w:cs="Times New Roman"/>
          <w:color w:val="000000" w:themeColor="text1"/>
          <w:sz w:val="40"/>
          <w:szCs w:val="40"/>
        </w:rPr>
        <w:t>月</w:t>
      </w:r>
    </w:p>
    <w:p w14:paraId="6EF2E8AD" w14:textId="77777777" w:rsidR="00F71000" w:rsidRPr="00F71000" w:rsidRDefault="00F71000" w:rsidP="00F71000">
      <w:pPr>
        <w:widowControl/>
        <w:jc w:val="center"/>
        <w:rPr>
          <w:rFonts w:ascii="Times New Roman" w:eastAsia="標楷體" w:hAnsi="Times New Roman" w:cs="Times New Roman"/>
          <w:b/>
          <w:bCs/>
          <w:color w:val="000000" w:themeColor="text1"/>
          <w:szCs w:val="24"/>
        </w:rPr>
      </w:pPr>
      <w:r>
        <w:rPr>
          <w:rFonts w:ascii="Times New Roman" w:eastAsia="標楷體" w:hAnsi="Times New Roman" w:cs="Times New Roman"/>
          <w:color w:val="000000" w:themeColor="text1"/>
          <w:sz w:val="40"/>
          <w:szCs w:val="40"/>
        </w:rPr>
        <w:br w:type="page"/>
      </w:r>
      <w:commentRangeStart w:id="1"/>
      <w:r w:rsidRPr="00F71000">
        <w:rPr>
          <w:rFonts w:ascii="Times New Roman" w:eastAsia="標楷體" w:hAnsi="Times New Roman" w:cs="Times New Roman" w:hint="eastAsia"/>
          <w:b/>
          <w:bCs/>
          <w:color w:val="000000" w:themeColor="text1"/>
          <w:sz w:val="36"/>
          <w:szCs w:val="36"/>
        </w:rPr>
        <w:lastRenderedPageBreak/>
        <w:t>誌謝</w:t>
      </w:r>
    </w:p>
    <w:p w14:paraId="45A0F0AA" w14:textId="77777777" w:rsidR="00F71000" w:rsidRPr="005C0B88" w:rsidRDefault="00F71000" w:rsidP="00FA2329">
      <w:pPr>
        <w:widowControl/>
        <w:spacing w:line="360" w:lineRule="auto"/>
        <w:jc w:val="center"/>
        <w:rPr>
          <w:rFonts w:ascii="Times New Roman" w:eastAsia="標楷體" w:hAnsi="Times New Roman" w:cs="Times New Roman"/>
          <w:color w:val="000000" w:themeColor="text1"/>
          <w:sz w:val="36"/>
          <w:szCs w:val="36"/>
        </w:rPr>
      </w:pPr>
    </w:p>
    <w:p w14:paraId="1C73CE9D" w14:textId="56C4F93B" w:rsidR="00A2531F" w:rsidRPr="005C0B88" w:rsidRDefault="00A2531F" w:rsidP="00FA2329">
      <w:pPr>
        <w:widowControl/>
        <w:spacing w:line="360" w:lineRule="auto"/>
        <w:rPr>
          <w:rFonts w:ascii="Times New Roman" w:eastAsia="標楷體" w:hAnsi="Times New Roman" w:cs="Times New Roman"/>
          <w:color w:val="000000" w:themeColor="text1"/>
          <w:sz w:val="36"/>
          <w:szCs w:val="36"/>
        </w:rPr>
      </w:pPr>
    </w:p>
    <w:p w14:paraId="5D9A24B3" w14:textId="48AAC8EB" w:rsidR="00E0339D" w:rsidRDefault="00E0339D" w:rsidP="00FA2329">
      <w:pPr>
        <w:widowControl/>
        <w:spacing w:line="360" w:lineRule="auto"/>
        <w:ind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在中正就讀的這兩年，學習到很多關於資料分析及探勘之技術與實務知識，以及認識了許多導師與朋友。首先，非常感謝我的指導教授李珮如博士與胡雅涵博士，於中正的這兩年期間給予我不管是學術上的指導或是實習上的建議，讓我在學術與實務方面都有扎實的基礎，也感謝林勝為博士與許經國博士，給予論文學術和技術上相關的建議，使我的碩士論文能更加完整。</w:t>
      </w:r>
    </w:p>
    <w:p w14:paraId="5AEAC80B" w14:textId="7C0944AE" w:rsidR="00E0339D" w:rsidRDefault="00E0339D" w:rsidP="00FA2329">
      <w:pPr>
        <w:widowControl/>
        <w:spacing w:line="360" w:lineRule="auto"/>
        <w:ind w:firstLine="480"/>
        <w:rPr>
          <w:rFonts w:ascii="Times New Roman" w:eastAsia="標楷體" w:hAnsi="Times New Roman" w:cs="Times New Roman"/>
          <w:color w:val="000000" w:themeColor="text1"/>
          <w:szCs w:val="24"/>
        </w:rPr>
      </w:pPr>
    </w:p>
    <w:p w14:paraId="0A9CBCA1" w14:textId="5CD567C5" w:rsidR="00E0339D" w:rsidRDefault="00E0339D" w:rsidP="00FA2329">
      <w:pPr>
        <w:widowControl/>
        <w:spacing w:line="360" w:lineRule="auto"/>
        <w:ind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感謝學長姐</w:t>
      </w:r>
      <w:r w:rsidRPr="00E0339D">
        <w:rPr>
          <w:rFonts w:ascii="Times New Roman" w:eastAsia="標楷體" w:hAnsi="Times New Roman" w:cs="Times New Roman" w:hint="eastAsia"/>
          <w:color w:val="000000" w:themeColor="text1"/>
          <w:szCs w:val="24"/>
        </w:rPr>
        <w:t>妤庭</w:t>
      </w:r>
      <w:r>
        <w:rPr>
          <w:rFonts w:ascii="Times New Roman" w:eastAsia="標楷體" w:hAnsi="Times New Roman" w:cs="Times New Roman" w:hint="eastAsia"/>
          <w:color w:val="000000" w:themeColor="text1"/>
          <w:szCs w:val="24"/>
        </w:rPr>
        <w:t>、</w:t>
      </w:r>
      <w:r w:rsidRPr="00E0339D">
        <w:rPr>
          <w:rFonts w:ascii="Times New Roman" w:eastAsia="標楷體" w:hAnsi="Times New Roman" w:cs="Times New Roman" w:hint="eastAsia"/>
          <w:color w:val="000000" w:themeColor="text1"/>
          <w:szCs w:val="24"/>
        </w:rPr>
        <w:t>俐麟</w:t>
      </w:r>
      <w:r>
        <w:rPr>
          <w:rFonts w:ascii="Times New Roman" w:eastAsia="標楷體" w:hAnsi="Times New Roman" w:cs="Times New Roman" w:hint="eastAsia"/>
          <w:color w:val="000000" w:themeColor="text1"/>
          <w:szCs w:val="24"/>
        </w:rPr>
        <w:t>、</w:t>
      </w:r>
      <w:r w:rsidRPr="00E0339D">
        <w:rPr>
          <w:rFonts w:ascii="Times New Roman" w:eastAsia="標楷體" w:hAnsi="Times New Roman" w:cs="Times New Roman" w:hint="eastAsia"/>
          <w:color w:val="000000" w:themeColor="text1"/>
          <w:szCs w:val="24"/>
        </w:rPr>
        <w:t>育愷</w:t>
      </w:r>
      <w:r>
        <w:rPr>
          <w:rFonts w:ascii="Times New Roman" w:eastAsia="標楷體" w:hAnsi="Times New Roman" w:cs="Times New Roman" w:hint="eastAsia"/>
          <w:color w:val="000000" w:themeColor="text1"/>
          <w:szCs w:val="24"/>
        </w:rPr>
        <w:t>、</w:t>
      </w:r>
      <w:r w:rsidR="00F124B7" w:rsidRPr="00F124B7">
        <w:rPr>
          <w:rFonts w:ascii="Times New Roman" w:eastAsia="標楷體" w:hAnsi="Times New Roman" w:cs="Times New Roman" w:hint="eastAsia"/>
          <w:color w:val="000000" w:themeColor="text1"/>
          <w:szCs w:val="24"/>
        </w:rPr>
        <w:t>亭儀</w:t>
      </w:r>
      <w:r w:rsidR="00F124B7">
        <w:rPr>
          <w:rFonts w:ascii="Times New Roman" w:eastAsia="標楷體" w:hAnsi="Times New Roman" w:cs="Times New Roman" w:hint="eastAsia"/>
          <w:color w:val="000000" w:themeColor="text1"/>
          <w:szCs w:val="24"/>
        </w:rPr>
        <w:t>、</w:t>
      </w:r>
      <w:r w:rsidR="00F124B7" w:rsidRPr="00F124B7">
        <w:rPr>
          <w:rFonts w:ascii="Times New Roman" w:eastAsia="標楷體" w:hAnsi="Times New Roman" w:cs="Times New Roman" w:hint="eastAsia"/>
          <w:color w:val="000000" w:themeColor="text1"/>
          <w:szCs w:val="24"/>
        </w:rPr>
        <w:t>凡君</w:t>
      </w:r>
      <w:r w:rsidR="00F124B7">
        <w:rPr>
          <w:rFonts w:ascii="Times New Roman" w:eastAsia="標楷體" w:hAnsi="Times New Roman" w:cs="Times New Roman" w:hint="eastAsia"/>
          <w:color w:val="000000" w:themeColor="text1"/>
          <w:szCs w:val="24"/>
        </w:rPr>
        <w:t>、</w:t>
      </w:r>
      <w:r w:rsidR="00F124B7" w:rsidRPr="00F124B7">
        <w:rPr>
          <w:rFonts w:ascii="Times New Roman" w:eastAsia="標楷體" w:hAnsi="Times New Roman" w:cs="Times New Roman" w:hint="eastAsia"/>
          <w:color w:val="000000" w:themeColor="text1"/>
          <w:szCs w:val="24"/>
        </w:rPr>
        <w:t>瑜真</w:t>
      </w:r>
      <w:r w:rsidR="00F124B7">
        <w:rPr>
          <w:rFonts w:ascii="Times New Roman" w:eastAsia="標楷體" w:hAnsi="Times New Roman" w:cs="Times New Roman" w:hint="eastAsia"/>
          <w:color w:val="000000" w:themeColor="text1"/>
          <w:szCs w:val="24"/>
        </w:rPr>
        <w:t>、</w:t>
      </w:r>
      <w:r w:rsidR="00F124B7" w:rsidRPr="00F124B7">
        <w:rPr>
          <w:rFonts w:ascii="Times New Roman" w:eastAsia="標楷體" w:hAnsi="Times New Roman" w:cs="Times New Roman" w:hint="eastAsia"/>
          <w:color w:val="000000" w:themeColor="text1"/>
          <w:szCs w:val="24"/>
        </w:rPr>
        <w:t>沛蓁</w:t>
      </w:r>
      <w:r w:rsidR="00F91B1A">
        <w:rPr>
          <w:rFonts w:ascii="Times New Roman" w:eastAsia="標楷體" w:hAnsi="Times New Roman" w:cs="Times New Roman" w:hint="eastAsia"/>
          <w:color w:val="000000" w:themeColor="text1"/>
          <w:szCs w:val="24"/>
        </w:rPr>
        <w:t>、翼張</w:t>
      </w:r>
      <w:r w:rsidR="00F124B7">
        <w:rPr>
          <w:rFonts w:ascii="Times New Roman" w:eastAsia="標楷體" w:hAnsi="Times New Roman" w:cs="Times New Roman" w:hint="eastAsia"/>
          <w:color w:val="000000" w:themeColor="text1"/>
          <w:szCs w:val="24"/>
        </w:rPr>
        <w:t>，於碩一時的照顧，讓接觸新還進的我們快速融入校園生活，以及分享課程與實習相關</w:t>
      </w:r>
      <w:r w:rsidR="00F91B1A">
        <w:rPr>
          <w:rFonts w:ascii="Times New Roman" w:eastAsia="標楷體" w:hAnsi="Times New Roman" w:cs="Times New Roman" w:hint="eastAsia"/>
          <w:color w:val="000000" w:themeColor="text1"/>
          <w:szCs w:val="24"/>
        </w:rPr>
        <w:t>的經驗。</w:t>
      </w:r>
      <w:r w:rsidR="005C5A1A">
        <w:rPr>
          <w:rFonts w:ascii="Times New Roman" w:eastAsia="標楷體" w:hAnsi="Times New Roman" w:cs="Times New Roman" w:hint="eastAsia"/>
          <w:color w:val="000000" w:themeColor="text1"/>
          <w:szCs w:val="24"/>
        </w:rPr>
        <w:t>也感謝實驗室的同學</w:t>
      </w:r>
      <w:r w:rsidR="00887010" w:rsidRPr="00887010">
        <w:rPr>
          <w:rFonts w:ascii="Times New Roman" w:eastAsia="標楷體" w:hAnsi="Times New Roman" w:cs="Times New Roman" w:hint="eastAsia"/>
          <w:color w:val="000000" w:themeColor="text1"/>
          <w:szCs w:val="24"/>
        </w:rPr>
        <w:t>玲蓉</w:t>
      </w:r>
      <w:r w:rsidR="00887010">
        <w:rPr>
          <w:rFonts w:ascii="Times New Roman" w:eastAsia="標楷體" w:hAnsi="Times New Roman" w:cs="Times New Roman" w:hint="eastAsia"/>
          <w:color w:val="000000" w:themeColor="text1"/>
          <w:szCs w:val="24"/>
        </w:rPr>
        <w:t>、</w:t>
      </w:r>
      <w:r w:rsidR="00887010" w:rsidRPr="00887010">
        <w:rPr>
          <w:rFonts w:ascii="Times New Roman" w:eastAsia="標楷體" w:hAnsi="Times New Roman" w:cs="Times New Roman" w:hint="eastAsia"/>
          <w:color w:val="000000" w:themeColor="text1"/>
          <w:szCs w:val="24"/>
        </w:rPr>
        <w:t>貞樺</w:t>
      </w:r>
      <w:r w:rsidR="00887010">
        <w:rPr>
          <w:rFonts w:ascii="Times New Roman" w:eastAsia="標楷體" w:hAnsi="Times New Roman" w:cs="Times New Roman" w:hint="eastAsia"/>
          <w:color w:val="000000" w:themeColor="text1"/>
          <w:szCs w:val="24"/>
        </w:rPr>
        <w:t>、庭維、程傑、卓庭、惠婷、雨琦，不管是在論文的撰寫或是實習工作都給予有用的意見，讓這兩年的碩士生活充滿愉快的回憶。</w:t>
      </w:r>
    </w:p>
    <w:p w14:paraId="19BBC6F7" w14:textId="402B0E64" w:rsidR="00887010" w:rsidRDefault="00887010" w:rsidP="00FA2329">
      <w:pPr>
        <w:widowControl/>
        <w:spacing w:line="360" w:lineRule="auto"/>
        <w:ind w:firstLine="480"/>
        <w:rPr>
          <w:rFonts w:ascii="Times New Roman" w:eastAsia="標楷體" w:hAnsi="Times New Roman" w:cs="Times New Roman"/>
          <w:color w:val="000000" w:themeColor="text1"/>
          <w:szCs w:val="24"/>
        </w:rPr>
      </w:pPr>
    </w:p>
    <w:p w14:paraId="0BDC6C27" w14:textId="50BB5D56" w:rsidR="00887010" w:rsidRDefault="00887010" w:rsidP="00FA2329">
      <w:pPr>
        <w:widowControl/>
        <w:spacing w:line="360" w:lineRule="auto"/>
        <w:ind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最後，感謝我的父母，給我在求學與生活方面的建議與支持，也感謝所有資管所同學的陪伴，在這短暫的碩士生活充實而快樂，謝謝你們。</w:t>
      </w:r>
    </w:p>
    <w:p w14:paraId="3EF89C1C" w14:textId="6289BF47" w:rsidR="00887010" w:rsidRDefault="00887010" w:rsidP="00FA2329">
      <w:pPr>
        <w:widowControl/>
        <w:spacing w:line="360" w:lineRule="auto"/>
        <w:rPr>
          <w:rFonts w:ascii="Times New Roman" w:eastAsia="標楷體" w:hAnsi="Times New Roman" w:cs="Times New Roman"/>
          <w:color w:val="000000" w:themeColor="text1"/>
          <w:szCs w:val="24"/>
        </w:rPr>
      </w:pPr>
    </w:p>
    <w:p w14:paraId="597BF037" w14:textId="02BB5DA1" w:rsidR="00887010" w:rsidRDefault="00887010" w:rsidP="00FA2329">
      <w:pPr>
        <w:widowControl/>
        <w:spacing w:line="360" w:lineRule="auto"/>
        <w:rPr>
          <w:rFonts w:ascii="Times New Roman" w:eastAsia="標楷體" w:hAnsi="Times New Roman" w:cs="Times New Roman"/>
          <w:color w:val="000000" w:themeColor="text1"/>
          <w:szCs w:val="24"/>
        </w:rPr>
      </w:pPr>
    </w:p>
    <w:p w14:paraId="69038F53" w14:textId="0FC72C6E" w:rsidR="00887010" w:rsidRDefault="00887010" w:rsidP="00FA2329">
      <w:pPr>
        <w:widowControl/>
        <w:spacing w:line="360" w:lineRule="auto"/>
        <w:jc w:val="right"/>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史博先</w:t>
      </w:r>
      <w:r>
        <w:rPr>
          <w:rFonts w:ascii="Times New Roman" w:eastAsia="標楷體" w:hAnsi="Times New Roman" w:cs="Times New Roman" w:hint="eastAsia"/>
          <w:color w:val="000000" w:themeColor="text1"/>
          <w:szCs w:val="24"/>
        </w:rPr>
        <w:t xml:space="preserve"> </w:t>
      </w:r>
      <w:r>
        <w:rPr>
          <w:rFonts w:ascii="Times New Roman" w:eastAsia="標楷體" w:hAnsi="Times New Roman" w:cs="Times New Roman" w:hint="eastAsia"/>
          <w:color w:val="000000" w:themeColor="text1"/>
          <w:szCs w:val="24"/>
        </w:rPr>
        <w:t>謹致</w:t>
      </w:r>
    </w:p>
    <w:p w14:paraId="6700322E" w14:textId="704F9BAE" w:rsidR="00887010" w:rsidRDefault="00887010" w:rsidP="00FA2329">
      <w:pPr>
        <w:widowControl/>
        <w:spacing w:line="360" w:lineRule="auto"/>
        <w:jc w:val="right"/>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中正大學資訊管理研究所</w:t>
      </w:r>
    </w:p>
    <w:p w14:paraId="39145D05" w14:textId="1330FD8C" w:rsidR="00887010" w:rsidRPr="00887010" w:rsidRDefault="00887010" w:rsidP="00FA2329">
      <w:pPr>
        <w:widowControl/>
        <w:spacing w:line="360" w:lineRule="auto"/>
        <w:jc w:val="right"/>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中華民國一一零</w:t>
      </w:r>
      <w:r w:rsidR="00530FE7">
        <w:rPr>
          <w:rFonts w:ascii="Times New Roman" w:eastAsia="標楷體" w:hAnsi="Times New Roman" w:cs="Times New Roman" w:hint="eastAsia"/>
          <w:color w:val="000000" w:themeColor="text1"/>
          <w:szCs w:val="24"/>
        </w:rPr>
        <w:t>年六月</w:t>
      </w:r>
      <w:commentRangeEnd w:id="1"/>
      <w:r w:rsidR="008C7E86">
        <w:rPr>
          <w:rStyle w:val="af5"/>
        </w:rPr>
        <w:commentReference w:id="1"/>
      </w:r>
    </w:p>
    <w:p w14:paraId="3A592A35" w14:textId="34C59921" w:rsidR="00A2531F" w:rsidRDefault="00A2531F" w:rsidP="00FA2329">
      <w:pPr>
        <w:widowControl/>
        <w:spacing w:line="360" w:lineRule="auto"/>
        <w:rPr>
          <w:rFonts w:ascii="Times New Roman" w:eastAsia="標楷體" w:hAnsi="Times New Roman" w:cs="Times New Roman"/>
          <w:color w:val="000000" w:themeColor="text1"/>
          <w:szCs w:val="24"/>
        </w:rPr>
      </w:pPr>
      <w:r>
        <w:rPr>
          <w:rFonts w:ascii="Times New Roman" w:eastAsia="標楷體" w:hAnsi="Times New Roman" w:cs="Times New Roman"/>
          <w:color w:val="000000" w:themeColor="text1"/>
          <w:szCs w:val="24"/>
        </w:rPr>
        <w:br w:type="page"/>
      </w:r>
    </w:p>
    <w:p w14:paraId="195B26AB" w14:textId="52683EA9" w:rsidR="00A2531F" w:rsidRPr="00A2531F" w:rsidRDefault="00A2531F" w:rsidP="00A2531F">
      <w:pPr>
        <w:widowControl/>
        <w:jc w:val="center"/>
        <w:rPr>
          <w:rFonts w:ascii="Times New Roman" w:eastAsia="標楷體" w:hAnsi="Times New Roman" w:cs="Times New Roman"/>
          <w:b/>
          <w:bCs/>
          <w:color w:val="000000" w:themeColor="text1"/>
          <w:szCs w:val="24"/>
        </w:rPr>
      </w:pPr>
      <w:commentRangeStart w:id="2"/>
      <w:r>
        <w:rPr>
          <w:rFonts w:ascii="Times New Roman" w:eastAsia="標楷體" w:hAnsi="Times New Roman" w:cs="Times New Roman" w:hint="eastAsia"/>
          <w:b/>
          <w:bCs/>
          <w:color w:val="000000" w:themeColor="text1"/>
          <w:sz w:val="36"/>
          <w:szCs w:val="36"/>
        </w:rPr>
        <w:lastRenderedPageBreak/>
        <w:t>摘要</w:t>
      </w:r>
    </w:p>
    <w:p w14:paraId="1B0362FB" w14:textId="437C2C17" w:rsidR="00A2531F" w:rsidRDefault="00A2531F">
      <w:pPr>
        <w:widowControl/>
        <w:rPr>
          <w:rFonts w:ascii="Times New Roman" w:eastAsia="標楷體" w:hAnsi="Times New Roman" w:cs="Times New Roman"/>
          <w:color w:val="000000" w:themeColor="text1"/>
          <w:szCs w:val="24"/>
        </w:rPr>
      </w:pPr>
    </w:p>
    <w:p w14:paraId="46A3C3A8" w14:textId="77777777" w:rsidR="00F71000" w:rsidRDefault="00F71000" w:rsidP="00F71000">
      <w:pPr>
        <w:widowControl/>
        <w:rPr>
          <w:rFonts w:ascii="Times New Roman" w:eastAsia="標楷體" w:hAnsi="Times New Roman" w:cs="Times New Roman"/>
          <w:color w:val="000000" w:themeColor="text1"/>
          <w:szCs w:val="24"/>
        </w:rPr>
      </w:pPr>
    </w:p>
    <w:p w14:paraId="39C8876D" w14:textId="15195FCF" w:rsidR="00A2531F" w:rsidRDefault="007051AB" w:rsidP="00FA2329">
      <w:pPr>
        <w:widowControl/>
        <w:spacing w:line="360" w:lineRule="auto"/>
        <w:ind w:firstLine="480"/>
        <w:jc w:val="both"/>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背景與動機：隨著社會進入高度資訊化的時代，</w:t>
      </w:r>
      <w:r w:rsidR="00C14EC6">
        <w:rPr>
          <w:rFonts w:ascii="Times New Roman" w:eastAsia="標楷體" w:hAnsi="Times New Roman" w:cs="Times New Roman" w:hint="eastAsia"/>
          <w:color w:val="000000" w:themeColor="text1"/>
          <w:szCs w:val="24"/>
        </w:rPr>
        <w:t>人們使用網路來獲取資料已是生活中的一部份，</w:t>
      </w:r>
      <w:r w:rsidR="005E70FD">
        <w:rPr>
          <w:rFonts w:ascii="Times New Roman" w:eastAsia="標楷體" w:hAnsi="Times New Roman" w:cs="Times New Roman" w:hint="eastAsia"/>
          <w:color w:val="000000" w:themeColor="text1"/>
          <w:szCs w:val="24"/>
        </w:rPr>
        <w:t>伴隨著資訊</w:t>
      </w:r>
      <w:r w:rsidR="00B03B09">
        <w:rPr>
          <w:rFonts w:ascii="Times New Roman" w:eastAsia="標楷體" w:hAnsi="Times New Roman" w:cs="Times New Roman" w:hint="eastAsia"/>
          <w:color w:val="000000" w:themeColor="text1"/>
          <w:szCs w:val="24"/>
        </w:rPr>
        <w:t>量</w:t>
      </w:r>
      <w:r w:rsidR="005E70FD">
        <w:rPr>
          <w:rFonts w:ascii="Times New Roman" w:eastAsia="標楷體" w:hAnsi="Times New Roman" w:cs="Times New Roman" w:hint="eastAsia"/>
          <w:color w:val="000000" w:themeColor="text1"/>
          <w:szCs w:val="24"/>
        </w:rPr>
        <w:t>的快速增長，資訊過載的問題也成了學者們</w:t>
      </w:r>
      <w:r w:rsidR="00CB75A6">
        <w:rPr>
          <w:rFonts w:ascii="Times New Roman" w:eastAsia="標楷體" w:hAnsi="Times New Roman" w:cs="Times New Roman" w:hint="eastAsia"/>
          <w:color w:val="000000" w:themeColor="text1"/>
          <w:szCs w:val="24"/>
        </w:rPr>
        <w:t>嘗試</w:t>
      </w:r>
      <w:r w:rsidR="005E70FD">
        <w:rPr>
          <w:rFonts w:ascii="Times New Roman" w:eastAsia="標楷體" w:hAnsi="Times New Roman" w:cs="Times New Roman" w:hint="eastAsia"/>
          <w:color w:val="000000" w:themeColor="text1"/>
          <w:szCs w:val="24"/>
        </w:rPr>
        <w:t>解決的問題。</w:t>
      </w:r>
      <w:r w:rsidR="000C7CE6">
        <w:rPr>
          <w:rFonts w:ascii="Times New Roman" w:eastAsia="標楷體" w:hAnsi="Times New Roman" w:cs="Times New Roman" w:hint="eastAsia"/>
          <w:color w:val="000000" w:themeColor="text1"/>
          <w:szCs w:val="24"/>
        </w:rPr>
        <w:t>而作為解決資訊過載的方法之一，推薦系統透過蒐集使用者或物品的相關資訊，協助使用者有效的過濾不必要的資訊，從而解決資訊怪仔的問題。而電影推薦系統為推薦系統研究中的熱門領域，並且隨著文字探勘技術與網路評論的普及，除了電影類別或評分等數據之外，使用者評論文本內容亦可作為描述使用者喜好的重要資訊。因此，本研究使用網路電影資料庫之使用者評論文本，並考量了時間對資訊價值的影響，建立混合式電影推薦系統並加以驗證其效果。希望透過本研究開發之推薦系統提供使用者與企業預測模型，</w:t>
      </w:r>
      <w:r w:rsidR="00F44664">
        <w:rPr>
          <w:rFonts w:ascii="Times New Roman" w:eastAsia="標楷體" w:hAnsi="Times New Roman" w:cs="Times New Roman" w:hint="eastAsia"/>
          <w:color w:val="000000" w:themeColor="text1"/>
          <w:szCs w:val="24"/>
        </w:rPr>
        <w:t>使其能過透此系統準確且有效的預測使用者喜好。</w:t>
      </w:r>
    </w:p>
    <w:p w14:paraId="571AD6D3" w14:textId="3BB04C4C" w:rsidR="00B94B82" w:rsidRDefault="00B94B82" w:rsidP="00FA2329">
      <w:pPr>
        <w:widowControl/>
        <w:spacing w:line="360" w:lineRule="auto"/>
        <w:ind w:firstLine="480"/>
        <w:jc w:val="both"/>
        <w:rPr>
          <w:rFonts w:ascii="Times New Roman" w:eastAsia="標楷體" w:hAnsi="Times New Roman" w:cs="Times New Roman"/>
          <w:color w:val="000000" w:themeColor="text1"/>
          <w:szCs w:val="24"/>
        </w:rPr>
      </w:pPr>
    </w:p>
    <w:p w14:paraId="756BCBCF" w14:textId="7339734C" w:rsidR="00B94B82" w:rsidRDefault="00B94B82" w:rsidP="00FA2329">
      <w:pPr>
        <w:widowControl/>
        <w:spacing w:line="360" w:lineRule="auto"/>
        <w:ind w:firstLine="480"/>
        <w:jc w:val="both"/>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方法：本研究以</w:t>
      </w:r>
      <w:r>
        <w:rPr>
          <w:rFonts w:ascii="Times New Roman" w:eastAsia="標楷體" w:hAnsi="Times New Roman" w:cs="Times New Roman" w:hint="eastAsia"/>
          <w:color w:val="000000" w:themeColor="text1"/>
          <w:szCs w:val="24"/>
        </w:rPr>
        <w:t>I</w:t>
      </w:r>
      <w:r>
        <w:rPr>
          <w:rFonts w:ascii="Times New Roman" w:eastAsia="標楷體" w:hAnsi="Times New Roman" w:cs="Times New Roman"/>
          <w:color w:val="000000" w:themeColor="text1"/>
          <w:szCs w:val="24"/>
        </w:rPr>
        <w:t>MDb</w:t>
      </w:r>
      <w:r>
        <w:rPr>
          <w:rFonts w:ascii="Times New Roman" w:eastAsia="標楷體" w:hAnsi="Times New Roman" w:cs="Times New Roman" w:hint="eastAsia"/>
          <w:color w:val="000000" w:themeColor="text1"/>
          <w:szCs w:val="24"/>
        </w:rPr>
        <w:t>網路電影資料庫</w:t>
      </w:r>
      <w:r w:rsidRPr="00B94B82">
        <w:rPr>
          <w:rFonts w:ascii="Times New Roman" w:eastAsia="標楷體" w:hAnsi="Times New Roman" w:cs="Times New Roman"/>
          <w:color w:val="000000" w:themeColor="text1"/>
          <w:szCs w:val="24"/>
        </w:rPr>
        <w:t>Feature Film</w:t>
      </w:r>
      <w:r>
        <w:rPr>
          <w:rFonts w:ascii="Times New Roman" w:eastAsia="標楷體" w:hAnsi="Times New Roman" w:cs="Times New Roman" w:hint="eastAsia"/>
          <w:color w:val="000000" w:themeColor="text1"/>
          <w:szCs w:val="24"/>
        </w:rPr>
        <w:t>類別</w:t>
      </w:r>
      <w:r>
        <w:rPr>
          <w:rFonts w:ascii="Times New Roman" w:eastAsia="標楷體" w:hAnsi="Times New Roman" w:cs="Times New Roman"/>
          <w:color w:val="000000" w:themeColor="text1"/>
          <w:szCs w:val="24"/>
        </w:rPr>
        <w:t>2010</w:t>
      </w:r>
      <w:r>
        <w:rPr>
          <w:rFonts w:ascii="Times New Roman" w:eastAsia="標楷體" w:hAnsi="Times New Roman" w:cs="Times New Roman" w:hint="eastAsia"/>
          <w:color w:val="000000" w:themeColor="text1"/>
          <w:szCs w:val="24"/>
        </w:rPr>
        <w:t>年至</w:t>
      </w:r>
      <w:r>
        <w:rPr>
          <w:rFonts w:ascii="Times New Roman" w:eastAsia="標楷體" w:hAnsi="Times New Roman" w:cs="Times New Roman" w:hint="eastAsia"/>
          <w:color w:val="000000" w:themeColor="text1"/>
          <w:szCs w:val="24"/>
        </w:rPr>
        <w:t>2</w:t>
      </w:r>
      <w:r>
        <w:rPr>
          <w:rFonts w:ascii="Times New Roman" w:eastAsia="標楷體" w:hAnsi="Times New Roman" w:cs="Times New Roman"/>
          <w:color w:val="000000" w:themeColor="text1"/>
          <w:szCs w:val="24"/>
        </w:rPr>
        <w:t>020</w:t>
      </w:r>
      <w:r>
        <w:rPr>
          <w:rFonts w:ascii="Times New Roman" w:eastAsia="標楷體" w:hAnsi="Times New Roman" w:cs="Times New Roman" w:hint="eastAsia"/>
          <w:color w:val="000000" w:themeColor="text1"/>
          <w:szCs w:val="24"/>
        </w:rPr>
        <w:t>年熱門電影為研究資料，</w:t>
      </w:r>
      <w:r w:rsidR="00A167BB">
        <w:rPr>
          <w:rFonts w:ascii="Times New Roman" w:eastAsia="標楷體" w:hAnsi="Times New Roman" w:cs="Times New Roman" w:hint="eastAsia"/>
          <w:color w:val="000000" w:themeColor="text1"/>
          <w:szCs w:val="24"/>
        </w:rPr>
        <w:t>共</w:t>
      </w:r>
      <w:r w:rsidR="00A167BB">
        <w:rPr>
          <w:rFonts w:ascii="Times New Roman" w:eastAsia="標楷體" w:hAnsi="Times New Roman" w:cs="Times New Roman" w:hint="eastAsia"/>
          <w:color w:val="000000" w:themeColor="text1"/>
          <w:szCs w:val="24"/>
        </w:rPr>
        <w:t>60</w:t>
      </w:r>
      <w:r w:rsidR="00A167BB">
        <w:rPr>
          <w:rFonts w:ascii="Times New Roman" w:eastAsia="標楷體" w:hAnsi="Times New Roman" w:cs="Times New Roman" w:hint="eastAsia"/>
          <w:color w:val="000000" w:themeColor="text1"/>
          <w:szCs w:val="24"/>
        </w:rPr>
        <w:t>部熱門電影及</w:t>
      </w:r>
      <w:r w:rsidR="00A167BB">
        <w:rPr>
          <w:rFonts w:ascii="Times New Roman" w:eastAsia="標楷體" w:hAnsi="Times New Roman" w:cs="Times New Roman" w:hint="eastAsia"/>
          <w:color w:val="000000" w:themeColor="text1"/>
          <w:szCs w:val="24"/>
        </w:rPr>
        <w:t>8</w:t>
      </w:r>
      <w:r w:rsidR="00A167BB">
        <w:rPr>
          <w:rFonts w:ascii="Times New Roman" w:eastAsia="標楷體" w:hAnsi="Times New Roman" w:cs="Times New Roman"/>
          <w:color w:val="000000" w:themeColor="text1"/>
          <w:szCs w:val="24"/>
        </w:rPr>
        <w:t>36</w:t>
      </w:r>
      <w:r w:rsidR="00A167BB">
        <w:rPr>
          <w:rFonts w:ascii="Times New Roman" w:eastAsia="標楷體" w:hAnsi="Times New Roman" w:cs="Times New Roman" w:hint="eastAsia"/>
          <w:color w:val="000000" w:themeColor="text1"/>
          <w:szCs w:val="24"/>
        </w:rPr>
        <w:t>名使用者，以電影的基本資料、劇情關鍵字與使用者評論文本進行分析，</w:t>
      </w:r>
      <w:r w:rsidR="009E781A">
        <w:rPr>
          <w:rFonts w:ascii="Times New Roman" w:eastAsia="標楷體" w:hAnsi="Times New Roman" w:cs="Times New Roman" w:hint="eastAsia"/>
          <w:color w:val="000000" w:themeColor="text1"/>
          <w:szCs w:val="24"/>
        </w:rPr>
        <w:t>將使用者評論文本關鍵字分類至電影不同面相特徵進行計算，透過</w:t>
      </w:r>
      <w:r w:rsidR="009E781A">
        <w:rPr>
          <w:rFonts w:ascii="Times New Roman" w:eastAsia="標楷體" w:hAnsi="Times New Roman" w:cs="Times New Roman"/>
          <w:color w:val="000000" w:themeColor="text1"/>
          <w:szCs w:val="24"/>
        </w:rPr>
        <w:t>KeyBERT</w:t>
      </w:r>
      <w:r w:rsidR="009E781A">
        <w:rPr>
          <w:rFonts w:ascii="Times New Roman" w:eastAsia="標楷體" w:hAnsi="Times New Roman" w:cs="Times New Roman" w:hint="eastAsia"/>
          <w:color w:val="000000" w:themeColor="text1"/>
          <w:szCs w:val="24"/>
        </w:rPr>
        <w:t>與</w:t>
      </w:r>
      <w:r w:rsidR="009E781A">
        <w:rPr>
          <w:rFonts w:ascii="Times New Roman" w:eastAsia="標楷體" w:hAnsi="Times New Roman" w:cs="Times New Roman"/>
          <w:color w:val="000000" w:themeColor="text1"/>
          <w:szCs w:val="24"/>
        </w:rPr>
        <w:t>NGD</w:t>
      </w:r>
      <w:r w:rsidR="009E781A">
        <w:rPr>
          <w:rFonts w:ascii="Times New Roman" w:eastAsia="標楷體" w:hAnsi="Times New Roman" w:cs="Times New Roman" w:hint="eastAsia"/>
          <w:color w:val="000000" w:themeColor="text1"/>
          <w:szCs w:val="24"/>
        </w:rPr>
        <w:t>實現文本處理，並以不同資料組合對</w:t>
      </w:r>
      <w:r w:rsidR="009E781A" w:rsidRPr="009E781A">
        <w:rPr>
          <w:rFonts w:ascii="Times New Roman" w:eastAsia="標楷體" w:hAnsi="Times New Roman" w:cs="Times New Roman" w:hint="eastAsia"/>
          <w:color w:val="000000" w:themeColor="text1"/>
          <w:szCs w:val="24"/>
        </w:rPr>
        <w:t>使用者</w:t>
      </w:r>
      <w:r w:rsidR="009E781A" w:rsidRPr="009E781A">
        <w:rPr>
          <w:rFonts w:ascii="Times New Roman" w:eastAsia="標楷體" w:hAnsi="Times New Roman" w:cs="Times New Roman" w:hint="eastAsia"/>
          <w:color w:val="000000" w:themeColor="text1"/>
          <w:szCs w:val="24"/>
        </w:rPr>
        <w:t xml:space="preserve"> </w:t>
      </w:r>
      <w:r w:rsidR="009E781A" w:rsidRPr="009E781A">
        <w:rPr>
          <w:rFonts w:ascii="Times New Roman" w:eastAsia="標楷體" w:hAnsi="Times New Roman" w:cs="Times New Roman" w:hint="eastAsia"/>
          <w:color w:val="000000" w:themeColor="text1"/>
          <w:szCs w:val="24"/>
        </w:rPr>
        <w:t>–</w:t>
      </w:r>
      <w:r w:rsidR="009E781A" w:rsidRPr="009E781A">
        <w:rPr>
          <w:rFonts w:ascii="Times New Roman" w:eastAsia="標楷體" w:hAnsi="Times New Roman" w:cs="Times New Roman" w:hint="eastAsia"/>
          <w:color w:val="000000" w:themeColor="text1"/>
          <w:szCs w:val="24"/>
        </w:rPr>
        <w:t xml:space="preserve"> </w:t>
      </w:r>
      <w:r w:rsidR="009E781A" w:rsidRPr="009E781A">
        <w:rPr>
          <w:rFonts w:ascii="Times New Roman" w:eastAsia="標楷體" w:hAnsi="Times New Roman" w:cs="Times New Roman" w:hint="eastAsia"/>
          <w:color w:val="000000" w:themeColor="text1"/>
          <w:szCs w:val="24"/>
        </w:rPr>
        <w:t>電影評分矩陣補值</w:t>
      </w:r>
      <w:r w:rsidR="009E781A">
        <w:rPr>
          <w:rFonts w:ascii="Times New Roman" w:eastAsia="標楷體" w:hAnsi="Times New Roman" w:cs="Times New Roman" w:hint="eastAsia"/>
          <w:color w:val="000000" w:themeColor="text1"/>
          <w:szCs w:val="24"/>
        </w:rPr>
        <w:t>進行補值，使用</w:t>
      </w:r>
      <w:r w:rsidR="009E781A">
        <w:rPr>
          <w:rFonts w:ascii="Times New Roman" w:eastAsia="標楷體" w:hAnsi="Times New Roman" w:cs="Times New Roman" w:hint="eastAsia"/>
          <w:color w:val="000000" w:themeColor="text1"/>
          <w:szCs w:val="24"/>
        </w:rPr>
        <w:t>T</w:t>
      </w:r>
      <w:r w:rsidR="009E781A">
        <w:rPr>
          <w:rFonts w:ascii="Times New Roman" w:eastAsia="標楷體" w:hAnsi="Times New Roman" w:cs="Times New Roman"/>
          <w:color w:val="000000" w:themeColor="text1"/>
          <w:szCs w:val="24"/>
        </w:rPr>
        <w:t>ime SVD</w:t>
      </w:r>
      <w:r w:rsidR="009E781A">
        <w:rPr>
          <w:rFonts w:ascii="Times New Roman" w:eastAsia="標楷體" w:hAnsi="Times New Roman" w:cs="Times New Roman" w:hint="eastAsia"/>
          <w:color w:val="000000" w:themeColor="text1"/>
          <w:szCs w:val="24"/>
        </w:rPr>
        <w:t>、</w:t>
      </w:r>
      <w:r w:rsidR="009E781A">
        <w:rPr>
          <w:rFonts w:ascii="Times New Roman" w:eastAsia="標楷體" w:hAnsi="Times New Roman" w:cs="Times New Roman" w:hint="eastAsia"/>
          <w:color w:val="000000" w:themeColor="text1"/>
          <w:szCs w:val="24"/>
        </w:rPr>
        <w:t>Funk SVD</w:t>
      </w:r>
      <w:r w:rsidR="009E781A">
        <w:rPr>
          <w:rFonts w:ascii="Times New Roman" w:eastAsia="標楷體" w:hAnsi="Times New Roman" w:cs="Times New Roman" w:hint="eastAsia"/>
          <w:color w:val="000000" w:themeColor="text1"/>
          <w:szCs w:val="24"/>
        </w:rPr>
        <w:t>與協同過濾來建立預測模型。本研究所使用的工具包含</w:t>
      </w:r>
      <w:r w:rsidR="009E781A">
        <w:rPr>
          <w:rFonts w:ascii="Times New Roman" w:eastAsia="標楷體" w:hAnsi="Times New Roman" w:cs="Times New Roman" w:hint="eastAsia"/>
          <w:color w:val="000000" w:themeColor="text1"/>
          <w:szCs w:val="24"/>
        </w:rPr>
        <w:t>P</w:t>
      </w:r>
      <w:r w:rsidR="009E781A">
        <w:rPr>
          <w:rFonts w:ascii="Times New Roman" w:eastAsia="標楷體" w:hAnsi="Times New Roman" w:cs="Times New Roman"/>
          <w:color w:val="000000" w:themeColor="text1"/>
          <w:szCs w:val="24"/>
        </w:rPr>
        <w:t>ython3</w:t>
      </w:r>
      <w:r w:rsidR="009E781A">
        <w:rPr>
          <w:rFonts w:ascii="Times New Roman" w:eastAsia="標楷體" w:hAnsi="Times New Roman" w:cs="Times New Roman" w:hint="eastAsia"/>
          <w:color w:val="000000" w:themeColor="text1"/>
          <w:szCs w:val="24"/>
        </w:rPr>
        <w:t>之自然語言處理工具和</w:t>
      </w:r>
      <w:r w:rsidR="009E781A">
        <w:rPr>
          <w:rFonts w:ascii="Times New Roman" w:eastAsia="標楷體" w:hAnsi="Times New Roman" w:cs="Times New Roman" w:hint="eastAsia"/>
          <w:color w:val="000000" w:themeColor="text1"/>
          <w:szCs w:val="24"/>
        </w:rPr>
        <w:t>KeyBERT</w:t>
      </w:r>
      <w:r w:rsidR="009E781A">
        <w:rPr>
          <w:rFonts w:ascii="Times New Roman" w:eastAsia="標楷體" w:hAnsi="Times New Roman" w:cs="Times New Roman" w:hint="eastAsia"/>
          <w:color w:val="000000" w:themeColor="text1"/>
          <w:szCs w:val="24"/>
        </w:rPr>
        <w:t>套件。</w:t>
      </w:r>
    </w:p>
    <w:p w14:paraId="7E091B5F" w14:textId="3E6C19F3" w:rsidR="005932FB" w:rsidRDefault="005932FB" w:rsidP="00FA2329">
      <w:pPr>
        <w:widowControl/>
        <w:spacing w:line="360" w:lineRule="auto"/>
        <w:ind w:firstLine="480"/>
        <w:jc w:val="both"/>
        <w:rPr>
          <w:rFonts w:ascii="Times New Roman" w:eastAsia="標楷體" w:hAnsi="Times New Roman" w:cs="Times New Roman"/>
          <w:color w:val="000000" w:themeColor="text1"/>
          <w:szCs w:val="24"/>
        </w:rPr>
      </w:pPr>
    </w:p>
    <w:p w14:paraId="542C64A8" w14:textId="2A91B783" w:rsidR="005932FB" w:rsidRDefault="005932FB" w:rsidP="00FA2329">
      <w:pPr>
        <w:widowControl/>
        <w:spacing w:line="360" w:lineRule="auto"/>
        <w:ind w:firstLine="480"/>
        <w:jc w:val="both"/>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結果：</w:t>
      </w:r>
      <w:r w:rsidR="00AF7723">
        <w:rPr>
          <w:rFonts w:ascii="Times New Roman" w:eastAsia="標楷體" w:hAnsi="Times New Roman" w:cs="Times New Roman" w:hint="eastAsia"/>
          <w:color w:val="000000" w:themeColor="text1"/>
          <w:szCs w:val="24"/>
        </w:rPr>
        <w:t>加入時間因素的考量於實驗結果中相較於未加入者皆有更佳的表現，而資料組合中採用電影相關資料與使用者評論文本資料進行補值，在不同模型與參數配置下皆獲得最佳的結果</w:t>
      </w:r>
      <w:r w:rsidR="009C4488">
        <w:rPr>
          <w:rFonts w:ascii="Times New Roman" w:eastAsia="標楷體" w:hAnsi="Times New Roman" w:cs="Times New Roman" w:hint="eastAsia"/>
          <w:color w:val="000000" w:themeColor="text1"/>
          <w:szCs w:val="24"/>
        </w:rPr>
        <w:t>。在考量時間因素與採用電影相關資料與使用</w:t>
      </w:r>
      <w:r w:rsidR="009C4488">
        <w:rPr>
          <w:rFonts w:ascii="Times New Roman" w:eastAsia="標楷體" w:hAnsi="Times New Roman" w:cs="Times New Roman" w:hint="eastAsia"/>
          <w:color w:val="000000" w:themeColor="text1"/>
          <w:szCs w:val="24"/>
        </w:rPr>
        <w:lastRenderedPageBreak/>
        <w:t>者評論文本資料組合的情況下，推薦模型獲得之最低</w:t>
      </w:r>
      <w:r w:rsidR="009C4488">
        <w:rPr>
          <w:rFonts w:ascii="Times New Roman" w:eastAsia="標楷體" w:hAnsi="Times New Roman" w:cs="Times New Roman" w:hint="eastAsia"/>
          <w:color w:val="000000" w:themeColor="text1"/>
          <w:szCs w:val="24"/>
        </w:rPr>
        <w:t>R</w:t>
      </w:r>
      <w:r w:rsidR="009C4488">
        <w:rPr>
          <w:rFonts w:ascii="Times New Roman" w:eastAsia="標楷體" w:hAnsi="Times New Roman" w:cs="Times New Roman"/>
          <w:color w:val="000000" w:themeColor="text1"/>
          <w:szCs w:val="24"/>
        </w:rPr>
        <w:t>MSE</w:t>
      </w:r>
      <w:r w:rsidR="009C4488">
        <w:rPr>
          <w:rFonts w:ascii="Times New Roman" w:eastAsia="標楷體" w:hAnsi="Times New Roman" w:cs="Times New Roman" w:hint="eastAsia"/>
          <w:color w:val="000000" w:themeColor="text1"/>
          <w:szCs w:val="24"/>
        </w:rPr>
        <w:t>為</w:t>
      </w:r>
      <w:r w:rsidR="009C4488" w:rsidRPr="009C4488">
        <w:rPr>
          <w:rFonts w:ascii="Times New Roman" w:eastAsia="標楷體" w:hAnsi="Times New Roman" w:cs="Times New Roman"/>
          <w:color w:val="000000" w:themeColor="text1"/>
          <w:szCs w:val="24"/>
        </w:rPr>
        <w:t>0.922185</w:t>
      </w:r>
      <w:r w:rsidR="009C4488">
        <w:rPr>
          <w:rFonts w:ascii="Times New Roman" w:eastAsia="標楷體" w:hAnsi="Times New Roman" w:cs="Times New Roman" w:hint="eastAsia"/>
          <w:color w:val="000000" w:themeColor="text1"/>
          <w:szCs w:val="24"/>
        </w:rPr>
        <w:t>，最低</w:t>
      </w:r>
      <w:r w:rsidR="009C4488">
        <w:rPr>
          <w:rFonts w:ascii="Times New Roman" w:eastAsia="標楷體" w:hAnsi="Times New Roman" w:cs="Times New Roman" w:hint="eastAsia"/>
          <w:color w:val="000000" w:themeColor="text1"/>
          <w:szCs w:val="24"/>
        </w:rPr>
        <w:t>M</w:t>
      </w:r>
      <w:r w:rsidR="009C4488">
        <w:rPr>
          <w:rFonts w:ascii="Times New Roman" w:eastAsia="標楷體" w:hAnsi="Times New Roman" w:cs="Times New Roman"/>
          <w:color w:val="000000" w:themeColor="text1"/>
          <w:szCs w:val="24"/>
        </w:rPr>
        <w:t>AE</w:t>
      </w:r>
      <w:r w:rsidR="009C4488">
        <w:rPr>
          <w:rFonts w:ascii="Times New Roman" w:eastAsia="標楷體" w:hAnsi="Times New Roman" w:cs="Times New Roman" w:hint="eastAsia"/>
          <w:color w:val="000000" w:themeColor="text1"/>
          <w:szCs w:val="24"/>
        </w:rPr>
        <w:t>為</w:t>
      </w:r>
      <w:r w:rsidR="009C4488" w:rsidRPr="009C4488">
        <w:rPr>
          <w:rFonts w:ascii="Times New Roman" w:eastAsia="標楷體" w:hAnsi="Times New Roman" w:cs="Times New Roman"/>
          <w:color w:val="000000" w:themeColor="text1"/>
          <w:szCs w:val="24"/>
        </w:rPr>
        <w:t>0.515967</w:t>
      </w:r>
      <w:r w:rsidR="009C4488">
        <w:rPr>
          <w:rFonts w:ascii="Times New Roman" w:eastAsia="標楷體" w:hAnsi="Times New Roman" w:cs="Times New Roman" w:hint="eastAsia"/>
          <w:color w:val="000000" w:themeColor="text1"/>
          <w:szCs w:val="24"/>
        </w:rPr>
        <w:t>。</w:t>
      </w:r>
    </w:p>
    <w:p w14:paraId="3339E785" w14:textId="4F73A55E" w:rsidR="009C4488" w:rsidRDefault="009C4488" w:rsidP="00FA2329">
      <w:pPr>
        <w:widowControl/>
        <w:spacing w:line="360" w:lineRule="auto"/>
        <w:ind w:firstLine="480"/>
        <w:jc w:val="both"/>
        <w:rPr>
          <w:rFonts w:ascii="Times New Roman" w:eastAsia="標楷體" w:hAnsi="Times New Roman" w:cs="Times New Roman"/>
          <w:color w:val="000000" w:themeColor="text1"/>
          <w:szCs w:val="24"/>
        </w:rPr>
      </w:pPr>
    </w:p>
    <w:p w14:paraId="229BEF00" w14:textId="27502EDE" w:rsidR="009C4488" w:rsidRDefault="009C4488" w:rsidP="00FA2329">
      <w:pPr>
        <w:widowControl/>
        <w:spacing w:line="360" w:lineRule="auto"/>
        <w:ind w:firstLine="480"/>
        <w:jc w:val="both"/>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結論：</w:t>
      </w:r>
      <w:r w:rsidR="00297AB1">
        <w:rPr>
          <w:rFonts w:ascii="Times New Roman" w:eastAsia="標楷體" w:hAnsi="Times New Roman" w:cs="Times New Roman" w:hint="eastAsia"/>
          <w:color w:val="000000" w:themeColor="text1"/>
          <w:szCs w:val="24"/>
        </w:rPr>
        <w:t>基於本研究之實驗結果，</w:t>
      </w:r>
      <w:r w:rsidR="00200982">
        <w:rPr>
          <w:rFonts w:ascii="Times New Roman" w:eastAsia="標楷體" w:hAnsi="Times New Roman" w:cs="Times New Roman" w:hint="eastAsia"/>
          <w:color w:val="000000" w:themeColor="text1"/>
          <w:szCs w:val="24"/>
        </w:rPr>
        <w:t>發現（</w:t>
      </w:r>
      <w:r w:rsidR="00200982">
        <w:rPr>
          <w:rFonts w:ascii="Times New Roman" w:eastAsia="標楷體" w:hAnsi="Times New Roman" w:cs="Times New Roman" w:hint="eastAsia"/>
          <w:color w:val="000000" w:themeColor="text1"/>
          <w:szCs w:val="24"/>
        </w:rPr>
        <w:t>1</w:t>
      </w:r>
      <w:r w:rsidR="00200982">
        <w:rPr>
          <w:rFonts w:ascii="Times New Roman" w:eastAsia="標楷體" w:hAnsi="Times New Roman" w:cs="Times New Roman" w:hint="eastAsia"/>
          <w:color w:val="000000" w:themeColor="text1"/>
          <w:szCs w:val="24"/>
        </w:rPr>
        <w:t>）加入對時間的考量，推薦模型能更有效的捕捉使用者興趣的改變</w:t>
      </w:r>
      <w:r w:rsidR="00200982">
        <w:rPr>
          <w:rFonts w:ascii="Times New Roman" w:eastAsia="標楷體" w:hAnsi="Times New Roman" w:cs="Times New Roman" w:hint="eastAsia"/>
          <w:color w:val="000000" w:themeColor="text1"/>
          <w:szCs w:val="24"/>
        </w:rPr>
        <w:t>;</w:t>
      </w:r>
      <w:r w:rsidR="00200982">
        <w:rPr>
          <w:rFonts w:ascii="Times New Roman" w:eastAsia="標楷體" w:hAnsi="Times New Roman" w:cs="Times New Roman" w:hint="eastAsia"/>
          <w:color w:val="000000" w:themeColor="text1"/>
          <w:szCs w:val="24"/>
        </w:rPr>
        <w:t>（</w:t>
      </w:r>
      <w:r w:rsidR="00200982">
        <w:rPr>
          <w:rFonts w:ascii="Times New Roman" w:eastAsia="標楷體" w:hAnsi="Times New Roman" w:cs="Times New Roman" w:hint="eastAsia"/>
          <w:color w:val="000000" w:themeColor="text1"/>
          <w:szCs w:val="24"/>
        </w:rPr>
        <w:t>2</w:t>
      </w:r>
      <w:r w:rsidR="00200982">
        <w:rPr>
          <w:rFonts w:ascii="Times New Roman" w:eastAsia="標楷體" w:hAnsi="Times New Roman" w:cs="Times New Roman" w:hint="eastAsia"/>
          <w:color w:val="000000" w:themeColor="text1"/>
          <w:szCs w:val="24"/>
        </w:rPr>
        <w:t>）</w:t>
      </w:r>
      <w:r w:rsidR="00790FC1">
        <w:rPr>
          <w:rFonts w:ascii="Times New Roman" w:eastAsia="標楷體" w:hAnsi="Times New Roman" w:cs="Times New Roman" w:hint="eastAsia"/>
          <w:color w:val="000000" w:themeColor="text1"/>
          <w:szCs w:val="24"/>
        </w:rPr>
        <w:t>不同的捕值方式可能會改變時間資料的分布，從而影響模型預測準確度</w:t>
      </w:r>
      <w:r w:rsidR="00200982">
        <w:rPr>
          <w:rFonts w:ascii="Times New Roman" w:eastAsia="標楷體" w:hAnsi="Times New Roman" w:cs="Times New Roman" w:hint="eastAsia"/>
          <w:color w:val="000000" w:themeColor="text1"/>
          <w:szCs w:val="24"/>
        </w:rPr>
        <w:t>;</w:t>
      </w:r>
      <w:r w:rsidR="00200982">
        <w:rPr>
          <w:rFonts w:ascii="Times New Roman" w:eastAsia="標楷體" w:hAnsi="Times New Roman" w:cs="Times New Roman" w:hint="eastAsia"/>
          <w:color w:val="000000" w:themeColor="text1"/>
          <w:szCs w:val="24"/>
        </w:rPr>
        <w:t>（</w:t>
      </w:r>
      <w:r w:rsidR="00200982">
        <w:rPr>
          <w:rFonts w:ascii="Times New Roman" w:eastAsia="標楷體" w:hAnsi="Times New Roman" w:cs="Times New Roman" w:hint="eastAsia"/>
          <w:color w:val="000000" w:themeColor="text1"/>
          <w:szCs w:val="24"/>
        </w:rPr>
        <w:t>3</w:t>
      </w:r>
      <w:r w:rsidR="00200982">
        <w:rPr>
          <w:rFonts w:ascii="Times New Roman" w:eastAsia="標楷體" w:hAnsi="Times New Roman" w:cs="Times New Roman" w:hint="eastAsia"/>
          <w:color w:val="000000" w:themeColor="text1"/>
          <w:szCs w:val="24"/>
        </w:rPr>
        <w:t>）</w:t>
      </w:r>
      <w:r w:rsidR="00852B63">
        <w:rPr>
          <w:rFonts w:ascii="Times New Roman" w:eastAsia="標楷體" w:hAnsi="Times New Roman" w:cs="Times New Roman" w:hint="eastAsia"/>
          <w:color w:val="000000" w:themeColor="text1"/>
          <w:szCs w:val="24"/>
        </w:rPr>
        <w:t>使用電影相關資料與使用者評論文本資料，能使推薦模型有效的捕捉使用者與電影在不同面向的特徵。</w:t>
      </w:r>
    </w:p>
    <w:p w14:paraId="66908A64" w14:textId="5219F8EA" w:rsidR="00920A60" w:rsidRDefault="00920A60" w:rsidP="00FA2329">
      <w:pPr>
        <w:widowControl/>
        <w:spacing w:line="360" w:lineRule="auto"/>
        <w:jc w:val="both"/>
        <w:rPr>
          <w:rFonts w:ascii="Times New Roman" w:eastAsia="標楷體" w:hAnsi="Times New Roman" w:cs="Times New Roman"/>
          <w:color w:val="000000" w:themeColor="text1"/>
          <w:szCs w:val="24"/>
        </w:rPr>
      </w:pPr>
    </w:p>
    <w:p w14:paraId="496F1A00" w14:textId="3CAB16AE" w:rsidR="00920A60" w:rsidRPr="00920A60" w:rsidRDefault="00920A60" w:rsidP="00FA2329">
      <w:pPr>
        <w:widowControl/>
        <w:spacing w:line="360" w:lineRule="auto"/>
        <w:jc w:val="both"/>
        <w:rPr>
          <w:rFonts w:ascii="Times New Roman" w:eastAsia="標楷體" w:hAnsi="Times New Roman" w:cs="Times New Roman"/>
          <w:b/>
          <w:bCs/>
          <w:color w:val="000000" w:themeColor="text1"/>
          <w:szCs w:val="24"/>
        </w:rPr>
      </w:pPr>
      <w:r w:rsidRPr="00920A60">
        <w:rPr>
          <w:rFonts w:ascii="Times New Roman" w:eastAsia="標楷體" w:hAnsi="Times New Roman" w:cs="Times New Roman" w:hint="eastAsia"/>
          <w:b/>
          <w:bCs/>
          <w:color w:val="000000" w:themeColor="text1"/>
          <w:szCs w:val="24"/>
        </w:rPr>
        <w:t>關鍵詞</w:t>
      </w:r>
      <w:r w:rsidRPr="00920A60">
        <w:rPr>
          <w:rFonts w:ascii="Times New Roman" w:eastAsia="標楷體" w:hAnsi="Times New Roman" w:cs="Times New Roman" w:hint="eastAsia"/>
          <w:color w:val="000000" w:themeColor="text1"/>
          <w:szCs w:val="24"/>
        </w:rPr>
        <w:t>：</w:t>
      </w:r>
      <w:r>
        <w:rPr>
          <w:rFonts w:ascii="Times New Roman" w:eastAsia="標楷體" w:hAnsi="Times New Roman" w:cs="Times New Roman" w:hint="eastAsia"/>
          <w:color w:val="000000" w:themeColor="text1"/>
          <w:szCs w:val="24"/>
        </w:rPr>
        <w:t>推薦系統、電影推薦、矩陣分解、自然語言處理、文字探勘、機器學習、</w:t>
      </w:r>
      <w:commentRangeStart w:id="3"/>
      <w:commentRangeStart w:id="4"/>
      <w:r>
        <w:rPr>
          <w:rFonts w:ascii="Times New Roman" w:eastAsia="標楷體" w:hAnsi="Times New Roman" w:cs="Times New Roman" w:hint="eastAsia"/>
          <w:color w:val="000000" w:themeColor="text1"/>
          <w:szCs w:val="24"/>
        </w:rPr>
        <w:t>Ke</w:t>
      </w:r>
      <w:ins w:id="5" w:author="博先 史" w:date="2021-06-16T00:10:00Z">
        <w:r w:rsidR="00BD6A98">
          <w:rPr>
            <w:rFonts w:ascii="Times New Roman" w:eastAsia="標楷體" w:hAnsi="Times New Roman" w:cs="Times New Roman"/>
            <w:color w:val="000000" w:themeColor="text1"/>
            <w:szCs w:val="24"/>
          </w:rPr>
          <w:t>y</w:t>
        </w:r>
      </w:ins>
      <w:del w:id="6" w:author="博先 史" w:date="2021-06-16T00:10:00Z">
        <w:r w:rsidDel="00BD6A98">
          <w:rPr>
            <w:rFonts w:ascii="Times New Roman" w:eastAsia="標楷體" w:hAnsi="Times New Roman" w:cs="Times New Roman" w:hint="eastAsia"/>
            <w:color w:val="000000" w:themeColor="text1"/>
            <w:szCs w:val="24"/>
          </w:rPr>
          <w:delText>t</w:delText>
        </w:r>
      </w:del>
      <w:r>
        <w:rPr>
          <w:rFonts w:ascii="Times New Roman" w:eastAsia="標楷體" w:hAnsi="Times New Roman" w:cs="Times New Roman" w:hint="eastAsia"/>
          <w:color w:val="000000" w:themeColor="text1"/>
          <w:szCs w:val="24"/>
        </w:rPr>
        <w:t>BERT</w:t>
      </w:r>
      <w:commentRangeEnd w:id="3"/>
      <w:r w:rsidR="007B6C45">
        <w:rPr>
          <w:rStyle w:val="af5"/>
        </w:rPr>
        <w:commentReference w:id="3"/>
      </w:r>
      <w:commentRangeEnd w:id="4"/>
      <w:r w:rsidR="00DE5416">
        <w:rPr>
          <w:rStyle w:val="af5"/>
        </w:rPr>
        <w:commentReference w:id="4"/>
      </w:r>
    </w:p>
    <w:p w14:paraId="73B83E58" w14:textId="77777777" w:rsidR="00A2531F" w:rsidRPr="00556C24" w:rsidRDefault="00A2531F" w:rsidP="00FA2329">
      <w:pPr>
        <w:widowControl/>
        <w:spacing w:line="360" w:lineRule="auto"/>
        <w:rPr>
          <w:rFonts w:ascii="Times New Roman" w:eastAsia="標楷體" w:hAnsi="Times New Roman" w:cs="Times New Roman"/>
          <w:color w:val="000000" w:themeColor="text1"/>
          <w:szCs w:val="24"/>
        </w:rPr>
      </w:pPr>
      <w:r>
        <w:rPr>
          <w:rFonts w:ascii="Times New Roman" w:eastAsia="標楷體" w:hAnsi="Times New Roman" w:cs="Times New Roman"/>
          <w:color w:val="000000" w:themeColor="text1"/>
          <w:szCs w:val="24"/>
        </w:rPr>
        <w:br w:type="page"/>
      </w:r>
      <w:commentRangeEnd w:id="2"/>
      <w:r w:rsidR="008C7E86">
        <w:rPr>
          <w:rStyle w:val="af5"/>
        </w:rPr>
        <w:commentReference w:id="2"/>
      </w:r>
    </w:p>
    <w:p w14:paraId="32FACB28" w14:textId="1443E65F" w:rsidR="007B5A6A" w:rsidRDefault="00A2531F" w:rsidP="007B5A6A">
      <w:pPr>
        <w:widowControl/>
        <w:jc w:val="center"/>
        <w:rPr>
          <w:rFonts w:ascii="Times New Roman" w:eastAsia="標楷體" w:hAnsi="Times New Roman" w:cs="Times New Roman"/>
          <w:b/>
          <w:bCs/>
          <w:color w:val="000000" w:themeColor="text1"/>
          <w:szCs w:val="24"/>
        </w:rPr>
      </w:pPr>
      <w:commentRangeStart w:id="7"/>
      <w:r>
        <w:rPr>
          <w:rFonts w:ascii="Times New Roman" w:eastAsia="標楷體" w:hAnsi="Times New Roman" w:cs="Times New Roman"/>
          <w:b/>
          <w:bCs/>
          <w:color w:val="000000" w:themeColor="text1"/>
          <w:sz w:val="36"/>
          <w:szCs w:val="36"/>
        </w:rPr>
        <w:lastRenderedPageBreak/>
        <w:t>Abstract</w:t>
      </w:r>
    </w:p>
    <w:p w14:paraId="0BE9931F" w14:textId="1ABDC01D" w:rsidR="007B5A6A" w:rsidRDefault="007B5A6A" w:rsidP="007B5A6A">
      <w:pPr>
        <w:widowControl/>
        <w:rPr>
          <w:rFonts w:ascii="Times New Roman" w:eastAsia="標楷體" w:hAnsi="Times New Roman" w:cs="Times New Roman"/>
          <w:b/>
          <w:bCs/>
          <w:color w:val="000000" w:themeColor="text1"/>
          <w:szCs w:val="24"/>
        </w:rPr>
      </w:pPr>
    </w:p>
    <w:p w14:paraId="7C7FE6AF" w14:textId="51C1B2B9" w:rsidR="007B5A6A" w:rsidRDefault="007B5A6A" w:rsidP="007B5A6A">
      <w:pPr>
        <w:widowControl/>
        <w:rPr>
          <w:rFonts w:ascii="Times New Roman" w:eastAsia="標楷體" w:hAnsi="Times New Roman" w:cs="Times New Roman"/>
          <w:b/>
          <w:bCs/>
          <w:color w:val="000000" w:themeColor="text1"/>
          <w:szCs w:val="24"/>
        </w:rPr>
      </w:pPr>
    </w:p>
    <w:p w14:paraId="720D52DD" w14:textId="29C11FB7" w:rsidR="00864D33" w:rsidRDefault="007B5A6A" w:rsidP="00FA2329">
      <w:pPr>
        <w:widowControl/>
        <w:spacing w:line="360" w:lineRule="auto"/>
        <w:ind w:firstLine="480"/>
        <w:jc w:val="both"/>
        <w:rPr>
          <w:rStyle w:val="tlid-translation"/>
          <w:rFonts w:ascii="Times New Roman" w:hAnsi="Times New Roman" w:cs="Times New Roman"/>
        </w:rPr>
      </w:pPr>
      <w:r w:rsidRPr="005D551D">
        <w:rPr>
          <w:rStyle w:val="tlid-translation"/>
          <w:rFonts w:ascii="Times New Roman" w:hAnsi="Times New Roman" w:cs="Times New Roman"/>
        </w:rPr>
        <w:t>Background</w:t>
      </w:r>
      <w:r>
        <w:rPr>
          <w:rStyle w:val="tlid-translation"/>
          <w:rFonts w:ascii="Times New Roman" w:hAnsi="Times New Roman" w:cs="Times New Roman" w:hint="eastAsia"/>
        </w:rPr>
        <w:t>：</w:t>
      </w:r>
      <w:r w:rsidR="00B03B09">
        <w:rPr>
          <w:rStyle w:val="tlid-translation"/>
          <w:rFonts w:ascii="Times New Roman" w:hAnsi="Times New Roman" w:cs="Times New Roman"/>
        </w:rPr>
        <w:t xml:space="preserve">As living in a society with </w:t>
      </w:r>
      <w:r w:rsidR="00B03B09" w:rsidRPr="00B03B09">
        <w:rPr>
          <w:rStyle w:val="tlid-translation"/>
          <w:rFonts w:ascii="Times New Roman" w:hAnsi="Times New Roman" w:cs="Times New Roman"/>
        </w:rPr>
        <w:t>a highly developed information technology</w:t>
      </w:r>
      <w:r w:rsidR="00B03B09">
        <w:rPr>
          <w:rStyle w:val="tlid-translation"/>
          <w:rFonts w:ascii="Times New Roman" w:hAnsi="Times New Roman" w:cs="Times New Roman" w:hint="eastAsia"/>
        </w:rPr>
        <w:t>,</w:t>
      </w:r>
      <w:r w:rsidR="00B03B09">
        <w:rPr>
          <w:rStyle w:val="tlid-translation"/>
          <w:rFonts w:ascii="Times New Roman" w:hAnsi="Times New Roman" w:cs="Times New Roman"/>
        </w:rPr>
        <w:t xml:space="preserve"> people use the Internet to obtain information become parts of daily life</w:t>
      </w:r>
      <w:r w:rsidR="00D46DFC">
        <w:rPr>
          <w:rStyle w:val="tlid-translation"/>
          <w:rFonts w:ascii="Times New Roman" w:hAnsi="Times New Roman" w:cs="Times New Roman" w:hint="eastAsia"/>
        </w:rPr>
        <w:t>.</w:t>
      </w:r>
      <w:r w:rsidR="00D46DFC">
        <w:rPr>
          <w:rStyle w:val="tlid-translation"/>
          <w:rFonts w:ascii="Times New Roman" w:hAnsi="Times New Roman" w:cs="Times New Roman"/>
        </w:rPr>
        <w:t xml:space="preserve"> With the rapid increase in data volume</w:t>
      </w:r>
      <w:r w:rsidR="00D46DFC">
        <w:rPr>
          <w:rStyle w:val="tlid-translation"/>
          <w:rFonts w:ascii="Times New Roman" w:hAnsi="Times New Roman" w:cs="Times New Roman" w:hint="eastAsia"/>
        </w:rPr>
        <w:t>,</w:t>
      </w:r>
      <w:r w:rsidR="00D46DFC">
        <w:rPr>
          <w:rStyle w:val="tlid-translation"/>
          <w:rFonts w:ascii="Times New Roman" w:hAnsi="Times New Roman" w:cs="Times New Roman"/>
        </w:rPr>
        <w:t xml:space="preserve"> the problem of information overload become has become a problem that the </w:t>
      </w:r>
      <w:r w:rsidR="00D46DFC" w:rsidRPr="00D46DFC">
        <w:rPr>
          <w:rStyle w:val="tlid-translation"/>
          <w:rFonts w:ascii="Times New Roman" w:hAnsi="Times New Roman" w:cs="Times New Roman"/>
        </w:rPr>
        <w:t>scholars are trying to solve</w:t>
      </w:r>
      <w:r w:rsidR="00D46DFC">
        <w:rPr>
          <w:rStyle w:val="tlid-translation"/>
          <w:rFonts w:ascii="Times New Roman" w:hAnsi="Times New Roman" w:cs="Times New Roman"/>
        </w:rPr>
        <w:t>. As one of the solution of information overload, recommendation system helps users filter unwanted</w:t>
      </w:r>
      <w:r w:rsidR="000F60C7">
        <w:rPr>
          <w:rStyle w:val="tlid-translation"/>
          <w:rFonts w:ascii="Times New Roman" w:hAnsi="Times New Roman" w:cs="Times New Roman"/>
        </w:rPr>
        <w:t xml:space="preserve"> </w:t>
      </w:r>
      <w:r w:rsidR="00D46DFC">
        <w:rPr>
          <w:rStyle w:val="tlid-translation"/>
          <w:rFonts w:ascii="Times New Roman" w:hAnsi="Times New Roman" w:cs="Times New Roman"/>
        </w:rPr>
        <w:t xml:space="preserve">information via the data from user or item. </w:t>
      </w:r>
      <w:r w:rsidR="000F60C7">
        <w:rPr>
          <w:rStyle w:val="tlid-translation"/>
          <w:rFonts w:ascii="Times New Roman" w:hAnsi="Times New Roman" w:cs="Times New Roman"/>
        </w:rPr>
        <w:t xml:space="preserve">As the popular field in the research of recommendation system and the </w:t>
      </w:r>
      <w:r w:rsidR="000F60C7" w:rsidRPr="000F60C7">
        <w:rPr>
          <w:rStyle w:val="tlid-translation"/>
          <w:rFonts w:ascii="Times New Roman" w:hAnsi="Times New Roman" w:cs="Times New Roman"/>
        </w:rPr>
        <w:t xml:space="preserve">popularity of text mining technology and online </w:t>
      </w:r>
      <w:r w:rsidR="00404D7B">
        <w:rPr>
          <w:rStyle w:val="tlid-translation"/>
          <w:rFonts w:ascii="Times New Roman" w:hAnsi="Times New Roman" w:cs="Times New Roman"/>
        </w:rPr>
        <w:t>reviews</w:t>
      </w:r>
      <w:r w:rsidR="000F60C7">
        <w:rPr>
          <w:rStyle w:val="tlid-translation"/>
          <w:rFonts w:ascii="Times New Roman" w:hAnsi="Times New Roman" w:cs="Times New Roman"/>
        </w:rPr>
        <w:t xml:space="preserve">. Movie recommendation system can use not only the basic data of movie itself, but also the user’s </w:t>
      </w:r>
      <w:r w:rsidR="00404D7B">
        <w:rPr>
          <w:rStyle w:val="tlid-translation"/>
          <w:rFonts w:ascii="Times New Roman" w:hAnsi="Times New Roman" w:cs="Times New Roman"/>
        </w:rPr>
        <w:t>review</w:t>
      </w:r>
      <w:r w:rsidR="000F60C7">
        <w:rPr>
          <w:rStyle w:val="tlid-translation"/>
          <w:rFonts w:ascii="Times New Roman" w:hAnsi="Times New Roman" w:cs="Times New Roman"/>
        </w:rPr>
        <w:t xml:space="preserve"> which content the </w:t>
      </w:r>
      <w:r w:rsidR="000F60C7" w:rsidRPr="000F60C7">
        <w:rPr>
          <w:rStyle w:val="tlid-translation"/>
          <w:rFonts w:ascii="Times New Roman" w:hAnsi="Times New Roman" w:cs="Times New Roman"/>
        </w:rPr>
        <w:t>information describing user</w:t>
      </w:r>
      <w:r w:rsidR="000F60C7">
        <w:rPr>
          <w:rStyle w:val="tlid-translation"/>
          <w:rFonts w:ascii="Times New Roman" w:hAnsi="Times New Roman" w:cs="Times New Roman"/>
        </w:rPr>
        <w:t>’s</w:t>
      </w:r>
      <w:r w:rsidR="000F60C7" w:rsidRPr="000F60C7">
        <w:rPr>
          <w:rStyle w:val="tlid-translation"/>
          <w:rFonts w:ascii="Times New Roman" w:hAnsi="Times New Roman" w:cs="Times New Roman"/>
        </w:rPr>
        <w:t xml:space="preserve"> preferences</w:t>
      </w:r>
      <w:r w:rsidR="000F60C7">
        <w:rPr>
          <w:rStyle w:val="tlid-translation"/>
          <w:rFonts w:ascii="Times New Roman" w:hAnsi="Times New Roman" w:cs="Times New Roman"/>
        </w:rPr>
        <w:t>.</w:t>
      </w:r>
      <w:r w:rsidR="00743D90">
        <w:rPr>
          <w:rStyle w:val="tlid-translation"/>
          <w:rFonts w:ascii="Times New Roman" w:hAnsi="Times New Roman" w:cs="Times New Roman"/>
        </w:rPr>
        <w:t xml:space="preserve"> Therefore, we apply the user’s </w:t>
      </w:r>
      <w:r w:rsidR="00404D7B">
        <w:rPr>
          <w:rStyle w:val="tlid-translation"/>
          <w:rFonts w:ascii="Times New Roman" w:hAnsi="Times New Roman" w:cs="Times New Roman"/>
        </w:rPr>
        <w:t>review</w:t>
      </w:r>
      <w:r w:rsidR="00743D90">
        <w:rPr>
          <w:rStyle w:val="tlid-translation"/>
          <w:rFonts w:ascii="Times New Roman" w:hAnsi="Times New Roman" w:cs="Times New Roman"/>
        </w:rPr>
        <w:t xml:space="preserve"> on IMDb website</w:t>
      </w:r>
      <w:r w:rsidR="00AF0A45">
        <w:rPr>
          <w:rStyle w:val="tlid-translation"/>
          <w:rFonts w:ascii="Times New Roman" w:hAnsi="Times New Roman" w:cs="Times New Roman"/>
        </w:rPr>
        <w:t xml:space="preserve"> </w:t>
      </w:r>
      <w:r w:rsidR="00743D90">
        <w:rPr>
          <w:rStyle w:val="tlid-translation"/>
          <w:rFonts w:ascii="Times New Roman" w:hAnsi="Times New Roman" w:cs="Times New Roman"/>
        </w:rPr>
        <w:t xml:space="preserve">and the </w:t>
      </w:r>
      <w:r w:rsidR="00AF0A45">
        <w:rPr>
          <w:rStyle w:val="tlid-translation"/>
          <w:rFonts w:ascii="Times New Roman" w:hAnsi="Times New Roman" w:cs="Times New Roman"/>
        </w:rPr>
        <w:t>consideration of the effect of time. We establish a hybrid movie recommendation system that predict the user’s preference</w:t>
      </w:r>
      <w:r w:rsidR="002E2236">
        <w:rPr>
          <w:rStyle w:val="tlid-translation"/>
          <w:rFonts w:ascii="Times New Roman" w:hAnsi="Times New Roman" w:cs="Times New Roman"/>
        </w:rPr>
        <w:t xml:space="preserve"> during the different time period</w:t>
      </w:r>
      <w:r w:rsidR="00AF0A45">
        <w:rPr>
          <w:rStyle w:val="tlid-translation"/>
          <w:rFonts w:ascii="Times New Roman" w:hAnsi="Times New Roman" w:cs="Times New Roman"/>
        </w:rPr>
        <w:t xml:space="preserve">. The aims of the recommendation system </w:t>
      </w:r>
      <w:r w:rsidR="00AF0A45" w:rsidRPr="00AF0A45">
        <w:rPr>
          <w:rStyle w:val="tlid-translation"/>
          <w:rFonts w:ascii="Times New Roman" w:hAnsi="Times New Roman" w:cs="Times New Roman"/>
        </w:rPr>
        <w:t xml:space="preserve">developed by this study is providing </w:t>
      </w:r>
      <w:r w:rsidR="00AF0A45">
        <w:rPr>
          <w:rStyle w:val="tlid-translation"/>
          <w:rFonts w:ascii="Times New Roman" w:hAnsi="Times New Roman" w:cs="Times New Roman"/>
        </w:rPr>
        <w:t>user and enterprise</w:t>
      </w:r>
      <w:r w:rsidR="00AF0A45" w:rsidRPr="00AF0A45">
        <w:rPr>
          <w:rStyle w:val="tlid-translation"/>
          <w:rFonts w:ascii="Times New Roman" w:hAnsi="Times New Roman" w:cs="Times New Roman"/>
        </w:rPr>
        <w:t xml:space="preserve"> to Predict user preferences accurately and effectively</w:t>
      </w:r>
      <w:r w:rsidR="00AF0A45">
        <w:rPr>
          <w:rStyle w:val="tlid-translation"/>
          <w:rFonts w:ascii="Times New Roman" w:hAnsi="Times New Roman" w:cs="Times New Roman"/>
        </w:rPr>
        <w:t>.</w:t>
      </w:r>
    </w:p>
    <w:p w14:paraId="3ED17075" w14:textId="77777777" w:rsidR="00B17213" w:rsidRDefault="00B17213" w:rsidP="00FA2329">
      <w:pPr>
        <w:widowControl/>
        <w:spacing w:line="360" w:lineRule="auto"/>
        <w:ind w:firstLine="480"/>
        <w:jc w:val="both"/>
        <w:rPr>
          <w:rStyle w:val="tlid-translation"/>
          <w:rFonts w:ascii="Times New Roman" w:hAnsi="Times New Roman" w:cs="Times New Roman"/>
        </w:rPr>
      </w:pPr>
    </w:p>
    <w:p w14:paraId="4D560956" w14:textId="3CA18C3B" w:rsidR="00B6444D" w:rsidRDefault="00B6444D" w:rsidP="00FA2329">
      <w:pPr>
        <w:widowControl/>
        <w:spacing w:line="360" w:lineRule="auto"/>
        <w:ind w:firstLine="480"/>
        <w:jc w:val="both"/>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ethod</w:t>
      </w:r>
      <w:r>
        <w:rPr>
          <w:rFonts w:ascii="Times New Roman" w:hAnsi="Times New Roman" w:cs="Times New Roman" w:hint="eastAsia"/>
        </w:rPr>
        <w:t>：</w:t>
      </w:r>
      <w:r w:rsidR="004320F1">
        <w:rPr>
          <w:rFonts w:ascii="Times New Roman" w:hAnsi="Times New Roman" w:cs="Times New Roman" w:hint="eastAsia"/>
        </w:rPr>
        <w:t>W</w:t>
      </w:r>
      <w:r w:rsidR="004320F1">
        <w:rPr>
          <w:rFonts w:ascii="Times New Roman" w:hAnsi="Times New Roman" w:cs="Times New Roman"/>
        </w:rPr>
        <w:t xml:space="preserve">e focused the Feature Film data on IMDb website with a study period from 2010 to 2020. </w:t>
      </w:r>
      <w:r w:rsidR="00B047C1">
        <w:rPr>
          <w:rFonts w:ascii="Times New Roman" w:hAnsi="Times New Roman" w:cs="Times New Roman"/>
        </w:rPr>
        <w:t>T</w:t>
      </w:r>
      <w:r w:rsidR="00B047C1">
        <w:rPr>
          <w:rFonts w:ascii="Times New Roman" w:hAnsi="Times New Roman" w:cs="Times New Roman" w:hint="eastAsia"/>
        </w:rPr>
        <w:t>h</w:t>
      </w:r>
      <w:r w:rsidR="00B047C1">
        <w:rPr>
          <w:rFonts w:ascii="Times New Roman" w:hAnsi="Times New Roman" w:cs="Times New Roman"/>
        </w:rPr>
        <w:t xml:space="preserve">ere are 60 movies and 836 </w:t>
      </w:r>
      <w:r w:rsidR="00A57BAE">
        <w:rPr>
          <w:rFonts w:ascii="Times New Roman" w:hAnsi="Times New Roman" w:cs="Times New Roman"/>
        </w:rPr>
        <w:t>users which</w:t>
      </w:r>
      <w:r w:rsidR="00B047C1">
        <w:rPr>
          <w:rFonts w:ascii="Times New Roman" w:hAnsi="Times New Roman" w:cs="Times New Roman"/>
        </w:rPr>
        <w:t xml:space="preserve"> </w:t>
      </w:r>
      <w:r w:rsidR="00A57BAE">
        <w:rPr>
          <w:rFonts w:ascii="Times New Roman" w:hAnsi="Times New Roman" w:cs="Times New Roman"/>
        </w:rPr>
        <w:t>selected according popularity</w:t>
      </w:r>
      <w:r w:rsidR="00B047C1">
        <w:rPr>
          <w:rFonts w:ascii="Times New Roman" w:hAnsi="Times New Roman" w:cs="Times New Roman"/>
        </w:rPr>
        <w:t>.</w:t>
      </w:r>
      <w:r w:rsidR="00910ACB">
        <w:rPr>
          <w:rFonts w:ascii="Times New Roman" w:hAnsi="Times New Roman" w:cs="Times New Roman"/>
        </w:rPr>
        <w:t xml:space="preserve"> The dataset </w:t>
      </w:r>
      <w:r w:rsidR="00A57BAE">
        <w:rPr>
          <w:rFonts w:ascii="Times New Roman" w:hAnsi="Times New Roman" w:cs="Times New Roman"/>
        </w:rPr>
        <w:t>includes movie’s</w:t>
      </w:r>
      <w:r w:rsidR="00910ACB">
        <w:rPr>
          <w:rFonts w:ascii="Times New Roman" w:hAnsi="Times New Roman" w:cs="Times New Roman"/>
        </w:rPr>
        <w:t xml:space="preserve"> basic data, plot keyword and user’s </w:t>
      </w:r>
      <w:r w:rsidR="00404D7B">
        <w:rPr>
          <w:rFonts w:ascii="Times New Roman" w:hAnsi="Times New Roman" w:cs="Times New Roman"/>
        </w:rPr>
        <w:t>review</w:t>
      </w:r>
      <w:r w:rsidR="00910ACB">
        <w:rPr>
          <w:rFonts w:ascii="Times New Roman" w:hAnsi="Times New Roman" w:cs="Times New Roman"/>
        </w:rPr>
        <w:t xml:space="preserve">. The user’s </w:t>
      </w:r>
      <w:r w:rsidR="00404D7B">
        <w:rPr>
          <w:rFonts w:ascii="Times New Roman" w:hAnsi="Times New Roman" w:cs="Times New Roman"/>
        </w:rPr>
        <w:t>review</w:t>
      </w:r>
      <w:r w:rsidR="00910ACB">
        <w:rPr>
          <w:rFonts w:ascii="Times New Roman" w:hAnsi="Times New Roman" w:cs="Times New Roman"/>
        </w:rPr>
        <w:t xml:space="preserve"> are used for calculating the user’s degree of preference of the movie feature </w:t>
      </w:r>
      <w:r w:rsidR="00A57BAE">
        <w:rPr>
          <w:rFonts w:ascii="Times New Roman" w:hAnsi="Times New Roman" w:cs="Times New Roman"/>
        </w:rPr>
        <w:t>and implement</w:t>
      </w:r>
      <w:r w:rsidR="00910ACB">
        <w:rPr>
          <w:rFonts w:ascii="Times New Roman" w:hAnsi="Times New Roman" w:cs="Times New Roman"/>
        </w:rPr>
        <w:t xml:space="preserve"> by KeyB</w:t>
      </w:r>
      <w:r w:rsidR="00310393">
        <w:rPr>
          <w:rFonts w:ascii="Times New Roman" w:hAnsi="Times New Roman" w:cs="Times New Roman"/>
        </w:rPr>
        <w:t>ERT</w:t>
      </w:r>
      <w:r w:rsidR="007E4DD9">
        <w:rPr>
          <w:rFonts w:ascii="Times New Roman" w:hAnsi="Times New Roman" w:cs="Times New Roman"/>
        </w:rPr>
        <w:t xml:space="preserve"> and NGD</w:t>
      </w:r>
      <w:r w:rsidR="00910ACB">
        <w:rPr>
          <w:rFonts w:ascii="Times New Roman" w:hAnsi="Times New Roman" w:cs="Times New Roman"/>
        </w:rPr>
        <w:t>.</w:t>
      </w:r>
      <w:r w:rsidR="00310393">
        <w:rPr>
          <w:rFonts w:ascii="Times New Roman" w:hAnsi="Times New Roman" w:cs="Times New Roman"/>
        </w:rPr>
        <w:t xml:space="preserve"> </w:t>
      </w:r>
      <w:r w:rsidR="00A57BAE" w:rsidRPr="00A57BAE">
        <w:rPr>
          <w:rFonts w:ascii="Times New Roman" w:hAnsi="Times New Roman" w:cs="Times New Roman"/>
        </w:rPr>
        <w:t>The next step is to make the imputation of the user-movie rating matrix</w:t>
      </w:r>
      <w:r w:rsidR="00A57BAE">
        <w:rPr>
          <w:rFonts w:ascii="Times New Roman" w:hAnsi="Times New Roman" w:cs="Times New Roman"/>
        </w:rPr>
        <w:t xml:space="preserve"> and build the predict models by Time SVD, Funk SVD and Collaborative Filtering.</w:t>
      </w:r>
      <w:r w:rsidR="007E4DD9">
        <w:rPr>
          <w:rFonts w:ascii="Times New Roman" w:hAnsi="Times New Roman" w:cs="Times New Roman"/>
        </w:rPr>
        <w:t xml:space="preserve"> The tools applied in this study are </w:t>
      </w:r>
      <w:r w:rsidR="007E4DD9" w:rsidRPr="007E4DD9">
        <w:rPr>
          <w:rFonts w:ascii="Times New Roman" w:hAnsi="Times New Roman" w:cs="Times New Roman"/>
        </w:rPr>
        <w:t>Natural Language Toolkit Kit and</w:t>
      </w:r>
      <w:r w:rsidR="007E4DD9">
        <w:rPr>
          <w:rFonts w:ascii="Times New Roman" w:hAnsi="Times New Roman" w:cs="Times New Roman"/>
        </w:rPr>
        <w:t xml:space="preserve"> KeyBERT.</w:t>
      </w:r>
    </w:p>
    <w:p w14:paraId="348B395F" w14:textId="6EB71E3B" w:rsidR="006A1D4E" w:rsidRDefault="00F8656C" w:rsidP="003554DD">
      <w:pPr>
        <w:widowControl/>
        <w:spacing w:line="360" w:lineRule="auto"/>
        <w:ind w:firstLine="480"/>
        <w:jc w:val="both"/>
        <w:rPr>
          <w:rFonts w:ascii="Times New Roman" w:eastAsia="標楷體" w:hAnsi="Times New Roman" w:cs="Times New Roman"/>
          <w:color w:val="000000" w:themeColor="text1"/>
          <w:szCs w:val="24"/>
        </w:rPr>
      </w:pPr>
      <w:r>
        <w:rPr>
          <w:rFonts w:ascii="Times New Roman" w:hAnsi="Times New Roman" w:cs="Times New Roman" w:hint="eastAsia"/>
        </w:rPr>
        <w:lastRenderedPageBreak/>
        <w:t>R</w:t>
      </w:r>
      <w:r>
        <w:rPr>
          <w:rFonts w:ascii="Times New Roman" w:hAnsi="Times New Roman" w:cs="Times New Roman"/>
        </w:rPr>
        <w:t>esults</w:t>
      </w:r>
      <w:r>
        <w:rPr>
          <w:rFonts w:ascii="Times New Roman" w:hAnsi="Times New Roman" w:cs="Times New Roman" w:hint="eastAsia"/>
        </w:rPr>
        <w:t>：</w:t>
      </w:r>
      <w:r w:rsidR="00C7481B" w:rsidRPr="00C7481B">
        <w:rPr>
          <w:rFonts w:ascii="Times New Roman" w:hAnsi="Times New Roman" w:cs="Times New Roman"/>
        </w:rPr>
        <w:t>We found that the model which takes into consideration of time effect had a better performance compares to others.</w:t>
      </w:r>
      <w:r w:rsidR="00C7481B">
        <w:rPr>
          <w:rFonts w:ascii="Times New Roman" w:hAnsi="Times New Roman" w:cs="Times New Roman"/>
        </w:rPr>
        <w:t xml:space="preserve"> </w:t>
      </w:r>
      <w:r w:rsidR="00277127">
        <w:rPr>
          <w:rFonts w:ascii="Times New Roman" w:hAnsi="Times New Roman" w:cs="Times New Roman"/>
        </w:rPr>
        <w:t>F</w:t>
      </w:r>
      <w:r w:rsidR="00C7481B">
        <w:rPr>
          <w:rFonts w:ascii="Times New Roman" w:hAnsi="Times New Roman" w:cs="Times New Roman"/>
        </w:rPr>
        <w:t xml:space="preserve">or the different combination </w:t>
      </w:r>
      <w:r w:rsidR="00DE056B">
        <w:rPr>
          <w:rFonts w:ascii="Times New Roman" w:hAnsi="Times New Roman" w:cs="Times New Roman"/>
        </w:rPr>
        <w:t>of data</w:t>
      </w:r>
      <w:r w:rsidR="00C7481B">
        <w:rPr>
          <w:rFonts w:ascii="Times New Roman" w:hAnsi="Times New Roman" w:cs="Times New Roman"/>
        </w:rPr>
        <w:t xml:space="preserve"> matrix, </w:t>
      </w:r>
      <w:r w:rsidR="00395AAF" w:rsidRPr="00395AAF">
        <w:rPr>
          <w:rFonts w:ascii="Times New Roman" w:hAnsi="Times New Roman" w:cs="Times New Roman"/>
        </w:rPr>
        <w:t xml:space="preserve">we found that the combination of movie data and user’s </w:t>
      </w:r>
      <w:r w:rsidR="00404D7B">
        <w:rPr>
          <w:rFonts w:ascii="Times New Roman" w:hAnsi="Times New Roman" w:cs="Times New Roman"/>
        </w:rPr>
        <w:t>review</w:t>
      </w:r>
      <w:r w:rsidR="00395AAF" w:rsidRPr="00395AAF">
        <w:rPr>
          <w:rFonts w:ascii="Times New Roman" w:hAnsi="Times New Roman" w:cs="Times New Roman"/>
        </w:rPr>
        <w:t xml:space="preserve"> had the best performance in different hyperparameter configurations.</w:t>
      </w:r>
      <w:r w:rsidR="00AC0F2F">
        <w:rPr>
          <w:rFonts w:ascii="Times New Roman" w:hAnsi="Times New Roman" w:cs="Times New Roman"/>
        </w:rPr>
        <w:t xml:space="preserve"> </w:t>
      </w:r>
      <w:r w:rsidR="00277127">
        <w:rPr>
          <w:rFonts w:ascii="Times New Roman" w:hAnsi="Times New Roman" w:cs="Times New Roman"/>
        </w:rPr>
        <w:t xml:space="preserve">The best RMSE of predict model was </w:t>
      </w:r>
      <w:r w:rsidR="00277127" w:rsidRPr="009C4488">
        <w:rPr>
          <w:rFonts w:ascii="Times New Roman" w:eastAsia="標楷體" w:hAnsi="Times New Roman" w:cs="Times New Roman"/>
          <w:color w:val="000000" w:themeColor="text1"/>
          <w:szCs w:val="24"/>
        </w:rPr>
        <w:t>0.922185</w:t>
      </w:r>
      <w:r w:rsidR="00277127">
        <w:rPr>
          <w:rFonts w:ascii="Times New Roman" w:eastAsia="標楷體" w:hAnsi="Times New Roman" w:cs="Times New Roman"/>
          <w:color w:val="000000" w:themeColor="text1"/>
          <w:szCs w:val="24"/>
        </w:rPr>
        <w:t>, and the</w:t>
      </w:r>
      <w:r w:rsidR="00DE056B">
        <w:rPr>
          <w:rFonts w:ascii="Times New Roman" w:eastAsia="標楷體" w:hAnsi="Times New Roman" w:cs="Times New Roman"/>
          <w:color w:val="000000" w:themeColor="text1"/>
          <w:szCs w:val="24"/>
        </w:rPr>
        <w:t xml:space="preserve"> best</w:t>
      </w:r>
      <w:r w:rsidR="00277127">
        <w:rPr>
          <w:rFonts w:ascii="Times New Roman" w:eastAsia="標楷體" w:hAnsi="Times New Roman" w:cs="Times New Roman"/>
          <w:color w:val="000000" w:themeColor="text1"/>
          <w:szCs w:val="24"/>
        </w:rPr>
        <w:t xml:space="preserve"> MAE was </w:t>
      </w:r>
      <w:r w:rsidR="00277127" w:rsidRPr="009C4488">
        <w:rPr>
          <w:rFonts w:ascii="Times New Roman" w:eastAsia="標楷體" w:hAnsi="Times New Roman" w:cs="Times New Roman"/>
          <w:color w:val="000000" w:themeColor="text1"/>
          <w:szCs w:val="24"/>
        </w:rPr>
        <w:t>0.515967</w:t>
      </w:r>
      <w:r w:rsidR="00277127">
        <w:rPr>
          <w:rFonts w:ascii="Times New Roman" w:eastAsia="標楷體" w:hAnsi="Times New Roman" w:cs="Times New Roman"/>
          <w:color w:val="000000" w:themeColor="text1"/>
          <w:szCs w:val="24"/>
        </w:rPr>
        <w:t>.</w:t>
      </w:r>
    </w:p>
    <w:p w14:paraId="5AB72E80" w14:textId="77777777" w:rsidR="00277127" w:rsidRDefault="00277127" w:rsidP="00277127">
      <w:pPr>
        <w:widowControl/>
        <w:spacing w:line="360" w:lineRule="auto"/>
        <w:jc w:val="both"/>
        <w:rPr>
          <w:rFonts w:ascii="Times New Roman" w:eastAsia="標楷體" w:hAnsi="Times New Roman" w:cs="Times New Roman"/>
          <w:color w:val="000000" w:themeColor="text1"/>
          <w:szCs w:val="24"/>
        </w:rPr>
      </w:pPr>
    </w:p>
    <w:p w14:paraId="09E67646" w14:textId="77777777" w:rsidR="00277127" w:rsidRDefault="003C6F15" w:rsidP="00277127">
      <w:pPr>
        <w:widowControl/>
        <w:spacing w:line="360" w:lineRule="auto"/>
        <w:ind w:firstLine="480"/>
        <w:jc w:val="both"/>
        <w:rPr>
          <w:rFonts w:ascii="Times New Roman" w:hAnsi="Times New Roman" w:cs="Times New Roman"/>
        </w:rPr>
      </w:pPr>
      <w:r w:rsidRPr="003C6F15">
        <w:rPr>
          <w:rFonts w:ascii="Times New Roman" w:hAnsi="Times New Roman" w:cs="Times New Roman"/>
        </w:rPr>
        <w:t>Conclusion</w:t>
      </w:r>
      <w:r>
        <w:rPr>
          <w:rFonts w:ascii="Times New Roman" w:hAnsi="Times New Roman" w:cs="Times New Roman" w:hint="eastAsia"/>
        </w:rPr>
        <w:t>：</w:t>
      </w:r>
      <w:r w:rsidR="00F56D1C">
        <w:rPr>
          <w:rFonts w:ascii="Times New Roman" w:hAnsi="Times New Roman" w:cs="Times New Roman" w:hint="eastAsia"/>
        </w:rPr>
        <w:t>B</w:t>
      </w:r>
      <w:r w:rsidR="00F56D1C">
        <w:rPr>
          <w:rFonts w:ascii="Times New Roman" w:hAnsi="Times New Roman" w:cs="Times New Roman"/>
        </w:rPr>
        <w:t>ased on the findings, we conclude tha</w:t>
      </w:r>
      <w:r w:rsidR="00F14D11">
        <w:rPr>
          <w:rFonts w:ascii="Times New Roman" w:hAnsi="Times New Roman" w:cs="Times New Roman"/>
        </w:rPr>
        <w:t xml:space="preserve">t (1) </w:t>
      </w:r>
      <w:r w:rsidR="00404D7B">
        <w:rPr>
          <w:rFonts w:ascii="Times New Roman" w:hAnsi="Times New Roman" w:cs="Times New Roman"/>
        </w:rPr>
        <w:t>w</w:t>
      </w:r>
      <w:r w:rsidR="00404D7B" w:rsidRPr="00404D7B">
        <w:rPr>
          <w:rFonts w:ascii="Times New Roman" w:hAnsi="Times New Roman" w:cs="Times New Roman"/>
        </w:rPr>
        <w:t>ith the consideration of time, the recommendation model can more effectively capture changes in user interests</w:t>
      </w:r>
      <w:r w:rsidR="00404D7B">
        <w:rPr>
          <w:rFonts w:ascii="Times New Roman" w:hAnsi="Times New Roman" w:cs="Times New Roman"/>
        </w:rPr>
        <w:t>; (2) d</w:t>
      </w:r>
      <w:r w:rsidR="00404D7B" w:rsidRPr="00404D7B">
        <w:rPr>
          <w:rFonts w:ascii="Times New Roman" w:hAnsi="Times New Roman" w:cs="Times New Roman"/>
        </w:rPr>
        <w:t>ifferent ways of capturing values ​​may change the distribution of time data, thereby affecting the accuracy of model predictions</w:t>
      </w:r>
      <w:r w:rsidR="00404D7B">
        <w:rPr>
          <w:rFonts w:ascii="Times New Roman" w:hAnsi="Times New Roman" w:cs="Times New Roman"/>
        </w:rPr>
        <w:t>; (3) with the combination of movie data and user review, t</w:t>
      </w:r>
      <w:r w:rsidR="00404D7B" w:rsidRPr="00404D7B">
        <w:rPr>
          <w:rFonts w:ascii="Times New Roman" w:hAnsi="Times New Roman" w:cs="Times New Roman"/>
        </w:rPr>
        <w:t>he recommendation model can effectively capture the different characteristics of users and movies</w:t>
      </w:r>
      <w:r w:rsidR="00404D7B">
        <w:rPr>
          <w:rFonts w:ascii="Times New Roman" w:hAnsi="Times New Roman" w:cs="Times New Roman"/>
        </w:rPr>
        <w:t>.</w:t>
      </w:r>
    </w:p>
    <w:p w14:paraId="023DAA99" w14:textId="77777777" w:rsidR="00AE7828" w:rsidRDefault="00AE7828" w:rsidP="00277127">
      <w:pPr>
        <w:widowControl/>
        <w:spacing w:line="360" w:lineRule="auto"/>
        <w:ind w:firstLine="480"/>
        <w:jc w:val="both"/>
        <w:rPr>
          <w:rFonts w:ascii="Times New Roman" w:hAnsi="Times New Roman" w:cs="Times New Roman"/>
        </w:rPr>
      </w:pPr>
    </w:p>
    <w:p w14:paraId="0865FC8A" w14:textId="77777777" w:rsidR="00AE7828" w:rsidRDefault="00AE7828" w:rsidP="00AE7828">
      <w:pPr>
        <w:widowControl/>
        <w:spacing w:line="360" w:lineRule="auto"/>
        <w:jc w:val="both"/>
        <w:rPr>
          <w:rFonts w:ascii="Times New Roman" w:hAnsi="Times New Roman" w:cs="Times New Roman"/>
        </w:rPr>
      </w:pPr>
    </w:p>
    <w:p w14:paraId="0BE7F782" w14:textId="7EBEB0CB" w:rsidR="00AE7828" w:rsidRPr="00864D33" w:rsidRDefault="00AE7828" w:rsidP="00AE7828">
      <w:pPr>
        <w:widowControl/>
        <w:spacing w:line="360" w:lineRule="auto"/>
        <w:jc w:val="both"/>
        <w:rPr>
          <w:rFonts w:ascii="Times New Roman" w:hAnsi="Times New Roman" w:cs="Times New Roman"/>
        </w:rPr>
        <w:sectPr w:rsidR="00AE7828" w:rsidRPr="00864D33" w:rsidSect="00633F2A">
          <w:headerReference w:type="even" r:id="rId12"/>
          <w:headerReference w:type="default" r:id="rId13"/>
          <w:footerReference w:type="default" r:id="rId14"/>
          <w:headerReference w:type="first" r:id="rId15"/>
          <w:footerReference w:type="first" r:id="rId16"/>
          <w:pgSz w:w="11906" w:h="16838"/>
          <w:pgMar w:top="1440" w:right="1800" w:bottom="1440" w:left="1800" w:header="851" w:footer="992" w:gutter="0"/>
          <w:pgNumType w:start="0"/>
          <w:cols w:space="425"/>
          <w:titlePg/>
          <w:docGrid w:type="lines" w:linePitch="360"/>
        </w:sectPr>
      </w:pPr>
      <w:r w:rsidRPr="00AE7828">
        <w:rPr>
          <w:rFonts w:ascii="Times New Roman" w:hAnsi="Times New Roman" w:cs="Times New Roman" w:hint="eastAsia"/>
          <w:b/>
          <w:bCs/>
        </w:rPr>
        <w:t>K</w:t>
      </w:r>
      <w:r w:rsidRPr="00AE7828">
        <w:rPr>
          <w:rFonts w:ascii="Times New Roman" w:hAnsi="Times New Roman" w:cs="Times New Roman"/>
          <w:b/>
          <w:bCs/>
        </w:rPr>
        <w:t>eyword</w:t>
      </w:r>
      <w:r>
        <w:rPr>
          <w:rFonts w:ascii="Times New Roman" w:hAnsi="Times New Roman" w:cs="Times New Roman" w:hint="eastAsia"/>
        </w:rPr>
        <w:t>：</w:t>
      </w:r>
      <w:r>
        <w:rPr>
          <w:rFonts w:ascii="Times New Roman" w:hAnsi="Times New Roman" w:cs="Times New Roman" w:hint="eastAsia"/>
        </w:rPr>
        <w:t>R</w:t>
      </w:r>
      <w:r>
        <w:rPr>
          <w:rFonts w:ascii="Times New Roman" w:hAnsi="Times New Roman" w:cs="Times New Roman"/>
        </w:rPr>
        <w:t>ecommendation System, Movie Recommendation System, Matrix F</w:t>
      </w:r>
      <w:r w:rsidRPr="00AE7828">
        <w:rPr>
          <w:rFonts w:ascii="Times New Roman" w:hAnsi="Times New Roman" w:cs="Times New Roman"/>
        </w:rPr>
        <w:t>actorization</w:t>
      </w:r>
      <w:r>
        <w:rPr>
          <w:rFonts w:ascii="Times New Roman" w:hAnsi="Times New Roman" w:cs="Times New Roman"/>
        </w:rPr>
        <w:t xml:space="preserve">, Natural Language </w:t>
      </w:r>
      <w:r w:rsidR="001E76F7">
        <w:rPr>
          <w:rFonts w:ascii="Times New Roman" w:hAnsi="Times New Roman" w:cs="Times New Roman"/>
        </w:rPr>
        <w:t>Processing</w:t>
      </w:r>
      <w:r>
        <w:rPr>
          <w:rFonts w:ascii="Times New Roman" w:hAnsi="Times New Roman" w:cs="Times New Roman"/>
        </w:rPr>
        <w:t>, Text Mining, Machine Learning, KeyBERT</w:t>
      </w:r>
      <w:commentRangeEnd w:id="7"/>
      <w:r w:rsidR="00591213">
        <w:rPr>
          <w:rStyle w:val="af5"/>
        </w:rPr>
        <w:commentReference w:id="7"/>
      </w:r>
    </w:p>
    <w:sdt>
      <w:sdtPr>
        <w:rPr>
          <w:rFonts w:ascii="Times New Roman" w:eastAsia="標楷體" w:hAnsi="Times New Roman" w:cs="Times New Roman"/>
          <w:color w:val="auto"/>
          <w:sz w:val="24"/>
          <w:szCs w:val="22"/>
          <w:lang w:val="zh-TW"/>
        </w:rPr>
        <w:id w:val="1572697358"/>
        <w:docPartObj>
          <w:docPartGallery w:val="Table of Contents"/>
          <w:docPartUnique/>
        </w:docPartObj>
      </w:sdtPr>
      <w:sdtEndPr>
        <w:rPr>
          <w:b/>
          <w:bCs/>
        </w:rPr>
      </w:sdtEndPr>
      <w:sdtContent>
        <w:p w14:paraId="1EF64577" w14:textId="50D24CF3" w:rsidR="00C418D5" w:rsidRPr="005C2F45" w:rsidRDefault="00C418D5" w:rsidP="00FA2DBB">
          <w:pPr>
            <w:pStyle w:val="af1"/>
            <w:spacing w:line="360" w:lineRule="auto"/>
            <w:jc w:val="both"/>
            <w:rPr>
              <w:rStyle w:val="10"/>
              <w:rFonts w:ascii="Times New Roman" w:eastAsia="標楷體" w:hAnsi="Times New Roman" w:cs="Times New Roman"/>
              <w:color w:val="auto"/>
            </w:rPr>
          </w:pPr>
          <w:r w:rsidRPr="005C2F45">
            <w:rPr>
              <w:rStyle w:val="10"/>
              <w:rFonts w:ascii="Times New Roman" w:eastAsia="標楷體" w:hAnsi="Times New Roman" w:cs="Times New Roman"/>
              <w:color w:val="auto"/>
            </w:rPr>
            <w:t>目錄</w:t>
          </w:r>
        </w:p>
        <w:p w14:paraId="405BB400" w14:textId="65DE0E13" w:rsidR="00CD7E91" w:rsidRPr="005C2F45" w:rsidRDefault="00C418D5">
          <w:pPr>
            <w:pStyle w:val="11"/>
            <w:rPr>
              <w:rFonts w:ascii="Times New Roman" w:eastAsia="標楷體" w:hAnsi="Times New Roman"/>
              <w:noProof/>
              <w:kern w:val="2"/>
              <w:sz w:val="24"/>
            </w:rPr>
          </w:pPr>
          <w:r w:rsidRPr="005C2F45">
            <w:rPr>
              <w:rFonts w:ascii="Times New Roman" w:eastAsia="標楷體" w:hAnsi="Times New Roman"/>
            </w:rPr>
            <w:fldChar w:fldCharType="begin"/>
          </w:r>
          <w:r w:rsidRPr="005C2F45">
            <w:rPr>
              <w:rFonts w:ascii="Times New Roman" w:eastAsia="標楷體" w:hAnsi="Times New Roman"/>
            </w:rPr>
            <w:instrText xml:space="preserve"> TOC \o "1-3" \h \z \u </w:instrText>
          </w:r>
          <w:r w:rsidRPr="005C2F45">
            <w:rPr>
              <w:rFonts w:ascii="Times New Roman" w:eastAsia="標楷體" w:hAnsi="Times New Roman"/>
            </w:rPr>
            <w:fldChar w:fldCharType="separate"/>
          </w:r>
          <w:hyperlink w:anchor="_Toc60187088" w:history="1">
            <w:r w:rsidR="00CD7E91" w:rsidRPr="005C2F45">
              <w:rPr>
                <w:rStyle w:val="af2"/>
                <w:rFonts w:ascii="Times New Roman" w:eastAsia="標楷體" w:hAnsi="Times New Roman"/>
                <w:noProof/>
              </w:rPr>
              <w:t>圖目錄</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_Toc60187088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iii</w:t>
            </w:r>
            <w:r w:rsidR="00CD7E91" w:rsidRPr="005C2F45">
              <w:rPr>
                <w:rFonts w:ascii="Times New Roman" w:eastAsia="標楷體" w:hAnsi="Times New Roman"/>
                <w:noProof/>
                <w:webHidden/>
              </w:rPr>
              <w:fldChar w:fldCharType="end"/>
            </w:r>
          </w:hyperlink>
        </w:p>
        <w:p w14:paraId="19153736" w14:textId="38D11FAC" w:rsidR="00CD7E91" w:rsidRPr="005C2F45" w:rsidRDefault="004E1BA5">
          <w:pPr>
            <w:pStyle w:val="11"/>
            <w:rPr>
              <w:rFonts w:ascii="Times New Roman" w:eastAsia="標楷體" w:hAnsi="Times New Roman"/>
              <w:noProof/>
              <w:kern w:val="2"/>
              <w:sz w:val="24"/>
            </w:rPr>
          </w:pPr>
          <w:hyperlink w:anchor="_Toc60187089" w:history="1">
            <w:r w:rsidR="00CD7E91" w:rsidRPr="005C2F45">
              <w:rPr>
                <w:rStyle w:val="af2"/>
                <w:rFonts w:ascii="Times New Roman" w:eastAsia="標楷體" w:hAnsi="Times New Roman"/>
                <w:noProof/>
              </w:rPr>
              <w:t>表目錄</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_Toc60187089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iv</w:t>
            </w:r>
            <w:r w:rsidR="00CD7E91" w:rsidRPr="005C2F45">
              <w:rPr>
                <w:rFonts w:ascii="Times New Roman" w:eastAsia="標楷體" w:hAnsi="Times New Roman"/>
                <w:noProof/>
                <w:webHidden/>
              </w:rPr>
              <w:fldChar w:fldCharType="end"/>
            </w:r>
          </w:hyperlink>
        </w:p>
        <w:p w14:paraId="5DF3CE42" w14:textId="533B0CBD" w:rsidR="00CD7E91" w:rsidRPr="005C2F45" w:rsidRDefault="004E1BA5">
          <w:pPr>
            <w:pStyle w:val="11"/>
            <w:rPr>
              <w:rFonts w:ascii="Times New Roman" w:eastAsia="標楷體" w:hAnsi="Times New Roman"/>
              <w:noProof/>
              <w:kern w:val="2"/>
              <w:sz w:val="24"/>
            </w:rPr>
          </w:pPr>
          <w:hyperlink w:anchor="_Toc60187090" w:history="1">
            <w:r w:rsidR="00CD7E91" w:rsidRPr="005C2F45">
              <w:rPr>
                <w:rStyle w:val="af2"/>
                <w:rFonts w:ascii="Times New Roman" w:eastAsia="標楷體" w:hAnsi="Times New Roman"/>
                <w:caps/>
                <w:noProof/>
              </w:rPr>
              <w:t>第壹章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緒論</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_Toc60187090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1</w:t>
            </w:r>
            <w:r w:rsidR="00CD7E91" w:rsidRPr="005C2F45">
              <w:rPr>
                <w:rFonts w:ascii="Times New Roman" w:eastAsia="標楷體" w:hAnsi="Times New Roman"/>
                <w:noProof/>
                <w:webHidden/>
              </w:rPr>
              <w:fldChar w:fldCharType="end"/>
            </w:r>
          </w:hyperlink>
        </w:p>
        <w:p w14:paraId="6D3CAA4B" w14:textId="7DE344FE" w:rsidR="00CD7E91" w:rsidRPr="005C2F45" w:rsidRDefault="004E1BA5" w:rsidP="00DB748B">
          <w:pPr>
            <w:pStyle w:val="21"/>
            <w:rPr>
              <w:noProof/>
              <w:kern w:val="2"/>
              <w:sz w:val="24"/>
            </w:rPr>
          </w:pPr>
          <w:hyperlink w:anchor="_Toc60187091" w:history="1">
            <w:r w:rsidR="00CD7E91" w:rsidRPr="005C2F45">
              <w:rPr>
                <w:rStyle w:val="af2"/>
                <w:rFonts w:ascii="Times New Roman" w:eastAsia="標楷體" w:hAnsi="Times New Roman"/>
                <w:noProof/>
              </w:rPr>
              <w:t>1.1</w:t>
            </w:r>
            <w:r w:rsidR="00CD7E91" w:rsidRPr="005C2F45">
              <w:rPr>
                <w:noProof/>
                <w:kern w:val="2"/>
                <w:sz w:val="24"/>
              </w:rPr>
              <w:tab/>
            </w:r>
            <w:r w:rsidR="00CD7E91" w:rsidRPr="005C2F45">
              <w:rPr>
                <w:rStyle w:val="af2"/>
                <w:rFonts w:ascii="Times New Roman" w:eastAsia="標楷體" w:hAnsi="Times New Roman"/>
                <w:noProof/>
              </w:rPr>
              <w:t>研究背景</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_Toc60187091 \h </w:instrText>
            </w:r>
            <w:r w:rsidR="00CD7E91" w:rsidRPr="005C2F45">
              <w:rPr>
                <w:noProof/>
                <w:webHidden/>
              </w:rPr>
            </w:r>
            <w:r w:rsidR="00CD7E91" w:rsidRPr="005C2F45">
              <w:rPr>
                <w:noProof/>
                <w:webHidden/>
              </w:rPr>
              <w:fldChar w:fldCharType="separate"/>
            </w:r>
            <w:r w:rsidR="00DB748B">
              <w:rPr>
                <w:noProof/>
                <w:webHidden/>
              </w:rPr>
              <w:t>1</w:t>
            </w:r>
            <w:r w:rsidR="00CD7E91" w:rsidRPr="005C2F45">
              <w:rPr>
                <w:noProof/>
                <w:webHidden/>
              </w:rPr>
              <w:fldChar w:fldCharType="end"/>
            </w:r>
          </w:hyperlink>
        </w:p>
        <w:p w14:paraId="4B5DE3CD" w14:textId="6C5D1D53" w:rsidR="00CD7E91" w:rsidRPr="005C2F45" w:rsidRDefault="004E1BA5" w:rsidP="00DB748B">
          <w:pPr>
            <w:pStyle w:val="21"/>
            <w:rPr>
              <w:noProof/>
              <w:kern w:val="2"/>
              <w:sz w:val="24"/>
            </w:rPr>
          </w:pPr>
          <w:hyperlink w:anchor="_Toc60187092" w:history="1">
            <w:r w:rsidR="00CD7E91" w:rsidRPr="005C2F45">
              <w:rPr>
                <w:rStyle w:val="af2"/>
                <w:rFonts w:ascii="Times New Roman" w:eastAsia="標楷體" w:hAnsi="Times New Roman"/>
                <w:noProof/>
              </w:rPr>
              <w:t>1.2</w:t>
            </w:r>
            <w:r w:rsidR="00CD7E91" w:rsidRPr="005C2F45">
              <w:rPr>
                <w:noProof/>
                <w:kern w:val="2"/>
                <w:sz w:val="24"/>
              </w:rPr>
              <w:tab/>
            </w:r>
            <w:r w:rsidR="00CD7E91" w:rsidRPr="005C2F45">
              <w:rPr>
                <w:rStyle w:val="af2"/>
                <w:rFonts w:ascii="Times New Roman" w:eastAsia="標楷體" w:hAnsi="Times New Roman"/>
                <w:noProof/>
              </w:rPr>
              <w:t>研究動機</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_Toc60187092 \h </w:instrText>
            </w:r>
            <w:r w:rsidR="00CD7E91" w:rsidRPr="005C2F45">
              <w:rPr>
                <w:noProof/>
                <w:webHidden/>
              </w:rPr>
            </w:r>
            <w:r w:rsidR="00CD7E91" w:rsidRPr="005C2F45">
              <w:rPr>
                <w:noProof/>
                <w:webHidden/>
              </w:rPr>
              <w:fldChar w:fldCharType="separate"/>
            </w:r>
            <w:r w:rsidR="00DB748B">
              <w:rPr>
                <w:noProof/>
                <w:webHidden/>
              </w:rPr>
              <w:t>3</w:t>
            </w:r>
            <w:r w:rsidR="00CD7E91" w:rsidRPr="005C2F45">
              <w:rPr>
                <w:noProof/>
                <w:webHidden/>
              </w:rPr>
              <w:fldChar w:fldCharType="end"/>
            </w:r>
          </w:hyperlink>
        </w:p>
        <w:p w14:paraId="6BF90051" w14:textId="2F99D3F3" w:rsidR="00CD7E91" w:rsidRPr="005C2F45" w:rsidRDefault="004E1BA5" w:rsidP="00DB748B">
          <w:pPr>
            <w:pStyle w:val="21"/>
            <w:rPr>
              <w:noProof/>
              <w:kern w:val="2"/>
              <w:sz w:val="24"/>
            </w:rPr>
          </w:pPr>
          <w:hyperlink w:anchor="_Toc60187093" w:history="1">
            <w:r w:rsidR="00CD7E91" w:rsidRPr="005C2F45">
              <w:rPr>
                <w:rStyle w:val="af2"/>
                <w:rFonts w:ascii="Times New Roman" w:eastAsia="標楷體" w:hAnsi="Times New Roman"/>
                <w:noProof/>
              </w:rPr>
              <w:t>1.3</w:t>
            </w:r>
            <w:r w:rsidR="00CD7E91" w:rsidRPr="005C2F45">
              <w:rPr>
                <w:noProof/>
                <w:kern w:val="2"/>
                <w:sz w:val="24"/>
              </w:rPr>
              <w:tab/>
            </w:r>
            <w:r w:rsidR="00CD7E91" w:rsidRPr="005C2F45">
              <w:rPr>
                <w:rStyle w:val="af2"/>
                <w:rFonts w:ascii="Times New Roman" w:eastAsia="標楷體" w:hAnsi="Times New Roman"/>
                <w:noProof/>
              </w:rPr>
              <w:t>研究目的</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_Toc60187093 \h </w:instrText>
            </w:r>
            <w:r w:rsidR="00CD7E91" w:rsidRPr="005C2F45">
              <w:rPr>
                <w:noProof/>
                <w:webHidden/>
              </w:rPr>
            </w:r>
            <w:r w:rsidR="00CD7E91" w:rsidRPr="005C2F45">
              <w:rPr>
                <w:noProof/>
                <w:webHidden/>
              </w:rPr>
              <w:fldChar w:fldCharType="separate"/>
            </w:r>
            <w:r w:rsidR="00DB748B">
              <w:rPr>
                <w:noProof/>
                <w:webHidden/>
              </w:rPr>
              <w:t>5</w:t>
            </w:r>
            <w:r w:rsidR="00CD7E91" w:rsidRPr="005C2F45">
              <w:rPr>
                <w:noProof/>
                <w:webHidden/>
              </w:rPr>
              <w:fldChar w:fldCharType="end"/>
            </w:r>
          </w:hyperlink>
        </w:p>
        <w:p w14:paraId="4A8E2341" w14:textId="2697725C" w:rsidR="00CD7E91" w:rsidRPr="005C2F45" w:rsidRDefault="004E1BA5" w:rsidP="00DB748B">
          <w:pPr>
            <w:pStyle w:val="21"/>
            <w:rPr>
              <w:noProof/>
              <w:kern w:val="2"/>
              <w:sz w:val="24"/>
            </w:rPr>
          </w:pPr>
          <w:hyperlink w:anchor="_Toc60187094" w:history="1">
            <w:r w:rsidR="00CD7E91" w:rsidRPr="005C2F45">
              <w:rPr>
                <w:rStyle w:val="af2"/>
                <w:rFonts w:ascii="Times New Roman" w:eastAsia="標楷體" w:hAnsi="Times New Roman"/>
                <w:noProof/>
              </w:rPr>
              <w:t>1.4</w:t>
            </w:r>
            <w:r w:rsidR="00CD7E91" w:rsidRPr="005C2F45">
              <w:rPr>
                <w:noProof/>
                <w:kern w:val="2"/>
                <w:sz w:val="24"/>
              </w:rPr>
              <w:tab/>
            </w:r>
            <w:r w:rsidR="00CD7E91" w:rsidRPr="005C2F45">
              <w:rPr>
                <w:rStyle w:val="af2"/>
                <w:rFonts w:ascii="Times New Roman" w:eastAsia="標楷體" w:hAnsi="Times New Roman"/>
                <w:noProof/>
              </w:rPr>
              <w:t>預期結果與貢獻</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_Toc60187094 \h </w:instrText>
            </w:r>
            <w:r w:rsidR="00CD7E91" w:rsidRPr="005C2F45">
              <w:rPr>
                <w:noProof/>
                <w:webHidden/>
              </w:rPr>
            </w:r>
            <w:r w:rsidR="00CD7E91" w:rsidRPr="005C2F45">
              <w:rPr>
                <w:noProof/>
                <w:webHidden/>
              </w:rPr>
              <w:fldChar w:fldCharType="separate"/>
            </w:r>
            <w:r w:rsidR="00DB748B">
              <w:rPr>
                <w:noProof/>
                <w:webHidden/>
              </w:rPr>
              <w:t>6</w:t>
            </w:r>
            <w:r w:rsidR="00CD7E91" w:rsidRPr="005C2F45">
              <w:rPr>
                <w:noProof/>
                <w:webHidden/>
              </w:rPr>
              <w:fldChar w:fldCharType="end"/>
            </w:r>
          </w:hyperlink>
        </w:p>
        <w:p w14:paraId="49EB49F5" w14:textId="115EFCA5" w:rsidR="00CD7E91" w:rsidRPr="005C2F45" w:rsidRDefault="004E1BA5">
          <w:pPr>
            <w:pStyle w:val="11"/>
            <w:rPr>
              <w:rFonts w:ascii="Times New Roman" w:eastAsia="標楷體" w:hAnsi="Times New Roman"/>
              <w:noProof/>
              <w:kern w:val="2"/>
              <w:sz w:val="24"/>
            </w:rPr>
          </w:pPr>
          <w:hyperlink w:anchor="_Toc60187095" w:history="1">
            <w:r w:rsidR="00CD7E91" w:rsidRPr="005C2F45">
              <w:rPr>
                <w:rStyle w:val="af2"/>
                <w:rFonts w:ascii="Times New Roman" w:eastAsia="標楷體" w:hAnsi="Times New Roman"/>
                <w:caps/>
                <w:noProof/>
              </w:rPr>
              <w:t>第貳章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文獻探討</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_Toc60187095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7</w:t>
            </w:r>
            <w:r w:rsidR="00CD7E91" w:rsidRPr="005C2F45">
              <w:rPr>
                <w:rFonts w:ascii="Times New Roman" w:eastAsia="標楷體" w:hAnsi="Times New Roman"/>
                <w:noProof/>
                <w:webHidden/>
              </w:rPr>
              <w:fldChar w:fldCharType="end"/>
            </w:r>
          </w:hyperlink>
        </w:p>
        <w:p w14:paraId="62811192" w14:textId="4F6359F2" w:rsidR="00CD7E91" w:rsidRPr="005C2F45" w:rsidRDefault="004E1BA5" w:rsidP="00DB748B">
          <w:pPr>
            <w:pStyle w:val="21"/>
            <w:rPr>
              <w:noProof/>
              <w:kern w:val="2"/>
              <w:sz w:val="24"/>
            </w:rPr>
          </w:pPr>
          <w:hyperlink w:anchor="_Toc60187097" w:history="1">
            <w:r w:rsidR="00CD7E91" w:rsidRPr="005C2F45">
              <w:rPr>
                <w:rStyle w:val="af2"/>
                <w:rFonts w:ascii="Times New Roman" w:eastAsia="標楷體" w:hAnsi="Times New Roman"/>
                <w:noProof/>
              </w:rPr>
              <w:t>2.1</w:t>
            </w:r>
            <w:r w:rsidR="00CD7E91" w:rsidRPr="005C2F45">
              <w:rPr>
                <w:noProof/>
                <w:kern w:val="2"/>
                <w:sz w:val="24"/>
              </w:rPr>
              <w:tab/>
            </w:r>
            <w:r w:rsidR="00CD7E91" w:rsidRPr="005C2F45">
              <w:rPr>
                <w:rStyle w:val="af2"/>
                <w:rFonts w:ascii="Times New Roman" w:eastAsia="標楷體" w:hAnsi="Times New Roman"/>
                <w:noProof/>
              </w:rPr>
              <w:t>傳統電影推薦系統</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_Toc60187097 \h </w:instrText>
            </w:r>
            <w:r w:rsidR="00CD7E91" w:rsidRPr="005C2F45">
              <w:rPr>
                <w:noProof/>
                <w:webHidden/>
              </w:rPr>
            </w:r>
            <w:r w:rsidR="00CD7E91" w:rsidRPr="005C2F45">
              <w:rPr>
                <w:noProof/>
                <w:webHidden/>
              </w:rPr>
              <w:fldChar w:fldCharType="separate"/>
            </w:r>
            <w:r w:rsidR="00DB748B">
              <w:rPr>
                <w:noProof/>
                <w:webHidden/>
              </w:rPr>
              <w:t>7</w:t>
            </w:r>
            <w:r w:rsidR="00CD7E91" w:rsidRPr="005C2F45">
              <w:rPr>
                <w:noProof/>
                <w:webHidden/>
              </w:rPr>
              <w:fldChar w:fldCharType="end"/>
            </w:r>
          </w:hyperlink>
        </w:p>
        <w:p w14:paraId="0C8BF884" w14:textId="5B4D048D" w:rsidR="00CD7E91" w:rsidRPr="005C2F45" w:rsidRDefault="004E1BA5" w:rsidP="00DB748B">
          <w:pPr>
            <w:pStyle w:val="21"/>
            <w:rPr>
              <w:noProof/>
              <w:kern w:val="2"/>
              <w:sz w:val="24"/>
            </w:rPr>
          </w:pPr>
          <w:hyperlink w:anchor="_Toc60187098" w:history="1">
            <w:r w:rsidR="00CD7E91" w:rsidRPr="005C2F45">
              <w:rPr>
                <w:rStyle w:val="af2"/>
                <w:rFonts w:ascii="Times New Roman" w:eastAsia="標楷體" w:hAnsi="Times New Roman"/>
                <w:noProof/>
              </w:rPr>
              <w:t>2.2</w:t>
            </w:r>
            <w:r w:rsidR="00CD7E91" w:rsidRPr="005C2F45">
              <w:rPr>
                <w:noProof/>
                <w:kern w:val="2"/>
                <w:sz w:val="24"/>
              </w:rPr>
              <w:tab/>
            </w:r>
            <w:r w:rsidR="00CD7E91" w:rsidRPr="005C2F45">
              <w:rPr>
                <w:rStyle w:val="af2"/>
                <w:rFonts w:ascii="Times New Roman" w:eastAsia="標楷體" w:hAnsi="Times New Roman"/>
                <w:noProof/>
              </w:rPr>
              <w:t>情感分析應用於電影推薦系統</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_Toc60187098 \h </w:instrText>
            </w:r>
            <w:r w:rsidR="00CD7E91" w:rsidRPr="005C2F45">
              <w:rPr>
                <w:noProof/>
                <w:webHidden/>
              </w:rPr>
            </w:r>
            <w:r w:rsidR="00CD7E91" w:rsidRPr="005C2F45">
              <w:rPr>
                <w:noProof/>
                <w:webHidden/>
              </w:rPr>
              <w:fldChar w:fldCharType="separate"/>
            </w:r>
            <w:r w:rsidR="00DB748B">
              <w:rPr>
                <w:noProof/>
                <w:webHidden/>
              </w:rPr>
              <w:t>9</w:t>
            </w:r>
            <w:r w:rsidR="00CD7E91" w:rsidRPr="005C2F45">
              <w:rPr>
                <w:noProof/>
                <w:webHidden/>
              </w:rPr>
              <w:fldChar w:fldCharType="end"/>
            </w:r>
          </w:hyperlink>
        </w:p>
        <w:p w14:paraId="70C997B2" w14:textId="0AD31671" w:rsidR="00CD7E91" w:rsidRPr="005C2F45" w:rsidRDefault="004E1BA5" w:rsidP="00DB748B">
          <w:pPr>
            <w:pStyle w:val="21"/>
            <w:rPr>
              <w:noProof/>
              <w:kern w:val="2"/>
              <w:sz w:val="24"/>
            </w:rPr>
          </w:pPr>
          <w:hyperlink w:anchor="_Toc60187099" w:history="1">
            <w:r w:rsidR="00CD7E91" w:rsidRPr="005C2F45">
              <w:rPr>
                <w:rStyle w:val="af2"/>
                <w:rFonts w:ascii="Times New Roman" w:eastAsia="標楷體" w:hAnsi="Times New Roman"/>
                <w:noProof/>
              </w:rPr>
              <w:t>2.2.1</w:t>
            </w:r>
            <w:r w:rsidR="00CD7E91" w:rsidRPr="005C2F45">
              <w:rPr>
                <w:noProof/>
                <w:kern w:val="2"/>
                <w:sz w:val="24"/>
              </w:rPr>
              <w:tab/>
            </w:r>
            <w:r w:rsidR="00CD7E91" w:rsidRPr="005C2F45">
              <w:rPr>
                <w:rStyle w:val="af2"/>
                <w:rFonts w:ascii="Times New Roman" w:eastAsia="標楷體" w:hAnsi="Times New Roman"/>
                <w:noProof/>
              </w:rPr>
              <w:t>情感分析</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_Toc60187099 \h </w:instrText>
            </w:r>
            <w:r w:rsidR="00CD7E91" w:rsidRPr="005C2F45">
              <w:rPr>
                <w:noProof/>
                <w:webHidden/>
              </w:rPr>
            </w:r>
            <w:r w:rsidR="00CD7E91" w:rsidRPr="005C2F45">
              <w:rPr>
                <w:noProof/>
                <w:webHidden/>
              </w:rPr>
              <w:fldChar w:fldCharType="separate"/>
            </w:r>
            <w:r w:rsidR="00DB748B">
              <w:rPr>
                <w:noProof/>
                <w:webHidden/>
              </w:rPr>
              <w:t>9</w:t>
            </w:r>
            <w:r w:rsidR="00CD7E91" w:rsidRPr="005C2F45">
              <w:rPr>
                <w:noProof/>
                <w:webHidden/>
              </w:rPr>
              <w:fldChar w:fldCharType="end"/>
            </w:r>
          </w:hyperlink>
        </w:p>
        <w:p w14:paraId="00CD8D44" w14:textId="1DDC7658" w:rsidR="00CD7E91" w:rsidRPr="005C2F45" w:rsidRDefault="004E1BA5" w:rsidP="00DB748B">
          <w:pPr>
            <w:pStyle w:val="21"/>
            <w:rPr>
              <w:noProof/>
              <w:kern w:val="2"/>
              <w:sz w:val="24"/>
            </w:rPr>
          </w:pPr>
          <w:hyperlink w:anchor="_Toc60187100" w:history="1">
            <w:r w:rsidR="00CD7E91" w:rsidRPr="005C2F45">
              <w:rPr>
                <w:rStyle w:val="af2"/>
                <w:rFonts w:ascii="Times New Roman" w:eastAsia="標楷體" w:hAnsi="Times New Roman"/>
                <w:noProof/>
              </w:rPr>
              <w:t>2.2.2</w:t>
            </w:r>
            <w:r w:rsidR="00CD7E91" w:rsidRPr="005C2F45">
              <w:rPr>
                <w:noProof/>
                <w:kern w:val="2"/>
                <w:sz w:val="24"/>
              </w:rPr>
              <w:tab/>
            </w:r>
            <w:r w:rsidR="00CD7E91" w:rsidRPr="005C2F45">
              <w:rPr>
                <w:rStyle w:val="af2"/>
                <w:rFonts w:ascii="Times New Roman" w:eastAsia="標楷體" w:hAnsi="Times New Roman"/>
                <w:noProof/>
              </w:rPr>
              <w:t>使用情感分析於電影推薦的過往研究</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_Toc60187100 \h </w:instrText>
            </w:r>
            <w:r w:rsidR="00CD7E91" w:rsidRPr="005C2F45">
              <w:rPr>
                <w:noProof/>
                <w:webHidden/>
              </w:rPr>
            </w:r>
            <w:r w:rsidR="00CD7E91" w:rsidRPr="005C2F45">
              <w:rPr>
                <w:noProof/>
                <w:webHidden/>
              </w:rPr>
              <w:fldChar w:fldCharType="separate"/>
            </w:r>
            <w:r w:rsidR="00DB748B">
              <w:rPr>
                <w:noProof/>
                <w:webHidden/>
              </w:rPr>
              <w:t>11</w:t>
            </w:r>
            <w:r w:rsidR="00CD7E91" w:rsidRPr="005C2F45">
              <w:rPr>
                <w:noProof/>
                <w:webHidden/>
              </w:rPr>
              <w:fldChar w:fldCharType="end"/>
            </w:r>
          </w:hyperlink>
        </w:p>
        <w:p w14:paraId="68B11815" w14:textId="0CC10952" w:rsidR="00CD7E91" w:rsidRPr="005C2F45" w:rsidRDefault="004E1BA5" w:rsidP="00DB748B">
          <w:pPr>
            <w:pStyle w:val="21"/>
            <w:rPr>
              <w:noProof/>
              <w:kern w:val="2"/>
              <w:sz w:val="24"/>
            </w:rPr>
          </w:pPr>
          <w:hyperlink w:anchor="_Toc60187101" w:history="1">
            <w:r w:rsidR="00CD7E91" w:rsidRPr="005C2F45">
              <w:rPr>
                <w:rStyle w:val="af2"/>
                <w:rFonts w:ascii="Times New Roman" w:eastAsia="標楷體" w:hAnsi="Times New Roman"/>
                <w:noProof/>
              </w:rPr>
              <w:t>2.3</w:t>
            </w:r>
            <w:r w:rsidR="00CD7E91" w:rsidRPr="005C2F45">
              <w:rPr>
                <w:noProof/>
                <w:kern w:val="2"/>
                <w:sz w:val="24"/>
              </w:rPr>
              <w:tab/>
            </w:r>
            <w:r w:rsidR="00CD7E91" w:rsidRPr="005C2F45">
              <w:rPr>
                <w:rStyle w:val="af2"/>
                <w:rFonts w:ascii="Times New Roman" w:eastAsia="標楷體" w:hAnsi="Times New Roman"/>
                <w:noProof/>
              </w:rPr>
              <w:t>時間權重應用於電影推薦系統</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_Toc60187101 \h </w:instrText>
            </w:r>
            <w:r w:rsidR="00CD7E91" w:rsidRPr="005C2F45">
              <w:rPr>
                <w:noProof/>
                <w:webHidden/>
              </w:rPr>
            </w:r>
            <w:r w:rsidR="00CD7E91" w:rsidRPr="005C2F45">
              <w:rPr>
                <w:noProof/>
                <w:webHidden/>
              </w:rPr>
              <w:fldChar w:fldCharType="separate"/>
            </w:r>
            <w:r w:rsidR="00DB748B">
              <w:rPr>
                <w:noProof/>
                <w:webHidden/>
              </w:rPr>
              <w:t>12</w:t>
            </w:r>
            <w:r w:rsidR="00CD7E91" w:rsidRPr="005C2F45">
              <w:rPr>
                <w:noProof/>
                <w:webHidden/>
              </w:rPr>
              <w:fldChar w:fldCharType="end"/>
            </w:r>
          </w:hyperlink>
        </w:p>
        <w:p w14:paraId="6CF5C82D" w14:textId="6580ECCC" w:rsidR="00CD7E91" w:rsidRPr="005C2F45" w:rsidRDefault="004E1BA5">
          <w:pPr>
            <w:pStyle w:val="11"/>
            <w:rPr>
              <w:rFonts w:ascii="Times New Roman" w:eastAsia="標楷體" w:hAnsi="Times New Roman"/>
              <w:noProof/>
              <w:kern w:val="2"/>
              <w:sz w:val="24"/>
            </w:rPr>
          </w:pPr>
          <w:hyperlink w:anchor="_Toc60187102" w:history="1">
            <w:r w:rsidR="00CD7E91" w:rsidRPr="005C2F45">
              <w:rPr>
                <w:rStyle w:val="af2"/>
                <w:rFonts w:ascii="Times New Roman" w:eastAsia="標楷體" w:hAnsi="Times New Roman"/>
                <w:caps/>
                <w:noProof/>
              </w:rPr>
              <w:t>第參章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研究方法</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_Toc60187102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16</w:t>
            </w:r>
            <w:r w:rsidR="00CD7E91" w:rsidRPr="005C2F45">
              <w:rPr>
                <w:rFonts w:ascii="Times New Roman" w:eastAsia="標楷體" w:hAnsi="Times New Roman"/>
                <w:noProof/>
                <w:webHidden/>
              </w:rPr>
              <w:fldChar w:fldCharType="end"/>
            </w:r>
          </w:hyperlink>
        </w:p>
        <w:p w14:paraId="2C0D56E4" w14:textId="63EEDD2D" w:rsidR="00CD7E91" w:rsidRPr="005C2F45" w:rsidRDefault="004E1BA5" w:rsidP="00DB748B">
          <w:pPr>
            <w:pStyle w:val="21"/>
            <w:rPr>
              <w:noProof/>
              <w:kern w:val="2"/>
              <w:sz w:val="24"/>
            </w:rPr>
          </w:pPr>
          <w:hyperlink w:anchor="_Toc60187104" w:history="1">
            <w:r w:rsidR="00CD7E91" w:rsidRPr="005C2F45">
              <w:rPr>
                <w:rStyle w:val="af2"/>
                <w:rFonts w:ascii="Times New Roman" w:eastAsia="標楷體" w:hAnsi="Times New Roman"/>
                <w:noProof/>
              </w:rPr>
              <w:t>3.1</w:t>
            </w:r>
            <w:r w:rsidR="00CD7E91" w:rsidRPr="005C2F45">
              <w:rPr>
                <w:noProof/>
                <w:kern w:val="2"/>
                <w:sz w:val="24"/>
              </w:rPr>
              <w:tab/>
            </w:r>
            <w:r w:rsidR="00CD7E91" w:rsidRPr="005C2F45">
              <w:rPr>
                <w:rStyle w:val="af2"/>
                <w:rFonts w:ascii="Times New Roman" w:eastAsia="標楷體" w:hAnsi="Times New Roman"/>
                <w:noProof/>
              </w:rPr>
              <w:t>研究流程</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_Toc60187104 \h </w:instrText>
            </w:r>
            <w:r w:rsidR="00CD7E91" w:rsidRPr="005C2F45">
              <w:rPr>
                <w:noProof/>
                <w:webHidden/>
              </w:rPr>
            </w:r>
            <w:r w:rsidR="00CD7E91" w:rsidRPr="005C2F45">
              <w:rPr>
                <w:noProof/>
                <w:webHidden/>
              </w:rPr>
              <w:fldChar w:fldCharType="separate"/>
            </w:r>
            <w:r w:rsidR="00DB748B">
              <w:rPr>
                <w:noProof/>
                <w:webHidden/>
              </w:rPr>
              <w:t>16</w:t>
            </w:r>
            <w:r w:rsidR="00CD7E91" w:rsidRPr="005C2F45">
              <w:rPr>
                <w:noProof/>
                <w:webHidden/>
              </w:rPr>
              <w:fldChar w:fldCharType="end"/>
            </w:r>
          </w:hyperlink>
        </w:p>
        <w:p w14:paraId="16CB3C14" w14:textId="0E230CD8" w:rsidR="00CD7E91" w:rsidRPr="005C2F45" w:rsidRDefault="004E1BA5" w:rsidP="00DB748B">
          <w:pPr>
            <w:pStyle w:val="21"/>
            <w:rPr>
              <w:noProof/>
              <w:kern w:val="2"/>
              <w:sz w:val="24"/>
            </w:rPr>
          </w:pPr>
          <w:hyperlink w:anchor="_Toc60187105" w:history="1">
            <w:r w:rsidR="00CD7E91" w:rsidRPr="005C2F45">
              <w:rPr>
                <w:rStyle w:val="af2"/>
                <w:rFonts w:ascii="Times New Roman" w:eastAsia="標楷體" w:hAnsi="Times New Roman"/>
                <w:noProof/>
              </w:rPr>
              <w:t>3.2</w:t>
            </w:r>
            <w:r w:rsidR="00CD7E91" w:rsidRPr="005C2F45">
              <w:rPr>
                <w:noProof/>
                <w:kern w:val="2"/>
                <w:sz w:val="24"/>
              </w:rPr>
              <w:tab/>
            </w:r>
            <w:r w:rsidR="00CD7E91" w:rsidRPr="005C2F45">
              <w:rPr>
                <w:rStyle w:val="af2"/>
                <w:rFonts w:ascii="Times New Roman" w:eastAsia="標楷體" w:hAnsi="Times New Roman"/>
                <w:noProof/>
              </w:rPr>
              <w:t>資料收集與說明</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_Toc60187105 \h </w:instrText>
            </w:r>
            <w:r w:rsidR="00CD7E91" w:rsidRPr="005C2F45">
              <w:rPr>
                <w:noProof/>
                <w:webHidden/>
              </w:rPr>
            </w:r>
            <w:r w:rsidR="00CD7E91" w:rsidRPr="005C2F45">
              <w:rPr>
                <w:noProof/>
                <w:webHidden/>
              </w:rPr>
              <w:fldChar w:fldCharType="separate"/>
            </w:r>
            <w:r w:rsidR="00DB748B">
              <w:rPr>
                <w:noProof/>
                <w:webHidden/>
              </w:rPr>
              <w:t>17</w:t>
            </w:r>
            <w:r w:rsidR="00CD7E91" w:rsidRPr="005C2F45">
              <w:rPr>
                <w:noProof/>
                <w:webHidden/>
              </w:rPr>
              <w:fldChar w:fldCharType="end"/>
            </w:r>
          </w:hyperlink>
        </w:p>
        <w:p w14:paraId="0DCC772D" w14:textId="185CCFC1" w:rsidR="00CD7E91" w:rsidRPr="005C2F45" w:rsidRDefault="004E1BA5" w:rsidP="00DB748B">
          <w:pPr>
            <w:pStyle w:val="21"/>
            <w:rPr>
              <w:noProof/>
              <w:kern w:val="2"/>
              <w:sz w:val="24"/>
            </w:rPr>
          </w:pPr>
          <w:hyperlink w:anchor="_Toc60187106" w:history="1">
            <w:r w:rsidR="00CD7E91" w:rsidRPr="005C2F45">
              <w:rPr>
                <w:rStyle w:val="af2"/>
                <w:rFonts w:ascii="Times New Roman" w:eastAsia="標楷體" w:hAnsi="Times New Roman"/>
                <w:noProof/>
              </w:rPr>
              <w:t>3.3</w:t>
            </w:r>
            <w:r w:rsidR="00CD7E91" w:rsidRPr="005C2F45">
              <w:rPr>
                <w:noProof/>
                <w:kern w:val="2"/>
                <w:sz w:val="24"/>
              </w:rPr>
              <w:tab/>
            </w:r>
            <w:r w:rsidR="00CD7E91" w:rsidRPr="005C2F45">
              <w:rPr>
                <w:rStyle w:val="af2"/>
                <w:rFonts w:ascii="Times New Roman" w:eastAsia="標楷體" w:hAnsi="Times New Roman"/>
                <w:noProof/>
              </w:rPr>
              <w:t>資料前處理</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_Toc60187106 \h </w:instrText>
            </w:r>
            <w:r w:rsidR="00CD7E91" w:rsidRPr="005C2F45">
              <w:rPr>
                <w:noProof/>
                <w:webHidden/>
              </w:rPr>
            </w:r>
            <w:r w:rsidR="00CD7E91" w:rsidRPr="005C2F45">
              <w:rPr>
                <w:noProof/>
                <w:webHidden/>
              </w:rPr>
              <w:fldChar w:fldCharType="separate"/>
            </w:r>
            <w:r w:rsidR="00DB748B">
              <w:rPr>
                <w:noProof/>
                <w:webHidden/>
              </w:rPr>
              <w:t>20</w:t>
            </w:r>
            <w:r w:rsidR="00CD7E91" w:rsidRPr="005C2F45">
              <w:rPr>
                <w:noProof/>
                <w:webHidden/>
              </w:rPr>
              <w:fldChar w:fldCharType="end"/>
            </w:r>
          </w:hyperlink>
        </w:p>
        <w:p w14:paraId="7804BDC1" w14:textId="3D4E7F5F" w:rsidR="00CD7E91" w:rsidRPr="005C2F45" w:rsidRDefault="004E1BA5" w:rsidP="00DB748B">
          <w:pPr>
            <w:pStyle w:val="21"/>
            <w:rPr>
              <w:noProof/>
              <w:kern w:val="2"/>
              <w:sz w:val="24"/>
            </w:rPr>
          </w:pPr>
          <w:hyperlink w:anchor="_Toc60187107" w:history="1">
            <w:r w:rsidR="00CD7E91" w:rsidRPr="005C2F45">
              <w:rPr>
                <w:rStyle w:val="af2"/>
                <w:rFonts w:ascii="Times New Roman" w:eastAsia="標楷體" w:hAnsi="Times New Roman"/>
                <w:noProof/>
              </w:rPr>
              <w:t>3.3.1</w:t>
            </w:r>
            <w:r w:rsidR="00CD7E91" w:rsidRPr="005C2F45">
              <w:rPr>
                <w:noProof/>
                <w:kern w:val="2"/>
                <w:sz w:val="24"/>
              </w:rPr>
              <w:tab/>
            </w:r>
            <w:r w:rsidR="00CD7E91" w:rsidRPr="005C2F45">
              <w:rPr>
                <w:rStyle w:val="af2"/>
                <w:rFonts w:ascii="Times New Roman" w:eastAsia="標楷體" w:hAnsi="Times New Roman"/>
                <w:noProof/>
              </w:rPr>
              <w:t>評論篩選</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_Toc60187107 \h </w:instrText>
            </w:r>
            <w:r w:rsidR="00CD7E91" w:rsidRPr="005C2F45">
              <w:rPr>
                <w:noProof/>
                <w:webHidden/>
              </w:rPr>
            </w:r>
            <w:r w:rsidR="00CD7E91" w:rsidRPr="005C2F45">
              <w:rPr>
                <w:noProof/>
                <w:webHidden/>
              </w:rPr>
              <w:fldChar w:fldCharType="separate"/>
            </w:r>
            <w:r w:rsidR="00DB748B">
              <w:rPr>
                <w:noProof/>
                <w:webHidden/>
              </w:rPr>
              <w:t>20</w:t>
            </w:r>
            <w:r w:rsidR="00CD7E91" w:rsidRPr="005C2F45">
              <w:rPr>
                <w:noProof/>
                <w:webHidden/>
              </w:rPr>
              <w:fldChar w:fldCharType="end"/>
            </w:r>
          </w:hyperlink>
        </w:p>
        <w:p w14:paraId="68F08F18" w14:textId="529F6C16" w:rsidR="00CD7E91" w:rsidRPr="005C2F45" w:rsidRDefault="004E1BA5" w:rsidP="00DB748B">
          <w:pPr>
            <w:pStyle w:val="21"/>
            <w:rPr>
              <w:noProof/>
              <w:kern w:val="2"/>
              <w:sz w:val="24"/>
            </w:rPr>
          </w:pPr>
          <w:hyperlink w:anchor="_Toc60187108" w:history="1">
            <w:r w:rsidR="00CD7E91" w:rsidRPr="005C2F45">
              <w:rPr>
                <w:rStyle w:val="af2"/>
                <w:rFonts w:ascii="Times New Roman" w:eastAsia="標楷體" w:hAnsi="Times New Roman"/>
                <w:noProof/>
              </w:rPr>
              <w:t>3.3.2</w:t>
            </w:r>
            <w:r w:rsidR="00CD7E91" w:rsidRPr="005C2F45">
              <w:rPr>
                <w:noProof/>
                <w:kern w:val="2"/>
                <w:sz w:val="24"/>
              </w:rPr>
              <w:tab/>
            </w:r>
            <w:r w:rsidR="00CD7E91" w:rsidRPr="005C2F45">
              <w:rPr>
                <w:rStyle w:val="af2"/>
                <w:rFonts w:ascii="Times New Roman" w:eastAsia="標楷體" w:hAnsi="Times New Roman"/>
                <w:noProof/>
              </w:rPr>
              <w:t>文字前處理</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_Toc60187108 \h </w:instrText>
            </w:r>
            <w:r w:rsidR="00CD7E91" w:rsidRPr="005C2F45">
              <w:rPr>
                <w:noProof/>
                <w:webHidden/>
              </w:rPr>
            </w:r>
            <w:r w:rsidR="00CD7E91" w:rsidRPr="005C2F45">
              <w:rPr>
                <w:noProof/>
                <w:webHidden/>
              </w:rPr>
              <w:fldChar w:fldCharType="separate"/>
            </w:r>
            <w:r w:rsidR="00DB748B">
              <w:rPr>
                <w:noProof/>
                <w:webHidden/>
              </w:rPr>
              <w:t>21</w:t>
            </w:r>
            <w:r w:rsidR="00CD7E91" w:rsidRPr="005C2F45">
              <w:rPr>
                <w:noProof/>
                <w:webHidden/>
              </w:rPr>
              <w:fldChar w:fldCharType="end"/>
            </w:r>
          </w:hyperlink>
        </w:p>
        <w:p w14:paraId="6FAE80D4" w14:textId="7F300EDA" w:rsidR="00CD7E91" w:rsidRPr="005C2F45" w:rsidRDefault="004E1BA5" w:rsidP="00DB748B">
          <w:pPr>
            <w:pStyle w:val="21"/>
            <w:rPr>
              <w:noProof/>
              <w:kern w:val="2"/>
              <w:sz w:val="24"/>
            </w:rPr>
          </w:pPr>
          <w:hyperlink w:anchor="_Toc60187109" w:history="1">
            <w:r w:rsidR="00CD7E91" w:rsidRPr="005C2F45">
              <w:rPr>
                <w:rStyle w:val="af2"/>
                <w:rFonts w:ascii="Times New Roman" w:eastAsia="標楷體" w:hAnsi="Times New Roman"/>
                <w:noProof/>
              </w:rPr>
              <w:t>3.4</w:t>
            </w:r>
            <w:r w:rsidR="00CD7E91" w:rsidRPr="005C2F45">
              <w:rPr>
                <w:noProof/>
                <w:kern w:val="2"/>
                <w:sz w:val="24"/>
              </w:rPr>
              <w:tab/>
            </w:r>
            <w:r w:rsidR="00CD7E91" w:rsidRPr="005C2F45">
              <w:rPr>
                <w:rStyle w:val="af2"/>
                <w:rFonts w:ascii="Times New Roman" w:eastAsia="標楷體" w:hAnsi="Times New Roman"/>
                <w:noProof/>
              </w:rPr>
              <w:t>矩陣建立</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_Toc60187109 \h </w:instrText>
            </w:r>
            <w:r w:rsidR="00CD7E91" w:rsidRPr="005C2F45">
              <w:rPr>
                <w:noProof/>
                <w:webHidden/>
              </w:rPr>
            </w:r>
            <w:r w:rsidR="00CD7E91" w:rsidRPr="005C2F45">
              <w:rPr>
                <w:noProof/>
                <w:webHidden/>
              </w:rPr>
              <w:fldChar w:fldCharType="separate"/>
            </w:r>
            <w:r w:rsidR="00DB748B">
              <w:rPr>
                <w:noProof/>
                <w:webHidden/>
              </w:rPr>
              <w:t>24</w:t>
            </w:r>
            <w:r w:rsidR="00CD7E91" w:rsidRPr="005C2F45">
              <w:rPr>
                <w:noProof/>
                <w:webHidden/>
              </w:rPr>
              <w:fldChar w:fldCharType="end"/>
            </w:r>
          </w:hyperlink>
        </w:p>
        <w:p w14:paraId="1491418D" w14:textId="0BC73090" w:rsidR="00CD7E91" w:rsidRPr="005C2F45" w:rsidRDefault="004E1BA5" w:rsidP="00DB748B">
          <w:pPr>
            <w:pStyle w:val="21"/>
            <w:rPr>
              <w:noProof/>
              <w:kern w:val="2"/>
              <w:sz w:val="24"/>
            </w:rPr>
          </w:pPr>
          <w:hyperlink w:anchor="_Toc60187110" w:history="1">
            <w:r w:rsidR="00CD7E91" w:rsidRPr="005C2F45">
              <w:rPr>
                <w:rStyle w:val="af2"/>
                <w:rFonts w:ascii="Times New Roman" w:eastAsia="標楷體" w:hAnsi="Times New Roman"/>
                <w:noProof/>
              </w:rPr>
              <w:t>3.4.1</w:t>
            </w:r>
            <w:r w:rsidR="00CD7E91" w:rsidRPr="005C2F45">
              <w:rPr>
                <w:noProof/>
                <w:kern w:val="2"/>
                <w:sz w:val="24"/>
              </w:rPr>
              <w:tab/>
            </w:r>
            <w:r w:rsidR="00CD7E91" w:rsidRPr="005C2F45">
              <w:rPr>
                <w:rStyle w:val="af2"/>
                <w:rFonts w:ascii="Times New Roman" w:eastAsia="標楷體" w:hAnsi="Times New Roman"/>
                <w:noProof/>
              </w:rPr>
              <w:t>電影資料矩陣</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_Toc60187110 \h </w:instrText>
            </w:r>
            <w:r w:rsidR="00CD7E91" w:rsidRPr="005C2F45">
              <w:rPr>
                <w:noProof/>
                <w:webHidden/>
              </w:rPr>
            </w:r>
            <w:r w:rsidR="00CD7E91" w:rsidRPr="005C2F45">
              <w:rPr>
                <w:noProof/>
                <w:webHidden/>
              </w:rPr>
              <w:fldChar w:fldCharType="separate"/>
            </w:r>
            <w:r w:rsidR="00DB748B">
              <w:rPr>
                <w:noProof/>
                <w:webHidden/>
              </w:rPr>
              <w:t>24</w:t>
            </w:r>
            <w:r w:rsidR="00CD7E91" w:rsidRPr="005C2F45">
              <w:rPr>
                <w:noProof/>
                <w:webHidden/>
              </w:rPr>
              <w:fldChar w:fldCharType="end"/>
            </w:r>
          </w:hyperlink>
        </w:p>
        <w:p w14:paraId="238C6D81" w14:textId="2BE387B6" w:rsidR="00CD7E91" w:rsidRPr="005C2F45" w:rsidRDefault="004E1BA5" w:rsidP="00DB748B">
          <w:pPr>
            <w:pStyle w:val="21"/>
            <w:rPr>
              <w:noProof/>
              <w:kern w:val="2"/>
              <w:sz w:val="24"/>
            </w:rPr>
          </w:pPr>
          <w:hyperlink w:anchor="_Toc60187111" w:history="1">
            <w:r w:rsidR="00CD7E91" w:rsidRPr="005C2F45">
              <w:rPr>
                <w:rStyle w:val="af2"/>
                <w:rFonts w:ascii="Times New Roman" w:eastAsia="標楷體" w:hAnsi="Times New Roman"/>
                <w:noProof/>
              </w:rPr>
              <w:t>3.4.2</w:t>
            </w:r>
            <w:r w:rsidR="00CD7E91" w:rsidRPr="005C2F45">
              <w:rPr>
                <w:noProof/>
                <w:kern w:val="2"/>
                <w:sz w:val="24"/>
              </w:rPr>
              <w:tab/>
            </w:r>
            <w:r w:rsidR="00CD7E91" w:rsidRPr="005C2F45">
              <w:rPr>
                <w:rStyle w:val="af2"/>
                <w:rFonts w:ascii="Times New Roman" w:eastAsia="標楷體" w:hAnsi="Times New Roman"/>
                <w:noProof/>
              </w:rPr>
              <w:t>定義評論特徵</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_Toc60187111 \h </w:instrText>
            </w:r>
            <w:r w:rsidR="00CD7E91" w:rsidRPr="005C2F45">
              <w:rPr>
                <w:noProof/>
                <w:webHidden/>
              </w:rPr>
            </w:r>
            <w:r w:rsidR="00CD7E91" w:rsidRPr="005C2F45">
              <w:rPr>
                <w:noProof/>
                <w:webHidden/>
              </w:rPr>
              <w:fldChar w:fldCharType="separate"/>
            </w:r>
            <w:r w:rsidR="00DB748B">
              <w:rPr>
                <w:noProof/>
                <w:webHidden/>
              </w:rPr>
              <w:t>26</w:t>
            </w:r>
            <w:r w:rsidR="00CD7E91" w:rsidRPr="005C2F45">
              <w:rPr>
                <w:noProof/>
                <w:webHidden/>
              </w:rPr>
              <w:fldChar w:fldCharType="end"/>
            </w:r>
          </w:hyperlink>
        </w:p>
        <w:p w14:paraId="5D51B8F1" w14:textId="13397283" w:rsidR="00CD7E91" w:rsidRPr="005C2F45" w:rsidRDefault="004E1BA5" w:rsidP="00DB748B">
          <w:pPr>
            <w:pStyle w:val="21"/>
            <w:rPr>
              <w:noProof/>
              <w:kern w:val="2"/>
              <w:sz w:val="24"/>
            </w:rPr>
          </w:pPr>
          <w:hyperlink w:anchor="_Toc60187112" w:history="1">
            <w:r w:rsidR="00CD7E91" w:rsidRPr="005C2F45">
              <w:rPr>
                <w:rStyle w:val="af2"/>
                <w:rFonts w:ascii="Times New Roman" w:eastAsia="標楷體" w:hAnsi="Times New Roman"/>
                <w:noProof/>
              </w:rPr>
              <w:t>3.4.3</w:t>
            </w:r>
            <w:r w:rsidR="00CD7E91" w:rsidRPr="005C2F45">
              <w:rPr>
                <w:noProof/>
                <w:kern w:val="2"/>
                <w:sz w:val="24"/>
              </w:rPr>
              <w:tab/>
            </w:r>
            <w:r w:rsidR="00CD7E91" w:rsidRPr="005C2F45">
              <w:rPr>
                <w:rStyle w:val="af2"/>
                <w:rFonts w:ascii="Times New Roman" w:eastAsia="標楷體" w:hAnsi="Times New Roman"/>
                <w:noProof/>
              </w:rPr>
              <w:t>TF-IDF</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_Toc60187112 \h </w:instrText>
            </w:r>
            <w:r w:rsidR="00CD7E91" w:rsidRPr="005C2F45">
              <w:rPr>
                <w:noProof/>
                <w:webHidden/>
              </w:rPr>
            </w:r>
            <w:r w:rsidR="00CD7E91" w:rsidRPr="005C2F45">
              <w:rPr>
                <w:noProof/>
                <w:webHidden/>
              </w:rPr>
              <w:fldChar w:fldCharType="separate"/>
            </w:r>
            <w:r w:rsidR="00DB748B">
              <w:rPr>
                <w:noProof/>
                <w:webHidden/>
              </w:rPr>
              <w:t>27</w:t>
            </w:r>
            <w:r w:rsidR="00CD7E91" w:rsidRPr="005C2F45">
              <w:rPr>
                <w:noProof/>
                <w:webHidden/>
              </w:rPr>
              <w:fldChar w:fldCharType="end"/>
            </w:r>
          </w:hyperlink>
        </w:p>
        <w:p w14:paraId="2330CF8B" w14:textId="521DFBEF" w:rsidR="00CD7E91" w:rsidRPr="005C2F45" w:rsidRDefault="004E1BA5" w:rsidP="00DB748B">
          <w:pPr>
            <w:pStyle w:val="21"/>
            <w:rPr>
              <w:noProof/>
              <w:kern w:val="2"/>
              <w:sz w:val="24"/>
            </w:rPr>
          </w:pPr>
          <w:hyperlink w:anchor="_Toc60187113" w:history="1">
            <w:r w:rsidR="00CD7E91" w:rsidRPr="005C2F45">
              <w:rPr>
                <w:rStyle w:val="af2"/>
                <w:rFonts w:ascii="Times New Roman" w:eastAsia="標楷體" w:hAnsi="Times New Roman"/>
                <w:noProof/>
              </w:rPr>
              <w:t>3.4.4</w:t>
            </w:r>
            <w:r w:rsidR="00CD7E91" w:rsidRPr="005C2F45">
              <w:rPr>
                <w:noProof/>
                <w:kern w:val="2"/>
                <w:sz w:val="24"/>
              </w:rPr>
              <w:tab/>
            </w:r>
            <w:r w:rsidR="00CD7E91" w:rsidRPr="005C2F45">
              <w:rPr>
                <w:rStyle w:val="af2"/>
                <w:rFonts w:ascii="Times New Roman" w:eastAsia="標楷體" w:hAnsi="Times New Roman"/>
                <w:noProof/>
              </w:rPr>
              <w:t>NGD</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_Toc60187113 \h </w:instrText>
            </w:r>
            <w:r w:rsidR="00CD7E91" w:rsidRPr="005C2F45">
              <w:rPr>
                <w:noProof/>
                <w:webHidden/>
              </w:rPr>
            </w:r>
            <w:r w:rsidR="00CD7E91" w:rsidRPr="005C2F45">
              <w:rPr>
                <w:noProof/>
                <w:webHidden/>
              </w:rPr>
              <w:fldChar w:fldCharType="separate"/>
            </w:r>
            <w:r w:rsidR="00DB748B">
              <w:rPr>
                <w:noProof/>
                <w:webHidden/>
              </w:rPr>
              <w:t>28</w:t>
            </w:r>
            <w:r w:rsidR="00CD7E91" w:rsidRPr="005C2F45">
              <w:rPr>
                <w:noProof/>
                <w:webHidden/>
              </w:rPr>
              <w:fldChar w:fldCharType="end"/>
            </w:r>
          </w:hyperlink>
        </w:p>
        <w:p w14:paraId="2296C0BE" w14:textId="155F26A4" w:rsidR="00CD7E91" w:rsidRPr="005C2F45" w:rsidRDefault="004E1BA5" w:rsidP="00DB748B">
          <w:pPr>
            <w:pStyle w:val="21"/>
            <w:rPr>
              <w:noProof/>
              <w:kern w:val="2"/>
              <w:sz w:val="24"/>
            </w:rPr>
          </w:pPr>
          <w:hyperlink w:anchor="_Toc60187114" w:history="1">
            <w:r w:rsidR="00CD7E91" w:rsidRPr="005C2F45">
              <w:rPr>
                <w:rStyle w:val="af2"/>
                <w:rFonts w:ascii="Times New Roman" w:eastAsia="標楷體" w:hAnsi="Times New Roman"/>
                <w:noProof/>
              </w:rPr>
              <w:t>3.4.5</w:t>
            </w:r>
            <w:r w:rsidR="00CD7E91" w:rsidRPr="005C2F45">
              <w:rPr>
                <w:noProof/>
                <w:kern w:val="2"/>
                <w:sz w:val="24"/>
              </w:rPr>
              <w:tab/>
            </w:r>
            <w:r w:rsidR="00CD7E91" w:rsidRPr="005C2F45">
              <w:rPr>
                <w:rStyle w:val="af2"/>
                <w:rFonts w:ascii="Times New Roman" w:eastAsia="標楷體" w:hAnsi="Times New Roman"/>
                <w:noProof/>
              </w:rPr>
              <w:t>情感分析</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_Toc60187114 \h </w:instrText>
            </w:r>
            <w:r w:rsidR="00CD7E91" w:rsidRPr="005C2F45">
              <w:rPr>
                <w:noProof/>
                <w:webHidden/>
              </w:rPr>
            </w:r>
            <w:r w:rsidR="00CD7E91" w:rsidRPr="005C2F45">
              <w:rPr>
                <w:noProof/>
                <w:webHidden/>
              </w:rPr>
              <w:fldChar w:fldCharType="separate"/>
            </w:r>
            <w:r w:rsidR="00DB748B">
              <w:rPr>
                <w:noProof/>
                <w:webHidden/>
              </w:rPr>
              <w:t>29</w:t>
            </w:r>
            <w:r w:rsidR="00CD7E91" w:rsidRPr="005C2F45">
              <w:rPr>
                <w:noProof/>
                <w:webHidden/>
              </w:rPr>
              <w:fldChar w:fldCharType="end"/>
            </w:r>
          </w:hyperlink>
        </w:p>
        <w:p w14:paraId="0C6D0A2D" w14:textId="61BB4230" w:rsidR="00CD7E91" w:rsidRPr="005C2F45" w:rsidRDefault="004E1BA5" w:rsidP="00DB748B">
          <w:pPr>
            <w:pStyle w:val="21"/>
            <w:rPr>
              <w:noProof/>
              <w:kern w:val="2"/>
              <w:sz w:val="24"/>
            </w:rPr>
          </w:pPr>
          <w:hyperlink w:anchor="_Toc60187115" w:history="1">
            <w:r w:rsidR="00CD7E91" w:rsidRPr="005C2F45">
              <w:rPr>
                <w:rStyle w:val="af2"/>
                <w:rFonts w:ascii="Times New Roman" w:eastAsia="標楷體" w:hAnsi="Times New Roman"/>
                <w:noProof/>
              </w:rPr>
              <w:t>3.4.6</w:t>
            </w:r>
            <w:r w:rsidR="00CD7E91" w:rsidRPr="005C2F45">
              <w:rPr>
                <w:noProof/>
                <w:kern w:val="2"/>
                <w:sz w:val="24"/>
              </w:rPr>
              <w:tab/>
            </w:r>
            <w:r w:rsidR="00CD7E91" w:rsidRPr="005C2F45">
              <w:rPr>
                <w:rStyle w:val="af2"/>
                <w:rFonts w:ascii="Times New Roman" w:eastAsia="標楷體" w:hAnsi="Times New Roman"/>
                <w:noProof/>
              </w:rPr>
              <w:t>評論時間</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_Toc60187115 \h </w:instrText>
            </w:r>
            <w:r w:rsidR="00CD7E91" w:rsidRPr="005C2F45">
              <w:rPr>
                <w:noProof/>
                <w:webHidden/>
              </w:rPr>
            </w:r>
            <w:r w:rsidR="00CD7E91" w:rsidRPr="005C2F45">
              <w:rPr>
                <w:noProof/>
                <w:webHidden/>
              </w:rPr>
              <w:fldChar w:fldCharType="separate"/>
            </w:r>
            <w:r w:rsidR="00DB748B">
              <w:rPr>
                <w:noProof/>
                <w:webHidden/>
              </w:rPr>
              <w:t>30</w:t>
            </w:r>
            <w:r w:rsidR="00CD7E91" w:rsidRPr="005C2F45">
              <w:rPr>
                <w:noProof/>
                <w:webHidden/>
              </w:rPr>
              <w:fldChar w:fldCharType="end"/>
            </w:r>
          </w:hyperlink>
        </w:p>
        <w:p w14:paraId="4E2C08F5" w14:textId="24FBC3E1" w:rsidR="00CD7E91" w:rsidRPr="005C2F45" w:rsidRDefault="004E1BA5" w:rsidP="00DB748B">
          <w:pPr>
            <w:pStyle w:val="21"/>
            <w:rPr>
              <w:noProof/>
              <w:kern w:val="2"/>
              <w:sz w:val="24"/>
            </w:rPr>
          </w:pPr>
          <w:hyperlink w:anchor="_Toc60187116" w:history="1">
            <w:r w:rsidR="00CD7E91" w:rsidRPr="005C2F45">
              <w:rPr>
                <w:rStyle w:val="af2"/>
                <w:rFonts w:ascii="Times New Roman" w:eastAsia="標楷體" w:hAnsi="Times New Roman"/>
                <w:noProof/>
              </w:rPr>
              <w:t>3.5</w:t>
            </w:r>
            <w:r w:rsidR="00CD7E91" w:rsidRPr="005C2F45">
              <w:rPr>
                <w:noProof/>
                <w:kern w:val="2"/>
                <w:sz w:val="24"/>
              </w:rPr>
              <w:tab/>
            </w:r>
            <w:r w:rsidR="00CD7E91" w:rsidRPr="005C2F45">
              <w:rPr>
                <w:rStyle w:val="af2"/>
                <w:rFonts w:ascii="Times New Roman" w:eastAsia="標楷體" w:hAnsi="Times New Roman"/>
                <w:noProof/>
              </w:rPr>
              <w:t>資料補值</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_Toc60187116 \h </w:instrText>
            </w:r>
            <w:r w:rsidR="00CD7E91" w:rsidRPr="005C2F45">
              <w:rPr>
                <w:noProof/>
                <w:webHidden/>
              </w:rPr>
            </w:r>
            <w:r w:rsidR="00CD7E91" w:rsidRPr="005C2F45">
              <w:rPr>
                <w:noProof/>
                <w:webHidden/>
              </w:rPr>
              <w:fldChar w:fldCharType="separate"/>
            </w:r>
            <w:r w:rsidR="00DB748B">
              <w:rPr>
                <w:noProof/>
                <w:webHidden/>
              </w:rPr>
              <w:t>32</w:t>
            </w:r>
            <w:r w:rsidR="00CD7E91" w:rsidRPr="005C2F45">
              <w:rPr>
                <w:noProof/>
                <w:webHidden/>
              </w:rPr>
              <w:fldChar w:fldCharType="end"/>
            </w:r>
          </w:hyperlink>
        </w:p>
        <w:p w14:paraId="0A608A14" w14:textId="494B120B" w:rsidR="00CD7E91" w:rsidRPr="005C2F45" w:rsidRDefault="004E1BA5" w:rsidP="00DB748B">
          <w:pPr>
            <w:pStyle w:val="21"/>
            <w:rPr>
              <w:noProof/>
              <w:kern w:val="2"/>
              <w:sz w:val="24"/>
            </w:rPr>
          </w:pPr>
          <w:hyperlink w:anchor="_Toc60187117" w:history="1">
            <w:r w:rsidR="00CD7E91" w:rsidRPr="005C2F45">
              <w:rPr>
                <w:rStyle w:val="af2"/>
                <w:rFonts w:ascii="Times New Roman" w:eastAsia="標楷體" w:hAnsi="Times New Roman"/>
                <w:noProof/>
              </w:rPr>
              <w:t>3.5.1</w:t>
            </w:r>
            <w:r w:rsidR="00CD7E91" w:rsidRPr="005C2F45">
              <w:rPr>
                <w:noProof/>
                <w:kern w:val="2"/>
                <w:sz w:val="24"/>
              </w:rPr>
              <w:tab/>
            </w:r>
            <w:r w:rsidR="00CD7E91" w:rsidRPr="005C2F45">
              <w:rPr>
                <w:rStyle w:val="af2"/>
                <w:rFonts w:ascii="Times New Roman" w:eastAsia="標楷體" w:hAnsi="Times New Roman"/>
                <w:noProof/>
              </w:rPr>
              <w:t>相似度計算</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_Toc60187117 \h </w:instrText>
            </w:r>
            <w:r w:rsidR="00CD7E91" w:rsidRPr="005C2F45">
              <w:rPr>
                <w:noProof/>
                <w:webHidden/>
              </w:rPr>
            </w:r>
            <w:r w:rsidR="00CD7E91" w:rsidRPr="005C2F45">
              <w:rPr>
                <w:noProof/>
                <w:webHidden/>
              </w:rPr>
              <w:fldChar w:fldCharType="separate"/>
            </w:r>
            <w:r w:rsidR="00DB748B">
              <w:rPr>
                <w:noProof/>
                <w:webHidden/>
              </w:rPr>
              <w:t>32</w:t>
            </w:r>
            <w:r w:rsidR="00CD7E91" w:rsidRPr="005C2F45">
              <w:rPr>
                <w:noProof/>
                <w:webHidden/>
              </w:rPr>
              <w:fldChar w:fldCharType="end"/>
            </w:r>
          </w:hyperlink>
        </w:p>
        <w:p w14:paraId="349DEA66" w14:textId="7B5B35DC" w:rsidR="00CD7E91" w:rsidRPr="005C2F45" w:rsidRDefault="004E1BA5" w:rsidP="00DB748B">
          <w:pPr>
            <w:pStyle w:val="21"/>
            <w:rPr>
              <w:noProof/>
              <w:kern w:val="2"/>
              <w:sz w:val="24"/>
            </w:rPr>
          </w:pPr>
          <w:hyperlink w:anchor="_Toc60187118" w:history="1">
            <w:r w:rsidR="00CD7E91" w:rsidRPr="005C2F45">
              <w:rPr>
                <w:rStyle w:val="af2"/>
                <w:rFonts w:ascii="Times New Roman" w:eastAsia="標楷體" w:hAnsi="Times New Roman"/>
                <w:noProof/>
              </w:rPr>
              <w:t>3.5.2</w:t>
            </w:r>
            <w:r w:rsidR="00CD7E91" w:rsidRPr="005C2F45">
              <w:rPr>
                <w:noProof/>
                <w:kern w:val="2"/>
                <w:sz w:val="24"/>
              </w:rPr>
              <w:tab/>
            </w:r>
            <w:r w:rsidR="00CD7E91" w:rsidRPr="005C2F45">
              <w:rPr>
                <w:rStyle w:val="af2"/>
                <w:rFonts w:ascii="Times New Roman" w:eastAsia="標楷體" w:hAnsi="Times New Roman"/>
                <w:noProof/>
              </w:rPr>
              <w:t>使用者</w:t>
            </w:r>
            <w:r w:rsidR="00CD7E91" w:rsidRPr="005C2F45">
              <w:rPr>
                <w:rStyle w:val="af2"/>
                <w:rFonts w:ascii="Times New Roman" w:eastAsia="標楷體" w:hAnsi="Times New Roman"/>
                <w:noProof/>
              </w:rPr>
              <w:t xml:space="preserve"> – </w:t>
            </w:r>
            <w:r w:rsidR="00CD7E91" w:rsidRPr="005C2F45">
              <w:rPr>
                <w:rStyle w:val="af2"/>
                <w:rFonts w:ascii="Times New Roman" w:eastAsia="標楷體" w:hAnsi="Times New Roman"/>
                <w:noProof/>
              </w:rPr>
              <w:t>電影評分矩陣補值</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_Toc60187118 \h </w:instrText>
            </w:r>
            <w:r w:rsidR="00CD7E91" w:rsidRPr="005C2F45">
              <w:rPr>
                <w:noProof/>
                <w:webHidden/>
              </w:rPr>
            </w:r>
            <w:r w:rsidR="00CD7E91" w:rsidRPr="005C2F45">
              <w:rPr>
                <w:noProof/>
                <w:webHidden/>
              </w:rPr>
              <w:fldChar w:fldCharType="separate"/>
            </w:r>
            <w:r w:rsidR="00DB748B">
              <w:rPr>
                <w:noProof/>
                <w:webHidden/>
              </w:rPr>
              <w:t>34</w:t>
            </w:r>
            <w:r w:rsidR="00CD7E91" w:rsidRPr="005C2F45">
              <w:rPr>
                <w:noProof/>
                <w:webHidden/>
              </w:rPr>
              <w:fldChar w:fldCharType="end"/>
            </w:r>
          </w:hyperlink>
        </w:p>
        <w:p w14:paraId="29360952" w14:textId="0A3E07C5" w:rsidR="00CD7E91" w:rsidRPr="005C2F45" w:rsidRDefault="004E1BA5" w:rsidP="00DB748B">
          <w:pPr>
            <w:pStyle w:val="21"/>
            <w:rPr>
              <w:noProof/>
              <w:kern w:val="2"/>
              <w:sz w:val="24"/>
            </w:rPr>
          </w:pPr>
          <w:hyperlink w:anchor="_Toc60187119" w:history="1">
            <w:r w:rsidR="00CD7E91" w:rsidRPr="005C2F45">
              <w:rPr>
                <w:rStyle w:val="af2"/>
                <w:rFonts w:ascii="Times New Roman" w:eastAsia="標楷體" w:hAnsi="Times New Roman"/>
                <w:noProof/>
              </w:rPr>
              <w:t>3.6</w:t>
            </w:r>
            <w:r w:rsidR="00CD7E91" w:rsidRPr="005C2F45">
              <w:rPr>
                <w:noProof/>
                <w:kern w:val="2"/>
                <w:sz w:val="24"/>
              </w:rPr>
              <w:tab/>
            </w:r>
            <w:r w:rsidR="00CD7E91" w:rsidRPr="005C2F45">
              <w:rPr>
                <w:rStyle w:val="af2"/>
                <w:rFonts w:ascii="Times New Roman" w:eastAsia="標楷體" w:hAnsi="Times New Roman"/>
                <w:noProof/>
              </w:rPr>
              <w:t>資料探勘技術</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_Toc60187119 \h </w:instrText>
            </w:r>
            <w:r w:rsidR="00CD7E91" w:rsidRPr="005C2F45">
              <w:rPr>
                <w:noProof/>
                <w:webHidden/>
              </w:rPr>
            </w:r>
            <w:r w:rsidR="00CD7E91" w:rsidRPr="005C2F45">
              <w:rPr>
                <w:noProof/>
                <w:webHidden/>
              </w:rPr>
              <w:fldChar w:fldCharType="separate"/>
            </w:r>
            <w:r w:rsidR="00DB748B">
              <w:rPr>
                <w:noProof/>
                <w:webHidden/>
              </w:rPr>
              <w:t>35</w:t>
            </w:r>
            <w:r w:rsidR="00CD7E91" w:rsidRPr="005C2F45">
              <w:rPr>
                <w:noProof/>
                <w:webHidden/>
              </w:rPr>
              <w:fldChar w:fldCharType="end"/>
            </w:r>
          </w:hyperlink>
        </w:p>
        <w:p w14:paraId="19106675" w14:textId="4ED0539D" w:rsidR="00CD7E91" w:rsidRPr="005C2F45" w:rsidRDefault="004E1BA5" w:rsidP="00DB748B">
          <w:pPr>
            <w:pStyle w:val="21"/>
            <w:rPr>
              <w:noProof/>
              <w:kern w:val="2"/>
              <w:sz w:val="24"/>
            </w:rPr>
          </w:pPr>
          <w:hyperlink w:anchor="_Toc60187120" w:history="1">
            <w:r w:rsidR="00CD7E91" w:rsidRPr="005C2F45">
              <w:rPr>
                <w:rStyle w:val="af2"/>
                <w:rFonts w:ascii="Times New Roman" w:eastAsia="標楷體" w:hAnsi="Times New Roman"/>
                <w:noProof/>
              </w:rPr>
              <w:t>3.6.1</w:t>
            </w:r>
            <w:r w:rsidR="00CD7E91" w:rsidRPr="005C2F45">
              <w:rPr>
                <w:noProof/>
                <w:kern w:val="2"/>
                <w:sz w:val="24"/>
              </w:rPr>
              <w:tab/>
            </w:r>
            <w:r w:rsidR="00CD7E91" w:rsidRPr="005C2F45">
              <w:rPr>
                <w:rStyle w:val="af2"/>
                <w:rFonts w:ascii="Times New Roman" w:eastAsia="標楷體" w:hAnsi="Times New Roman"/>
                <w:noProof/>
              </w:rPr>
              <w:t>Funk SVD</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_Toc60187120 \h </w:instrText>
            </w:r>
            <w:r w:rsidR="00CD7E91" w:rsidRPr="005C2F45">
              <w:rPr>
                <w:noProof/>
                <w:webHidden/>
              </w:rPr>
            </w:r>
            <w:r w:rsidR="00CD7E91" w:rsidRPr="005C2F45">
              <w:rPr>
                <w:noProof/>
                <w:webHidden/>
              </w:rPr>
              <w:fldChar w:fldCharType="separate"/>
            </w:r>
            <w:r w:rsidR="00DB748B">
              <w:rPr>
                <w:noProof/>
                <w:webHidden/>
              </w:rPr>
              <w:t>35</w:t>
            </w:r>
            <w:r w:rsidR="00CD7E91" w:rsidRPr="005C2F45">
              <w:rPr>
                <w:noProof/>
                <w:webHidden/>
              </w:rPr>
              <w:fldChar w:fldCharType="end"/>
            </w:r>
          </w:hyperlink>
        </w:p>
        <w:p w14:paraId="25375DEA" w14:textId="7988ED87" w:rsidR="00CD7E91" w:rsidRPr="005C2F45" w:rsidRDefault="004E1BA5" w:rsidP="00DB748B">
          <w:pPr>
            <w:pStyle w:val="21"/>
            <w:rPr>
              <w:noProof/>
              <w:kern w:val="2"/>
              <w:sz w:val="24"/>
            </w:rPr>
          </w:pPr>
          <w:hyperlink w:anchor="_Toc60187121" w:history="1">
            <w:r w:rsidR="00CD7E91" w:rsidRPr="005C2F45">
              <w:rPr>
                <w:rStyle w:val="af2"/>
                <w:rFonts w:ascii="Times New Roman" w:eastAsia="標楷體" w:hAnsi="Times New Roman"/>
                <w:noProof/>
              </w:rPr>
              <w:t>3.6.2</w:t>
            </w:r>
            <w:r w:rsidR="00CD7E91" w:rsidRPr="005C2F45">
              <w:rPr>
                <w:noProof/>
                <w:kern w:val="2"/>
                <w:sz w:val="24"/>
              </w:rPr>
              <w:tab/>
            </w:r>
            <w:r w:rsidR="00CD7E91" w:rsidRPr="005C2F45">
              <w:rPr>
                <w:rStyle w:val="af2"/>
                <w:rFonts w:ascii="Times New Roman" w:eastAsia="標楷體" w:hAnsi="Times New Roman"/>
                <w:noProof/>
              </w:rPr>
              <w:t>Time SVD</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_Toc60187121 \h </w:instrText>
            </w:r>
            <w:r w:rsidR="00CD7E91" w:rsidRPr="005C2F45">
              <w:rPr>
                <w:noProof/>
                <w:webHidden/>
              </w:rPr>
            </w:r>
            <w:r w:rsidR="00CD7E91" w:rsidRPr="005C2F45">
              <w:rPr>
                <w:noProof/>
                <w:webHidden/>
              </w:rPr>
              <w:fldChar w:fldCharType="separate"/>
            </w:r>
            <w:r w:rsidR="00DB748B">
              <w:rPr>
                <w:noProof/>
                <w:webHidden/>
              </w:rPr>
              <w:t>36</w:t>
            </w:r>
            <w:r w:rsidR="00CD7E91" w:rsidRPr="005C2F45">
              <w:rPr>
                <w:noProof/>
                <w:webHidden/>
              </w:rPr>
              <w:fldChar w:fldCharType="end"/>
            </w:r>
          </w:hyperlink>
        </w:p>
        <w:p w14:paraId="581A9174" w14:textId="38DC23DD" w:rsidR="00CD7E91" w:rsidRPr="005C2F45" w:rsidRDefault="004E1BA5" w:rsidP="00DB748B">
          <w:pPr>
            <w:pStyle w:val="21"/>
            <w:rPr>
              <w:noProof/>
              <w:kern w:val="2"/>
              <w:sz w:val="24"/>
            </w:rPr>
          </w:pPr>
          <w:hyperlink w:anchor="_Toc60187122" w:history="1">
            <w:r w:rsidR="00CD7E91" w:rsidRPr="005C2F45">
              <w:rPr>
                <w:rStyle w:val="af2"/>
                <w:rFonts w:ascii="Times New Roman" w:eastAsia="標楷體" w:hAnsi="Times New Roman"/>
                <w:noProof/>
              </w:rPr>
              <w:t>3.6.3</w:t>
            </w:r>
            <w:r w:rsidR="00CD7E91" w:rsidRPr="005C2F45">
              <w:rPr>
                <w:noProof/>
                <w:kern w:val="2"/>
                <w:sz w:val="24"/>
              </w:rPr>
              <w:tab/>
            </w:r>
            <w:r w:rsidR="00CD7E91" w:rsidRPr="005C2F45">
              <w:rPr>
                <w:rStyle w:val="af2"/>
                <w:rFonts w:ascii="Times New Roman" w:eastAsia="標楷體" w:hAnsi="Times New Roman"/>
                <w:noProof/>
              </w:rPr>
              <w:t>協同過濾</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_Toc60187122 \h </w:instrText>
            </w:r>
            <w:r w:rsidR="00CD7E91" w:rsidRPr="005C2F45">
              <w:rPr>
                <w:noProof/>
                <w:webHidden/>
              </w:rPr>
            </w:r>
            <w:r w:rsidR="00CD7E91" w:rsidRPr="005C2F45">
              <w:rPr>
                <w:noProof/>
                <w:webHidden/>
              </w:rPr>
              <w:fldChar w:fldCharType="separate"/>
            </w:r>
            <w:r w:rsidR="00DB748B">
              <w:rPr>
                <w:noProof/>
                <w:webHidden/>
              </w:rPr>
              <w:t>37</w:t>
            </w:r>
            <w:r w:rsidR="00CD7E91" w:rsidRPr="005C2F45">
              <w:rPr>
                <w:noProof/>
                <w:webHidden/>
              </w:rPr>
              <w:fldChar w:fldCharType="end"/>
            </w:r>
          </w:hyperlink>
        </w:p>
        <w:p w14:paraId="0E4AF8DE" w14:textId="1215B4E6" w:rsidR="00CD7E91" w:rsidRPr="005C2F45" w:rsidRDefault="004E1BA5" w:rsidP="00DB748B">
          <w:pPr>
            <w:pStyle w:val="21"/>
            <w:rPr>
              <w:noProof/>
              <w:kern w:val="2"/>
              <w:sz w:val="24"/>
            </w:rPr>
          </w:pPr>
          <w:hyperlink w:anchor="_Toc60187123" w:history="1">
            <w:r w:rsidR="00CD7E91" w:rsidRPr="005C2F45">
              <w:rPr>
                <w:rStyle w:val="af2"/>
                <w:rFonts w:ascii="Times New Roman" w:eastAsia="標楷體" w:hAnsi="Times New Roman"/>
                <w:noProof/>
              </w:rPr>
              <w:t>3.6.4</w:t>
            </w:r>
            <w:r w:rsidR="00CD7E91" w:rsidRPr="005C2F45">
              <w:rPr>
                <w:noProof/>
                <w:kern w:val="2"/>
                <w:sz w:val="24"/>
              </w:rPr>
              <w:tab/>
            </w:r>
            <w:r w:rsidR="00CD7E91" w:rsidRPr="005C2F45">
              <w:rPr>
                <w:rStyle w:val="af2"/>
                <w:rFonts w:ascii="Times New Roman" w:eastAsia="標楷體" w:hAnsi="Times New Roman"/>
                <w:noProof/>
              </w:rPr>
              <w:t>產生推薦結果</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_Toc60187123 \h </w:instrText>
            </w:r>
            <w:r w:rsidR="00CD7E91" w:rsidRPr="005C2F45">
              <w:rPr>
                <w:noProof/>
                <w:webHidden/>
              </w:rPr>
            </w:r>
            <w:r w:rsidR="00CD7E91" w:rsidRPr="005C2F45">
              <w:rPr>
                <w:noProof/>
                <w:webHidden/>
              </w:rPr>
              <w:fldChar w:fldCharType="separate"/>
            </w:r>
            <w:r w:rsidR="00DB748B">
              <w:rPr>
                <w:noProof/>
                <w:webHidden/>
              </w:rPr>
              <w:t>38</w:t>
            </w:r>
            <w:r w:rsidR="00CD7E91" w:rsidRPr="005C2F45">
              <w:rPr>
                <w:noProof/>
                <w:webHidden/>
              </w:rPr>
              <w:fldChar w:fldCharType="end"/>
            </w:r>
          </w:hyperlink>
        </w:p>
        <w:p w14:paraId="6D3A1B70" w14:textId="02BFDDB8" w:rsidR="00CD7E91" w:rsidRPr="005C2F45" w:rsidRDefault="004E1BA5">
          <w:pPr>
            <w:pStyle w:val="11"/>
            <w:rPr>
              <w:rFonts w:ascii="Times New Roman" w:eastAsia="標楷體" w:hAnsi="Times New Roman"/>
              <w:noProof/>
              <w:kern w:val="2"/>
              <w:sz w:val="24"/>
            </w:rPr>
          </w:pPr>
          <w:hyperlink w:anchor="_Toc60187124" w:history="1">
            <w:r w:rsidR="00CD7E91" w:rsidRPr="005C2F45">
              <w:rPr>
                <w:rStyle w:val="af2"/>
                <w:rFonts w:ascii="Times New Roman" w:eastAsia="標楷體" w:hAnsi="Times New Roman"/>
                <w:caps/>
                <w:noProof/>
              </w:rPr>
              <w:t>第肆章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實驗方法與設計</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_Toc60187124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39</w:t>
            </w:r>
            <w:r w:rsidR="00CD7E91" w:rsidRPr="005C2F45">
              <w:rPr>
                <w:rFonts w:ascii="Times New Roman" w:eastAsia="標楷體" w:hAnsi="Times New Roman"/>
                <w:noProof/>
                <w:webHidden/>
              </w:rPr>
              <w:fldChar w:fldCharType="end"/>
            </w:r>
          </w:hyperlink>
        </w:p>
        <w:p w14:paraId="693B79C4" w14:textId="2211EF50" w:rsidR="00CD7E91" w:rsidRPr="005C2F45" w:rsidRDefault="004E1BA5" w:rsidP="00DB748B">
          <w:pPr>
            <w:pStyle w:val="21"/>
            <w:rPr>
              <w:noProof/>
              <w:kern w:val="2"/>
              <w:sz w:val="24"/>
            </w:rPr>
          </w:pPr>
          <w:hyperlink w:anchor="_Toc60187126" w:history="1">
            <w:r w:rsidR="00CD7E91" w:rsidRPr="005C2F45">
              <w:rPr>
                <w:rStyle w:val="af2"/>
                <w:rFonts w:ascii="Times New Roman" w:eastAsia="標楷體" w:hAnsi="Times New Roman"/>
                <w:noProof/>
              </w:rPr>
              <w:t>4.1</w:t>
            </w:r>
            <w:r w:rsidR="00CD7E91" w:rsidRPr="005C2F45">
              <w:rPr>
                <w:noProof/>
                <w:kern w:val="2"/>
                <w:sz w:val="24"/>
              </w:rPr>
              <w:tab/>
            </w:r>
            <w:r w:rsidR="00CD7E91" w:rsidRPr="005C2F45">
              <w:rPr>
                <w:rStyle w:val="af2"/>
                <w:rFonts w:ascii="Times New Roman" w:eastAsia="標楷體" w:hAnsi="Times New Roman"/>
                <w:noProof/>
              </w:rPr>
              <w:t>實驗建構</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_Toc60187126 \h </w:instrText>
            </w:r>
            <w:r w:rsidR="00CD7E91" w:rsidRPr="005C2F45">
              <w:rPr>
                <w:noProof/>
                <w:webHidden/>
              </w:rPr>
            </w:r>
            <w:r w:rsidR="00CD7E91" w:rsidRPr="005C2F45">
              <w:rPr>
                <w:noProof/>
                <w:webHidden/>
              </w:rPr>
              <w:fldChar w:fldCharType="separate"/>
            </w:r>
            <w:r w:rsidR="00DB748B">
              <w:rPr>
                <w:noProof/>
                <w:webHidden/>
              </w:rPr>
              <w:t>39</w:t>
            </w:r>
            <w:r w:rsidR="00CD7E91" w:rsidRPr="005C2F45">
              <w:rPr>
                <w:noProof/>
                <w:webHidden/>
              </w:rPr>
              <w:fldChar w:fldCharType="end"/>
            </w:r>
          </w:hyperlink>
        </w:p>
        <w:p w14:paraId="29BB4B91" w14:textId="70C5FCFE" w:rsidR="00CD7E91" w:rsidRPr="005C2F45" w:rsidRDefault="004E1BA5" w:rsidP="00DB748B">
          <w:pPr>
            <w:pStyle w:val="21"/>
            <w:rPr>
              <w:noProof/>
              <w:kern w:val="2"/>
              <w:sz w:val="24"/>
            </w:rPr>
          </w:pPr>
          <w:hyperlink w:anchor="_Toc60187127" w:history="1">
            <w:r w:rsidR="00CD7E91" w:rsidRPr="005C2F45">
              <w:rPr>
                <w:rStyle w:val="af2"/>
                <w:rFonts w:ascii="Times New Roman" w:eastAsia="標楷體" w:hAnsi="Times New Roman"/>
                <w:noProof/>
              </w:rPr>
              <w:t>4.2</w:t>
            </w:r>
            <w:r w:rsidR="00CD7E91" w:rsidRPr="005C2F45">
              <w:rPr>
                <w:noProof/>
                <w:kern w:val="2"/>
                <w:sz w:val="24"/>
              </w:rPr>
              <w:tab/>
            </w:r>
            <w:r w:rsidR="00CD7E91" w:rsidRPr="005C2F45">
              <w:rPr>
                <w:rStyle w:val="af2"/>
                <w:rFonts w:ascii="Times New Roman" w:eastAsia="標楷體" w:hAnsi="Times New Roman"/>
                <w:noProof/>
              </w:rPr>
              <w:t>資料驗證及評估指標</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_Toc60187127 \h </w:instrText>
            </w:r>
            <w:r w:rsidR="00CD7E91" w:rsidRPr="005C2F45">
              <w:rPr>
                <w:noProof/>
                <w:webHidden/>
              </w:rPr>
            </w:r>
            <w:r w:rsidR="00CD7E91" w:rsidRPr="005C2F45">
              <w:rPr>
                <w:noProof/>
                <w:webHidden/>
              </w:rPr>
              <w:fldChar w:fldCharType="separate"/>
            </w:r>
            <w:r w:rsidR="00DB748B">
              <w:rPr>
                <w:noProof/>
                <w:webHidden/>
              </w:rPr>
              <w:t>40</w:t>
            </w:r>
            <w:r w:rsidR="00CD7E91" w:rsidRPr="005C2F45">
              <w:rPr>
                <w:noProof/>
                <w:webHidden/>
              </w:rPr>
              <w:fldChar w:fldCharType="end"/>
            </w:r>
          </w:hyperlink>
        </w:p>
        <w:p w14:paraId="114EBAB7" w14:textId="4B5FA7EF" w:rsidR="00CD7E91" w:rsidRPr="005C2F45" w:rsidRDefault="004E1BA5">
          <w:pPr>
            <w:pStyle w:val="11"/>
            <w:rPr>
              <w:rFonts w:ascii="Times New Roman" w:eastAsia="標楷體" w:hAnsi="Times New Roman"/>
              <w:noProof/>
              <w:kern w:val="2"/>
              <w:sz w:val="24"/>
            </w:rPr>
          </w:pPr>
          <w:hyperlink w:anchor="_Toc60187128" w:history="1">
            <w:r w:rsidR="00CD7E91" w:rsidRPr="005C2F45">
              <w:rPr>
                <w:rStyle w:val="af2"/>
                <w:rFonts w:ascii="Times New Roman" w:eastAsia="標楷體" w:hAnsi="Times New Roman"/>
                <w:caps/>
                <w:noProof/>
              </w:rPr>
              <w:t>第伍章</w:t>
            </w:r>
            <w:r w:rsidR="00CD7E91" w:rsidRPr="005C2F45">
              <w:rPr>
                <w:rFonts w:ascii="Times New Roman" w:eastAsia="標楷體" w:hAnsi="Times New Roman"/>
                <w:noProof/>
                <w:kern w:val="2"/>
                <w:sz w:val="24"/>
              </w:rPr>
              <w:tab/>
            </w:r>
            <w:r w:rsidR="00CD7E91" w:rsidRPr="005C2F45">
              <w:rPr>
                <w:rStyle w:val="af2"/>
                <w:rFonts w:ascii="Times New Roman" w:eastAsia="標楷體" w:hAnsi="Times New Roman"/>
                <w:noProof/>
              </w:rPr>
              <w:t>研究計劃</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_Toc60187128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42</w:t>
            </w:r>
            <w:r w:rsidR="00CD7E91" w:rsidRPr="005C2F45">
              <w:rPr>
                <w:rFonts w:ascii="Times New Roman" w:eastAsia="標楷體" w:hAnsi="Times New Roman"/>
                <w:noProof/>
                <w:webHidden/>
              </w:rPr>
              <w:fldChar w:fldCharType="end"/>
            </w:r>
          </w:hyperlink>
        </w:p>
        <w:p w14:paraId="145DCB6F" w14:textId="182AC6D1" w:rsidR="00CD7E91" w:rsidRPr="005C2F45" w:rsidRDefault="004E1BA5" w:rsidP="00DB748B">
          <w:pPr>
            <w:pStyle w:val="21"/>
            <w:rPr>
              <w:noProof/>
              <w:kern w:val="2"/>
              <w:sz w:val="24"/>
            </w:rPr>
          </w:pPr>
          <w:hyperlink w:anchor="_Toc60187130" w:history="1">
            <w:r w:rsidR="00CD7E91" w:rsidRPr="005C2F45">
              <w:rPr>
                <w:rStyle w:val="af2"/>
                <w:rFonts w:ascii="Times New Roman" w:eastAsia="標楷體" w:hAnsi="Times New Roman"/>
                <w:noProof/>
              </w:rPr>
              <w:t>5.1</w:t>
            </w:r>
            <w:r w:rsidR="00CD7E91" w:rsidRPr="005C2F45">
              <w:rPr>
                <w:noProof/>
                <w:kern w:val="2"/>
                <w:sz w:val="24"/>
              </w:rPr>
              <w:tab/>
            </w:r>
            <w:r w:rsidR="00CD7E91" w:rsidRPr="005C2F45">
              <w:rPr>
                <w:rStyle w:val="af2"/>
                <w:rFonts w:ascii="Times New Roman" w:eastAsia="標楷體" w:hAnsi="Times New Roman"/>
                <w:noProof/>
              </w:rPr>
              <w:t>目前進度與未來規劃</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_Toc60187130 \h </w:instrText>
            </w:r>
            <w:r w:rsidR="00CD7E91" w:rsidRPr="005C2F45">
              <w:rPr>
                <w:noProof/>
                <w:webHidden/>
              </w:rPr>
            </w:r>
            <w:r w:rsidR="00CD7E91" w:rsidRPr="005C2F45">
              <w:rPr>
                <w:noProof/>
                <w:webHidden/>
              </w:rPr>
              <w:fldChar w:fldCharType="separate"/>
            </w:r>
            <w:r w:rsidR="00DB748B">
              <w:rPr>
                <w:noProof/>
                <w:webHidden/>
              </w:rPr>
              <w:t>42</w:t>
            </w:r>
            <w:r w:rsidR="00CD7E91" w:rsidRPr="005C2F45">
              <w:rPr>
                <w:noProof/>
                <w:webHidden/>
              </w:rPr>
              <w:fldChar w:fldCharType="end"/>
            </w:r>
          </w:hyperlink>
        </w:p>
        <w:p w14:paraId="6D5229B4" w14:textId="4A0BCE8E" w:rsidR="00CD7E91" w:rsidRPr="005C2F45" w:rsidRDefault="004E1BA5" w:rsidP="00DB748B">
          <w:pPr>
            <w:pStyle w:val="21"/>
            <w:rPr>
              <w:noProof/>
              <w:kern w:val="2"/>
              <w:sz w:val="24"/>
            </w:rPr>
          </w:pPr>
          <w:hyperlink w:anchor="_Toc60187131" w:history="1">
            <w:r w:rsidR="00CD7E91" w:rsidRPr="005C2F45">
              <w:rPr>
                <w:rStyle w:val="af2"/>
                <w:rFonts w:ascii="Times New Roman" w:eastAsia="標楷體" w:hAnsi="Times New Roman"/>
                <w:noProof/>
              </w:rPr>
              <w:t>5.2</w:t>
            </w:r>
            <w:r w:rsidR="00CD7E91" w:rsidRPr="005C2F45">
              <w:rPr>
                <w:noProof/>
                <w:kern w:val="2"/>
                <w:sz w:val="24"/>
              </w:rPr>
              <w:tab/>
            </w:r>
            <w:r w:rsidR="00CD7E91" w:rsidRPr="005C2F45">
              <w:rPr>
                <w:rStyle w:val="af2"/>
                <w:rFonts w:ascii="Times New Roman" w:eastAsia="標楷體" w:hAnsi="Times New Roman"/>
                <w:noProof/>
              </w:rPr>
              <w:t>可能遭遇之困難與應變計劃</w:t>
            </w:r>
            <w:r w:rsidR="00CD7E91" w:rsidRPr="005C2F45">
              <w:rPr>
                <w:noProof/>
                <w:webHidden/>
              </w:rPr>
              <w:tab/>
            </w:r>
            <w:r w:rsidR="00CD7E91" w:rsidRPr="005C2F45">
              <w:rPr>
                <w:noProof/>
                <w:webHidden/>
              </w:rPr>
              <w:fldChar w:fldCharType="begin"/>
            </w:r>
            <w:r w:rsidR="00CD7E91" w:rsidRPr="005C2F45">
              <w:rPr>
                <w:noProof/>
                <w:webHidden/>
              </w:rPr>
              <w:instrText xml:space="preserve"> PAGEREF _Toc60187131 \h </w:instrText>
            </w:r>
            <w:r w:rsidR="00CD7E91" w:rsidRPr="005C2F45">
              <w:rPr>
                <w:noProof/>
                <w:webHidden/>
              </w:rPr>
            </w:r>
            <w:r w:rsidR="00CD7E91" w:rsidRPr="005C2F45">
              <w:rPr>
                <w:noProof/>
                <w:webHidden/>
              </w:rPr>
              <w:fldChar w:fldCharType="separate"/>
            </w:r>
            <w:r w:rsidR="00DB748B">
              <w:rPr>
                <w:noProof/>
                <w:webHidden/>
              </w:rPr>
              <w:t>42</w:t>
            </w:r>
            <w:r w:rsidR="00CD7E91" w:rsidRPr="005C2F45">
              <w:rPr>
                <w:noProof/>
                <w:webHidden/>
              </w:rPr>
              <w:fldChar w:fldCharType="end"/>
            </w:r>
          </w:hyperlink>
        </w:p>
        <w:p w14:paraId="0416CA11" w14:textId="15D4CA7A" w:rsidR="00CD7E91" w:rsidRPr="005C2F45" w:rsidRDefault="004E1BA5">
          <w:pPr>
            <w:pStyle w:val="11"/>
            <w:rPr>
              <w:rFonts w:ascii="Times New Roman" w:eastAsia="標楷體" w:hAnsi="Times New Roman"/>
              <w:noProof/>
              <w:kern w:val="2"/>
              <w:sz w:val="24"/>
            </w:rPr>
          </w:pPr>
          <w:hyperlink w:anchor="_Toc60187132" w:history="1">
            <w:r w:rsidR="00CD7E91" w:rsidRPr="005C2F45">
              <w:rPr>
                <w:rStyle w:val="af2"/>
                <w:rFonts w:ascii="Times New Roman" w:eastAsia="標楷體" w:hAnsi="Times New Roman"/>
                <w:noProof/>
              </w:rPr>
              <w:t>參考文獻</w:t>
            </w:r>
            <w:r w:rsidR="00CD7E91" w:rsidRPr="005C2F45">
              <w:rPr>
                <w:rFonts w:ascii="Times New Roman" w:eastAsia="標楷體" w:hAnsi="Times New Roman"/>
                <w:noProof/>
                <w:webHidden/>
              </w:rPr>
              <w:tab/>
            </w:r>
            <w:r w:rsidR="00CD7E91" w:rsidRPr="005C2F45">
              <w:rPr>
                <w:rFonts w:ascii="Times New Roman" w:eastAsia="標楷體" w:hAnsi="Times New Roman"/>
                <w:noProof/>
                <w:webHidden/>
              </w:rPr>
              <w:fldChar w:fldCharType="begin"/>
            </w:r>
            <w:r w:rsidR="00CD7E91" w:rsidRPr="005C2F45">
              <w:rPr>
                <w:rFonts w:ascii="Times New Roman" w:eastAsia="標楷體" w:hAnsi="Times New Roman"/>
                <w:noProof/>
                <w:webHidden/>
              </w:rPr>
              <w:instrText xml:space="preserve"> PAGEREF _Toc60187132 \h </w:instrText>
            </w:r>
            <w:r w:rsidR="00CD7E91" w:rsidRPr="005C2F45">
              <w:rPr>
                <w:rFonts w:ascii="Times New Roman" w:eastAsia="標楷體" w:hAnsi="Times New Roman"/>
                <w:noProof/>
                <w:webHidden/>
              </w:rPr>
            </w:r>
            <w:r w:rsidR="00CD7E91" w:rsidRPr="005C2F45">
              <w:rPr>
                <w:rFonts w:ascii="Times New Roman" w:eastAsia="標楷體" w:hAnsi="Times New Roman"/>
                <w:noProof/>
                <w:webHidden/>
              </w:rPr>
              <w:fldChar w:fldCharType="separate"/>
            </w:r>
            <w:r w:rsidR="00DB748B">
              <w:rPr>
                <w:rFonts w:ascii="Times New Roman" w:eastAsia="標楷體" w:hAnsi="Times New Roman"/>
                <w:noProof/>
                <w:webHidden/>
              </w:rPr>
              <w:t>44</w:t>
            </w:r>
            <w:r w:rsidR="00CD7E91" w:rsidRPr="005C2F45">
              <w:rPr>
                <w:rFonts w:ascii="Times New Roman" w:eastAsia="標楷體" w:hAnsi="Times New Roman"/>
                <w:noProof/>
                <w:webHidden/>
              </w:rPr>
              <w:fldChar w:fldCharType="end"/>
            </w:r>
          </w:hyperlink>
        </w:p>
        <w:p w14:paraId="68D3B401" w14:textId="6B2D2E0F" w:rsidR="00C418D5" w:rsidRPr="005C2F45" w:rsidRDefault="00C418D5"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b/>
              <w:bCs/>
              <w:lang w:val="zh-TW"/>
            </w:rPr>
            <w:fldChar w:fldCharType="end"/>
          </w:r>
        </w:p>
      </w:sdtContent>
    </w:sdt>
    <w:p w14:paraId="42B9C4C3" w14:textId="2E7738C6" w:rsidR="005D1E9B" w:rsidRPr="005C2F45" w:rsidRDefault="005D1E9B" w:rsidP="00FA2DBB">
      <w:pPr>
        <w:pStyle w:val="1"/>
        <w:spacing w:line="360" w:lineRule="auto"/>
        <w:jc w:val="both"/>
        <w:rPr>
          <w:rFonts w:ascii="Times New Roman" w:eastAsia="標楷體" w:hAnsi="Times New Roman" w:cs="Times New Roman"/>
          <w:sz w:val="36"/>
          <w:szCs w:val="36"/>
        </w:rPr>
      </w:pPr>
      <w:bookmarkStart w:id="8" w:name="_Toc60187088"/>
      <w:r w:rsidRPr="005C2F45">
        <w:rPr>
          <w:rFonts w:ascii="Times New Roman" w:eastAsia="標楷體" w:hAnsi="Times New Roman" w:cs="Times New Roman"/>
        </w:rPr>
        <w:lastRenderedPageBreak/>
        <w:t>圖目錄</w:t>
      </w:r>
      <w:bookmarkEnd w:id="8"/>
    </w:p>
    <w:p w14:paraId="6F330EC6" w14:textId="6380DE7E" w:rsidR="00DA6171" w:rsidRPr="005C2F45" w:rsidRDefault="005D1E9B" w:rsidP="00280ABF">
      <w:pPr>
        <w:pStyle w:val="af3"/>
        <w:tabs>
          <w:tab w:val="right" w:leader="dot" w:pos="8777"/>
        </w:tabs>
        <w:spacing w:line="360" w:lineRule="auto"/>
        <w:ind w:leftChars="-4" w:left="710" w:hanging="720"/>
        <w:rPr>
          <w:rFonts w:ascii="Times New Roman" w:eastAsia="標楷體" w:hAnsi="Times New Roman" w:cs="Times New Roman"/>
          <w:noProof/>
          <w:kern w:val="2"/>
        </w:rPr>
      </w:pPr>
      <w:r w:rsidRPr="005C2F45">
        <w:rPr>
          <w:rFonts w:ascii="Times New Roman" w:eastAsia="標楷體" w:hAnsi="Times New Roman" w:cs="Times New Roman"/>
          <w:sz w:val="36"/>
          <w:szCs w:val="36"/>
        </w:rPr>
        <w:fldChar w:fldCharType="begin"/>
      </w:r>
      <w:r w:rsidRPr="005C2F45">
        <w:rPr>
          <w:rFonts w:ascii="Times New Roman" w:eastAsia="標楷體" w:hAnsi="Times New Roman" w:cs="Times New Roman"/>
          <w:sz w:val="36"/>
          <w:szCs w:val="36"/>
        </w:rPr>
        <w:instrText xml:space="preserve"> TOC \h \z \c "</w:instrText>
      </w:r>
      <w:r w:rsidRPr="005C2F45">
        <w:rPr>
          <w:rFonts w:ascii="Times New Roman" w:eastAsia="標楷體" w:hAnsi="Times New Roman" w:cs="Times New Roman"/>
          <w:sz w:val="36"/>
          <w:szCs w:val="36"/>
        </w:rPr>
        <w:instrText>圖</w:instrText>
      </w:r>
      <w:r w:rsidRPr="005C2F45">
        <w:rPr>
          <w:rFonts w:ascii="Times New Roman" w:eastAsia="標楷體" w:hAnsi="Times New Roman" w:cs="Times New Roman"/>
          <w:sz w:val="36"/>
          <w:szCs w:val="36"/>
        </w:rPr>
        <w:instrText xml:space="preserve">" </w:instrText>
      </w:r>
      <w:r w:rsidRPr="005C2F45">
        <w:rPr>
          <w:rFonts w:ascii="Times New Roman" w:eastAsia="標楷體" w:hAnsi="Times New Roman" w:cs="Times New Roman"/>
          <w:sz w:val="36"/>
          <w:szCs w:val="36"/>
        </w:rPr>
        <w:fldChar w:fldCharType="separate"/>
      </w:r>
      <w:hyperlink w:anchor="_Toc60186810"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研究架構圖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_Toc60186810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17</w:t>
        </w:r>
        <w:r w:rsidR="00DA6171" w:rsidRPr="005C2F45">
          <w:rPr>
            <w:rFonts w:ascii="Times New Roman" w:eastAsia="標楷體" w:hAnsi="Times New Roman" w:cs="Times New Roman"/>
            <w:noProof/>
            <w:webHidden/>
          </w:rPr>
          <w:fldChar w:fldCharType="end"/>
        </w:r>
      </w:hyperlink>
    </w:p>
    <w:p w14:paraId="14CABD6A" w14:textId="15F3E27F" w:rsidR="00DA6171" w:rsidRPr="005C2F45" w:rsidRDefault="004E1BA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1"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2: IMDb Feature Film</w:t>
        </w:r>
        <w:r w:rsidR="00DA6171" w:rsidRPr="005C2F45">
          <w:rPr>
            <w:rStyle w:val="af2"/>
            <w:rFonts w:ascii="Times New Roman" w:eastAsia="標楷體" w:hAnsi="Times New Roman" w:cs="Times New Roman"/>
            <w:noProof/>
          </w:rPr>
          <w:t>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_Toc60186811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18</w:t>
        </w:r>
        <w:r w:rsidR="00DA6171" w:rsidRPr="005C2F45">
          <w:rPr>
            <w:rFonts w:ascii="Times New Roman" w:eastAsia="標楷體" w:hAnsi="Times New Roman" w:cs="Times New Roman"/>
            <w:noProof/>
            <w:webHidden/>
          </w:rPr>
          <w:fldChar w:fldCharType="end"/>
        </w:r>
      </w:hyperlink>
    </w:p>
    <w:p w14:paraId="40D14C2C" w14:textId="1658DBF7" w:rsidR="00DA6171" w:rsidRPr="005C2F45" w:rsidRDefault="004E1BA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2"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3: IMDb</w:t>
        </w:r>
        <w:r w:rsidR="00DA6171" w:rsidRPr="005C2F45">
          <w:rPr>
            <w:rStyle w:val="af2"/>
            <w:rFonts w:ascii="Times New Roman" w:eastAsia="標楷體" w:hAnsi="Times New Roman" w:cs="Times New Roman"/>
            <w:noProof/>
          </w:rPr>
          <w:t>使用者評論頁面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_Toc60186812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19</w:t>
        </w:r>
        <w:r w:rsidR="00DA6171" w:rsidRPr="005C2F45">
          <w:rPr>
            <w:rFonts w:ascii="Times New Roman" w:eastAsia="標楷體" w:hAnsi="Times New Roman" w:cs="Times New Roman"/>
            <w:noProof/>
            <w:webHidden/>
          </w:rPr>
          <w:fldChar w:fldCharType="end"/>
        </w:r>
      </w:hyperlink>
    </w:p>
    <w:p w14:paraId="38640475" w14:textId="695F1E4D" w:rsidR="00DA6171" w:rsidRPr="005C2F45" w:rsidRDefault="004E1BA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3"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4: IMDb</w:t>
        </w:r>
        <w:r w:rsidR="00DA6171" w:rsidRPr="005C2F45">
          <w:rPr>
            <w:rStyle w:val="af2"/>
            <w:rFonts w:ascii="Times New Roman" w:eastAsia="標楷體" w:hAnsi="Times New Roman" w:cs="Times New Roman"/>
            <w:noProof/>
          </w:rPr>
          <w:t>有用評論投票頁面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_Toc60186813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20</w:t>
        </w:r>
        <w:r w:rsidR="00DA6171" w:rsidRPr="005C2F45">
          <w:rPr>
            <w:rFonts w:ascii="Times New Roman" w:eastAsia="標楷體" w:hAnsi="Times New Roman" w:cs="Times New Roman"/>
            <w:noProof/>
            <w:webHidden/>
          </w:rPr>
          <w:fldChar w:fldCharType="end"/>
        </w:r>
      </w:hyperlink>
    </w:p>
    <w:p w14:paraId="700BD97D" w14:textId="6B8B1FD5" w:rsidR="00DA6171" w:rsidRPr="005C2F45" w:rsidRDefault="004E1BA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4"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5: IMDb</w:t>
        </w:r>
        <w:r w:rsidR="00DA6171" w:rsidRPr="005C2F45">
          <w:rPr>
            <w:rStyle w:val="af2"/>
            <w:rFonts w:ascii="Times New Roman" w:eastAsia="標楷體" w:hAnsi="Times New Roman" w:cs="Times New Roman"/>
            <w:noProof/>
          </w:rPr>
          <w:t>劇情關鍵字頁面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_Toc60186814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25</w:t>
        </w:r>
        <w:r w:rsidR="00DA6171" w:rsidRPr="005C2F45">
          <w:rPr>
            <w:rFonts w:ascii="Times New Roman" w:eastAsia="標楷體" w:hAnsi="Times New Roman" w:cs="Times New Roman"/>
            <w:noProof/>
            <w:webHidden/>
          </w:rPr>
          <w:fldChar w:fldCharType="end"/>
        </w:r>
      </w:hyperlink>
    </w:p>
    <w:p w14:paraId="11A37A36" w14:textId="69168E36" w:rsidR="00DA6171" w:rsidRPr="005C2F45" w:rsidRDefault="004E1BA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5"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6: IMDb</w:t>
        </w:r>
        <w:r w:rsidR="00DA6171" w:rsidRPr="005C2F45">
          <w:rPr>
            <w:rStyle w:val="af2"/>
            <w:rFonts w:ascii="Times New Roman" w:eastAsia="標楷體" w:hAnsi="Times New Roman" w:cs="Times New Roman"/>
            <w:noProof/>
          </w:rPr>
          <w:t>電影基本資料頁面</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_Toc60186815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26</w:t>
        </w:r>
        <w:r w:rsidR="00DA6171" w:rsidRPr="005C2F45">
          <w:rPr>
            <w:rFonts w:ascii="Times New Roman" w:eastAsia="標楷體" w:hAnsi="Times New Roman" w:cs="Times New Roman"/>
            <w:noProof/>
            <w:webHidden/>
          </w:rPr>
          <w:fldChar w:fldCharType="end"/>
        </w:r>
      </w:hyperlink>
    </w:p>
    <w:p w14:paraId="47942F60" w14:textId="2B2AACBC" w:rsidR="00DA6171" w:rsidRPr="005C2F45" w:rsidRDefault="004E1BA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6"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7: </w:t>
        </w:r>
        <w:r w:rsidR="00DA6171" w:rsidRPr="005C2F45">
          <w:rPr>
            <w:rStyle w:val="af2"/>
            <w:rFonts w:ascii="Times New Roman" w:eastAsia="標楷體" w:hAnsi="Times New Roman" w:cs="Times New Roman"/>
            <w:noProof/>
          </w:rPr>
          <w:t>眾數補值示意圖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_Toc60186816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31</w:t>
        </w:r>
        <w:r w:rsidR="00DA6171" w:rsidRPr="005C2F45">
          <w:rPr>
            <w:rFonts w:ascii="Times New Roman" w:eastAsia="標楷體" w:hAnsi="Times New Roman" w:cs="Times New Roman"/>
            <w:noProof/>
            <w:webHidden/>
          </w:rPr>
          <w:fldChar w:fldCharType="end"/>
        </w:r>
      </w:hyperlink>
    </w:p>
    <w:p w14:paraId="1AEA53D6" w14:textId="478B7F35" w:rsidR="00DA6171" w:rsidRPr="005C2F45" w:rsidRDefault="004E1BA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7"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8:</w:t>
        </w:r>
        <w:r w:rsidR="00DA6171" w:rsidRPr="005C2F45">
          <w:rPr>
            <w:rStyle w:val="af2"/>
            <w:rFonts w:ascii="Times New Roman" w:eastAsia="標楷體" w:hAnsi="Times New Roman" w:cs="Times New Roman"/>
            <w:noProof/>
          </w:rPr>
          <w:t>上映日期</w:t>
        </w:r>
        <w:r w:rsidR="00DA6171" w:rsidRPr="005C2F45">
          <w:rPr>
            <w:rStyle w:val="af2"/>
            <w:rFonts w:ascii="Times New Roman" w:eastAsia="標楷體" w:hAnsi="Times New Roman" w:cs="Times New Roman"/>
            <w:noProof/>
          </w:rPr>
          <w:t xml:space="preserve"> + 7</w:t>
        </w:r>
        <w:r w:rsidR="00DA6171" w:rsidRPr="005C2F45">
          <w:rPr>
            <w:rStyle w:val="af2"/>
            <w:rFonts w:ascii="Times New Roman" w:eastAsia="標楷體" w:hAnsi="Times New Roman" w:cs="Times New Roman"/>
            <w:noProof/>
          </w:rPr>
          <w:t>日補值示意圖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_Toc60186817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31</w:t>
        </w:r>
        <w:r w:rsidR="00DA6171" w:rsidRPr="005C2F45">
          <w:rPr>
            <w:rFonts w:ascii="Times New Roman" w:eastAsia="標楷體" w:hAnsi="Times New Roman" w:cs="Times New Roman"/>
            <w:noProof/>
            <w:webHidden/>
          </w:rPr>
          <w:fldChar w:fldCharType="end"/>
        </w:r>
      </w:hyperlink>
    </w:p>
    <w:p w14:paraId="2A9F0A0B" w14:textId="73AAADA3" w:rsidR="00DA6171" w:rsidRPr="005C2F45" w:rsidRDefault="004E1BA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8"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9:</w:t>
        </w:r>
        <w:r w:rsidR="00DA6171" w:rsidRPr="005C2F45">
          <w:rPr>
            <w:rStyle w:val="af2"/>
            <w:rFonts w:ascii="Times New Roman" w:eastAsia="標楷體" w:hAnsi="Times New Roman" w:cs="Times New Roman"/>
            <w:noProof/>
          </w:rPr>
          <w:t>使用者</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電影評分矩陣補值示意圖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_Toc60186818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34</w:t>
        </w:r>
        <w:r w:rsidR="00DA6171" w:rsidRPr="005C2F45">
          <w:rPr>
            <w:rFonts w:ascii="Times New Roman" w:eastAsia="標楷體" w:hAnsi="Times New Roman" w:cs="Times New Roman"/>
            <w:noProof/>
            <w:webHidden/>
          </w:rPr>
          <w:fldChar w:fldCharType="end"/>
        </w:r>
      </w:hyperlink>
    </w:p>
    <w:p w14:paraId="3250FE8C" w14:textId="683D0F9E" w:rsidR="00DA6171" w:rsidRPr="005C2F45" w:rsidRDefault="004E1BA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19"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4</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實驗一</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_Toc60186819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39</w:t>
        </w:r>
        <w:r w:rsidR="00DA6171" w:rsidRPr="005C2F45">
          <w:rPr>
            <w:rFonts w:ascii="Times New Roman" w:eastAsia="標楷體" w:hAnsi="Times New Roman" w:cs="Times New Roman"/>
            <w:noProof/>
            <w:webHidden/>
          </w:rPr>
          <w:fldChar w:fldCharType="end"/>
        </w:r>
      </w:hyperlink>
    </w:p>
    <w:p w14:paraId="6841FD53" w14:textId="045C9A50" w:rsidR="00DA6171" w:rsidRPr="005C2F45" w:rsidRDefault="004E1BA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20"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4</w:t>
        </w:r>
        <w:r w:rsidR="00DA6171" w:rsidRPr="005C2F45">
          <w:rPr>
            <w:rStyle w:val="af2"/>
            <w:rFonts w:ascii="Times New Roman" w:eastAsia="標楷體" w:hAnsi="Times New Roman" w:cs="Times New Roman"/>
            <w:noProof/>
          </w:rPr>
          <w:noBreakHyphen/>
          <w:t xml:space="preserve">2: </w:t>
        </w:r>
        <w:r w:rsidR="00DA6171" w:rsidRPr="005C2F45">
          <w:rPr>
            <w:rStyle w:val="af2"/>
            <w:rFonts w:ascii="Times New Roman" w:eastAsia="標楷體" w:hAnsi="Times New Roman" w:cs="Times New Roman"/>
            <w:noProof/>
          </w:rPr>
          <w:t>實驗二</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_Toc60186820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40</w:t>
        </w:r>
        <w:r w:rsidR="00DA6171" w:rsidRPr="005C2F45">
          <w:rPr>
            <w:rFonts w:ascii="Times New Roman" w:eastAsia="標楷體" w:hAnsi="Times New Roman" w:cs="Times New Roman"/>
            <w:noProof/>
            <w:webHidden/>
          </w:rPr>
          <w:fldChar w:fldCharType="end"/>
        </w:r>
      </w:hyperlink>
    </w:p>
    <w:p w14:paraId="46A04965" w14:textId="4EA30E2A" w:rsidR="00DA6171" w:rsidRPr="005C2F45" w:rsidRDefault="004E1BA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21"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4</w:t>
        </w:r>
        <w:r w:rsidR="00DA6171" w:rsidRPr="005C2F45">
          <w:rPr>
            <w:rStyle w:val="af2"/>
            <w:rFonts w:ascii="Times New Roman" w:eastAsia="標楷體" w:hAnsi="Times New Roman" w:cs="Times New Roman"/>
            <w:noProof/>
          </w:rPr>
          <w:noBreakHyphen/>
          <w:t xml:space="preserve">3: </w:t>
        </w:r>
        <w:r w:rsidR="00DA6171" w:rsidRPr="005C2F45">
          <w:rPr>
            <w:rStyle w:val="af2"/>
            <w:rFonts w:ascii="Times New Roman" w:eastAsia="標楷體" w:hAnsi="Times New Roman" w:cs="Times New Roman"/>
            <w:noProof/>
          </w:rPr>
          <w:t>實驗三</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_Toc60186821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40</w:t>
        </w:r>
        <w:r w:rsidR="00DA6171" w:rsidRPr="005C2F45">
          <w:rPr>
            <w:rFonts w:ascii="Times New Roman" w:eastAsia="標楷體" w:hAnsi="Times New Roman" w:cs="Times New Roman"/>
            <w:noProof/>
            <w:webHidden/>
          </w:rPr>
          <w:fldChar w:fldCharType="end"/>
        </w:r>
      </w:hyperlink>
    </w:p>
    <w:p w14:paraId="0E2C8548" w14:textId="5BB66A8B" w:rsidR="00DA6171" w:rsidRPr="005C2F45" w:rsidRDefault="004E1BA5" w:rsidP="00280ABF">
      <w:pPr>
        <w:pStyle w:val="af3"/>
        <w:tabs>
          <w:tab w:val="right" w:leader="dot" w:pos="8777"/>
        </w:tabs>
        <w:spacing w:line="360" w:lineRule="auto"/>
        <w:ind w:leftChars="-4" w:left="470" w:hanging="480"/>
        <w:rPr>
          <w:rFonts w:ascii="Times New Roman" w:eastAsia="標楷體" w:hAnsi="Times New Roman" w:cs="Times New Roman"/>
          <w:noProof/>
          <w:kern w:val="2"/>
        </w:rPr>
      </w:pPr>
      <w:hyperlink w:anchor="_Toc60186822" w:history="1">
        <w:r w:rsidR="00DA6171" w:rsidRPr="005C2F45">
          <w:rPr>
            <w:rStyle w:val="af2"/>
            <w:rFonts w:ascii="Times New Roman" w:eastAsia="標楷體" w:hAnsi="Times New Roman" w:cs="Times New Roman"/>
            <w:noProof/>
          </w:rPr>
          <w:t>圖</w:t>
        </w:r>
        <w:r w:rsidR="00DA6171" w:rsidRPr="005C2F45">
          <w:rPr>
            <w:rStyle w:val="af2"/>
            <w:rFonts w:ascii="Times New Roman" w:eastAsia="標楷體" w:hAnsi="Times New Roman" w:cs="Times New Roman"/>
            <w:noProof/>
          </w:rPr>
          <w:t xml:space="preserve"> 5</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已完成之工作及未來工作規畫圖</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_Toc60186822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42</w:t>
        </w:r>
        <w:r w:rsidR="00DA6171" w:rsidRPr="005C2F45">
          <w:rPr>
            <w:rFonts w:ascii="Times New Roman" w:eastAsia="標楷體" w:hAnsi="Times New Roman" w:cs="Times New Roman"/>
            <w:noProof/>
            <w:webHidden/>
          </w:rPr>
          <w:fldChar w:fldCharType="end"/>
        </w:r>
      </w:hyperlink>
    </w:p>
    <w:p w14:paraId="354FACCF" w14:textId="2CBD24A1" w:rsidR="00926417" w:rsidRPr="005C2F45" w:rsidRDefault="005D1E9B" w:rsidP="00280ABF">
      <w:pPr>
        <w:widowControl/>
        <w:spacing w:line="360" w:lineRule="auto"/>
        <w:ind w:leftChars="-4" w:left="-10"/>
        <w:jc w:val="both"/>
        <w:rPr>
          <w:rFonts w:ascii="Times New Roman" w:eastAsia="標楷體" w:hAnsi="Times New Roman" w:cs="Times New Roman"/>
          <w:sz w:val="36"/>
          <w:szCs w:val="36"/>
        </w:rPr>
      </w:pPr>
      <w:r w:rsidRPr="005C2F45">
        <w:rPr>
          <w:rFonts w:ascii="Times New Roman" w:eastAsia="標楷體" w:hAnsi="Times New Roman" w:cs="Times New Roman"/>
          <w:sz w:val="36"/>
          <w:szCs w:val="36"/>
        </w:rPr>
        <w:fldChar w:fldCharType="end"/>
      </w:r>
    </w:p>
    <w:p w14:paraId="4EE842E7" w14:textId="42438ED4" w:rsidR="00926417" w:rsidRPr="005C2F45" w:rsidRDefault="00926417" w:rsidP="00FA2DBB">
      <w:pPr>
        <w:pStyle w:val="1"/>
        <w:spacing w:line="360" w:lineRule="auto"/>
        <w:jc w:val="both"/>
        <w:rPr>
          <w:rFonts w:ascii="Times New Roman" w:eastAsia="標楷體" w:hAnsi="Times New Roman" w:cs="Times New Roman"/>
        </w:rPr>
      </w:pPr>
      <w:bookmarkStart w:id="9" w:name="_Toc53005719"/>
      <w:bookmarkStart w:id="10" w:name="_Toc60187089"/>
      <w:r w:rsidRPr="005C2F45">
        <w:rPr>
          <w:rFonts w:ascii="Times New Roman" w:eastAsia="標楷體" w:hAnsi="Times New Roman" w:cs="Times New Roman"/>
        </w:rPr>
        <w:lastRenderedPageBreak/>
        <w:t>表目錄</w:t>
      </w:r>
      <w:bookmarkEnd w:id="9"/>
      <w:bookmarkEnd w:id="10"/>
    </w:p>
    <w:p w14:paraId="26624572" w14:textId="3CC74C58" w:rsidR="00DA6171" w:rsidRPr="005C2F45" w:rsidRDefault="00926417" w:rsidP="00280ABF">
      <w:pPr>
        <w:pStyle w:val="af3"/>
        <w:tabs>
          <w:tab w:val="right" w:leader="dot" w:pos="8777"/>
        </w:tabs>
        <w:spacing w:line="360" w:lineRule="auto"/>
        <w:ind w:leftChars="54" w:left="850" w:hanging="720"/>
        <w:rPr>
          <w:rFonts w:ascii="Times New Roman" w:eastAsia="標楷體" w:hAnsi="Times New Roman" w:cs="Times New Roman"/>
          <w:noProof/>
          <w:kern w:val="2"/>
        </w:rPr>
      </w:pPr>
      <w:r w:rsidRPr="005C2F45">
        <w:rPr>
          <w:rFonts w:ascii="Times New Roman" w:eastAsia="標楷體" w:hAnsi="Times New Roman" w:cs="Times New Roman"/>
          <w:sz w:val="36"/>
          <w:szCs w:val="36"/>
        </w:rPr>
        <w:fldChar w:fldCharType="begin"/>
      </w:r>
      <w:r w:rsidRPr="005C2F45">
        <w:rPr>
          <w:rFonts w:ascii="Times New Roman" w:eastAsia="標楷體" w:hAnsi="Times New Roman" w:cs="Times New Roman"/>
          <w:sz w:val="36"/>
          <w:szCs w:val="36"/>
        </w:rPr>
        <w:instrText xml:space="preserve"> TOC \h \z \c "</w:instrText>
      </w:r>
      <w:r w:rsidRPr="005C2F45">
        <w:rPr>
          <w:rFonts w:ascii="Times New Roman" w:eastAsia="標楷體" w:hAnsi="Times New Roman" w:cs="Times New Roman"/>
          <w:sz w:val="36"/>
          <w:szCs w:val="36"/>
        </w:rPr>
        <w:instrText>表</w:instrText>
      </w:r>
      <w:r w:rsidRPr="005C2F45">
        <w:rPr>
          <w:rFonts w:ascii="Times New Roman" w:eastAsia="標楷體" w:hAnsi="Times New Roman" w:cs="Times New Roman"/>
          <w:sz w:val="36"/>
          <w:szCs w:val="36"/>
        </w:rPr>
        <w:instrText xml:space="preserve">" </w:instrText>
      </w:r>
      <w:r w:rsidRPr="005C2F45">
        <w:rPr>
          <w:rFonts w:ascii="Times New Roman" w:eastAsia="標楷體" w:hAnsi="Times New Roman" w:cs="Times New Roman"/>
          <w:sz w:val="36"/>
          <w:szCs w:val="36"/>
        </w:rPr>
        <w:fldChar w:fldCharType="separate"/>
      </w:r>
      <w:hyperlink w:anchor="_Toc60186823"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2</w:t>
        </w:r>
        <w:r w:rsidR="00DA6171" w:rsidRPr="005C2F45">
          <w:rPr>
            <w:rStyle w:val="af2"/>
            <w:rFonts w:ascii="Times New Roman" w:eastAsia="標楷體" w:hAnsi="Times New Roman" w:cs="Times New Roman"/>
            <w:noProof/>
          </w:rPr>
          <w:noBreakHyphen/>
          <w:t xml:space="preserve">1: </w:t>
        </w:r>
        <w:r w:rsidR="00DA6171" w:rsidRPr="005C2F45">
          <w:rPr>
            <w:rStyle w:val="af2"/>
            <w:rFonts w:ascii="Times New Roman" w:eastAsia="標楷體" w:hAnsi="Times New Roman" w:cs="Times New Roman"/>
            <w:noProof/>
          </w:rPr>
          <w:t>電影推薦系統相關文獻整理</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_Toc60186823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14</w:t>
        </w:r>
        <w:r w:rsidR="00DA6171" w:rsidRPr="005C2F45">
          <w:rPr>
            <w:rFonts w:ascii="Times New Roman" w:eastAsia="標楷體" w:hAnsi="Times New Roman" w:cs="Times New Roman"/>
            <w:noProof/>
            <w:webHidden/>
          </w:rPr>
          <w:fldChar w:fldCharType="end"/>
        </w:r>
      </w:hyperlink>
    </w:p>
    <w:p w14:paraId="230EF34B" w14:textId="5E20F231" w:rsidR="00DA6171" w:rsidRPr="005C2F45" w:rsidRDefault="004E1BA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4"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1:</w:t>
        </w:r>
        <w:r w:rsidR="00DA6171" w:rsidRPr="005C2F45">
          <w:rPr>
            <w:rStyle w:val="af2"/>
            <w:rFonts w:ascii="Times New Roman" w:eastAsia="標楷體" w:hAnsi="Times New Roman" w:cs="Times New Roman"/>
            <w:noProof/>
          </w:rPr>
          <w:t>電影相關資料說明</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_Toc60186824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19</w:t>
        </w:r>
        <w:r w:rsidR="00DA6171" w:rsidRPr="005C2F45">
          <w:rPr>
            <w:rFonts w:ascii="Times New Roman" w:eastAsia="標楷體" w:hAnsi="Times New Roman" w:cs="Times New Roman"/>
            <w:noProof/>
            <w:webHidden/>
          </w:rPr>
          <w:fldChar w:fldCharType="end"/>
        </w:r>
      </w:hyperlink>
    </w:p>
    <w:p w14:paraId="0F9845A9" w14:textId="39AAEFDB" w:rsidR="00DA6171" w:rsidRPr="005C2F45" w:rsidRDefault="004E1BA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5"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2:</w:t>
        </w:r>
        <w:r w:rsidR="00DA6171" w:rsidRPr="005C2F45">
          <w:rPr>
            <w:rStyle w:val="af2"/>
            <w:rFonts w:ascii="Times New Roman" w:eastAsia="標楷體" w:hAnsi="Times New Roman" w:cs="Times New Roman"/>
            <w:noProof/>
          </w:rPr>
          <w:t>使用者評論資料說明</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_Toc60186825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20</w:t>
        </w:r>
        <w:r w:rsidR="00DA6171" w:rsidRPr="005C2F45">
          <w:rPr>
            <w:rFonts w:ascii="Times New Roman" w:eastAsia="標楷體" w:hAnsi="Times New Roman" w:cs="Times New Roman"/>
            <w:noProof/>
            <w:webHidden/>
          </w:rPr>
          <w:fldChar w:fldCharType="end"/>
        </w:r>
      </w:hyperlink>
    </w:p>
    <w:p w14:paraId="5FB52DD3" w14:textId="08EC8CB3" w:rsidR="00DA6171" w:rsidRPr="005C2F45" w:rsidRDefault="004E1BA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6"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3: NLTK</w:t>
        </w:r>
        <w:r w:rsidR="00DA6171" w:rsidRPr="005C2F45">
          <w:rPr>
            <w:rStyle w:val="af2"/>
            <w:rFonts w:ascii="Times New Roman" w:eastAsia="標楷體" w:hAnsi="Times New Roman" w:cs="Times New Roman"/>
            <w:noProof/>
          </w:rPr>
          <w:t>停用詞表</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_Toc60186826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23</w:t>
        </w:r>
        <w:r w:rsidR="00DA6171" w:rsidRPr="005C2F45">
          <w:rPr>
            <w:rFonts w:ascii="Times New Roman" w:eastAsia="標楷體" w:hAnsi="Times New Roman" w:cs="Times New Roman"/>
            <w:noProof/>
            <w:webHidden/>
          </w:rPr>
          <w:fldChar w:fldCharType="end"/>
        </w:r>
      </w:hyperlink>
    </w:p>
    <w:p w14:paraId="44ABD1CB" w14:textId="726C9E64" w:rsidR="00DA6171" w:rsidRPr="005C2F45" w:rsidRDefault="004E1BA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7"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4: </w:t>
        </w:r>
        <w:r w:rsidR="00DA6171" w:rsidRPr="005C2F45">
          <w:rPr>
            <w:rStyle w:val="af2"/>
            <w:rFonts w:ascii="Times New Roman" w:eastAsia="標楷體" w:hAnsi="Times New Roman" w:cs="Times New Roman"/>
            <w:noProof/>
          </w:rPr>
          <w:t>電影</w:t>
        </w:r>
        <w:r w:rsidR="00DA6171" w:rsidRPr="005C2F45">
          <w:rPr>
            <w:rStyle w:val="af2"/>
            <w:rFonts w:ascii="Times New Roman" w:eastAsia="標楷體" w:hAnsi="Times New Roman" w:cs="Times New Roman"/>
            <w:noProof/>
          </w:rPr>
          <w:t>–</w:t>
        </w:r>
        <w:r w:rsidR="00DA6171" w:rsidRPr="005C2F45">
          <w:rPr>
            <w:rStyle w:val="af2"/>
            <w:rFonts w:ascii="Times New Roman" w:eastAsia="標楷體" w:hAnsi="Times New Roman" w:cs="Times New Roman"/>
            <w:noProof/>
          </w:rPr>
          <w:t>關鍵字矩陣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_Toc60186827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25</w:t>
        </w:r>
        <w:r w:rsidR="00DA6171" w:rsidRPr="005C2F45">
          <w:rPr>
            <w:rFonts w:ascii="Times New Roman" w:eastAsia="標楷體" w:hAnsi="Times New Roman" w:cs="Times New Roman"/>
            <w:noProof/>
            <w:webHidden/>
          </w:rPr>
          <w:fldChar w:fldCharType="end"/>
        </w:r>
      </w:hyperlink>
    </w:p>
    <w:p w14:paraId="0E9C1FEE" w14:textId="03856578" w:rsidR="00DA6171" w:rsidRPr="005C2F45" w:rsidRDefault="004E1BA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8"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5: </w:t>
        </w:r>
        <w:r w:rsidR="00DA6171" w:rsidRPr="005C2F45">
          <w:rPr>
            <w:rStyle w:val="af2"/>
            <w:rFonts w:ascii="Times New Roman" w:eastAsia="標楷體" w:hAnsi="Times New Roman" w:cs="Times New Roman"/>
            <w:noProof/>
          </w:rPr>
          <w:t>電影</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基本資料矩陣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_Toc60186828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26</w:t>
        </w:r>
        <w:r w:rsidR="00DA6171" w:rsidRPr="005C2F45">
          <w:rPr>
            <w:rFonts w:ascii="Times New Roman" w:eastAsia="標楷體" w:hAnsi="Times New Roman" w:cs="Times New Roman"/>
            <w:noProof/>
            <w:webHidden/>
          </w:rPr>
          <w:fldChar w:fldCharType="end"/>
        </w:r>
      </w:hyperlink>
    </w:p>
    <w:p w14:paraId="1681B65E" w14:textId="1F95EC07" w:rsidR="00DA6171" w:rsidRPr="005C2F45" w:rsidRDefault="004E1BA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29"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6:</w:t>
        </w:r>
        <w:r w:rsidR="00DA6171" w:rsidRPr="005C2F45">
          <w:rPr>
            <w:rStyle w:val="af2"/>
            <w:rFonts w:ascii="Times New Roman" w:eastAsia="標楷體" w:hAnsi="Times New Roman" w:cs="Times New Roman"/>
            <w:noProof/>
          </w:rPr>
          <w:t>評論特徵種子字列表</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_Toc60186829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27</w:t>
        </w:r>
        <w:r w:rsidR="00DA6171" w:rsidRPr="005C2F45">
          <w:rPr>
            <w:rFonts w:ascii="Times New Roman" w:eastAsia="標楷體" w:hAnsi="Times New Roman" w:cs="Times New Roman"/>
            <w:noProof/>
            <w:webHidden/>
          </w:rPr>
          <w:fldChar w:fldCharType="end"/>
        </w:r>
      </w:hyperlink>
    </w:p>
    <w:p w14:paraId="093E03E0" w14:textId="0EABC1DF" w:rsidR="00DA6171" w:rsidRPr="005C2F45" w:rsidRDefault="004E1BA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30"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7:</w:t>
        </w:r>
        <w:r w:rsidR="00DA6171" w:rsidRPr="005C2F45">
          <w:rPr>
            <w:rStyle w:val="af2"/>
            <w:rFonts w:ascii="Times New Roman" w:eastAsia="標楷體" w:hAnsi="Times New Roman" w:cs="Times New Roman"/>
            <w:noProof/>
          </w:rPr>
          <w:t>電影</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評論特徵矩陣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_Toc60186830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30</w:t>
        </w:r>
        <w:r w:rsidR="00DA6171" w:rsidRPr="005C2F45">
          <w:rPr>
            <w:rFonts w:ascii="Times New Roman" w:eastAsia="標楷體" w:hAnsi="Times New Roman" w:cs="Times New Roman"/>
            <w:noProof/>
            <w:webHidden/>
          </w:rPr>
          <w:fldChar w:fldCharType="end"/>
        </w:r>
      </w:hyperlink>
    </w:p>
    <w:p w14:paraId="2B27660B" w14:textId="275AFD2D" w:rsidR="00DA6171" w:rsidRPr="005C2F45" w:rsidRDefault="004E1BA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31"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8: </w:t>
        </w:r>
        <w:r w:rsidR="00DA6171" w:rsidRPr="005C2F45">
          <w:rPr>
            <w:rStyle w:val="af2"/>
            <w:rFonts w:ascii="Times New Roman" w:eastAsia="標楷體" w:hAnsi="Times New Roman" w:cs="Times New Roman"/>
            <w:noProof/>
          </w:rPr>
          <w:t>電影特徵相似度矩陣表</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_Toc60186831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33</w:t>
        </w:r>
        <w:r w:rsidR="00DA6171" w:rsidRPr="005C2F45">
          <w:rPr>
            <w:rFonts w:ascii="Times New Roman" w:eastAsia="標楷體" w:hAnsi="Times New Roman" w:cs="Times New Roman"/>
            <w:noProof/>
            <w:webHidden/>
          </w:rPr>
          <w:fldChar w:fldCharType="end"/>
        </w:r>
      </w:hyperlink>
    </w:p>
    <w:p w14:paraId="21827A48" w14:textId="2C0DCD60" w:rsidR="00DA6171" w:rsidRPr="005C2F45" w:rsidRDefault="004E1BA5" w:rsidP="00280ABF">
      <w:pPr>
        <w:pStyle w:val="af3"/>
        <w:tabs>
          <w:tab w:val="right" w:leader="dot" w:pos="8777"/>
        </w:tabs>
        <w:spacing w:line="360" w:lineRule="auto"/>
        <w:ind w:leftChars="54" w:left="610" w:hanging="480"/>
        <w:rPr>
          <w:rFonts w:ascii="Times New Roman" w:eastAsia="標楷體" w:hAnsi="Times New Roman" w:cs="Times New Roman"/>
          <w:noProof/>
          <w:kern w:val="2"/>
        </w:rPr>
      </w:pPr>
      <w:hyperlink w:anchor="_Toc60186832" w:history="1">
        <w:r w:rsidR="00DA6171" w:rsidRPr="005C2F45">
          <w:rPr>
            <w:rStyle w:val="af2"/>
            <w:rFonts w:ascii="Times New Roman" w:eastAsia="標楷體" w:hAnsi="Times New Roman" w:cs="Times New Roman"/>
            <w:noProof/>
          </w:rPr>
          <w:t>表</w:t>
        </w:r>
        <w:r w:rsidR="00DA6171" w:rsidRPr="005C2F45">
          <w:rPr>
            <w:rStyle w:val="af2"/>
            <w:rFonts w:ascii="Times New Roman" w:eastAsia="標楷體" w:hAnsi="Times New Roman" w:cs="Times New Roman"/>
            <w:noProof/>
          </w:rPr>
          <w:t xml:space="preserve"> 3</w:t>
        </w:r>
        <w:r w:rsidR="00DA6171" w:rsidRPr="005C2F45">
          <w:rPr>
            <w:rStyle w:val="af2"/>
            <w:rFonts w:ascii="Times New Roman" w:eastAsia="標楷體" w:hAnsi="Times New Roman" w:cs="Times New Roman"/>
            <w:noProof/>
          </w:rPr>
          <w:noBreakHyphen/>
          <w:t xml:space="preserve">9: </w:t>
        </w:r>
        <w:r w:rsidR="00DA6171" w:rsidRPr="005C2F45">
          <w:rPr>
            <w:rStyle w:val="af2"/>
            <w:rFonts w:ascii="Times New Roman" w:eastAsia="標楷體" w:hAnsi="Times New Roman" w:cs="Times New Roman"/>
            <w:noProof/>
          </w:rPr>
          <w:t>使用者</w:t>
        </w:r>
        <w:r w:rsidR="00DA6171" w:rsidRPr="005C2F45">
          <w:rPr>
            <w:rStyle w:val="af2"/>
            <w:rFonts w:ascii="Times New Roman" w:eastAsia="標楷體" w:hAnsi="Times New Roman" w:cs="Times New Roman"/>
            <w:noProof/>
          </w:rPr>
          <w:t xml:space="preserve"> – </w:t>
        </w:r>
        <w:r w:rsidR="00DA6171" w:rsidRPr="005C2F45">
          <w:rPr>
            <w:rStyle w:val="af2"/>
            <w:rFonts w:ascii="Times New Roman" w:eastAsia="標楷體" w:hAnsi="Times New Roman" w:cs="Times New Roman"/>
            <w:noProof/>
          </w:rPr>
          <w:t>使用者相似度矩陣</w:t>
        </w:r>
        <w:r w:rsidR="00DA6171" w:rsidRPr="005C2F45">
          <w:rPr>
            <w:rFonts w:ascii="Times New Roman" w:eastAsia="標楷體" w:hAnsi="Times New Roman" w:cs="Times New Roman"/>
            <w:noProof/>
            <w:webHidden/>
          </w:rPr>
          <w:tab/>
        </w:r>
        <w:r w:rsidR="00DA6171" w:rsidRPr="005C2F45">
          <w:rPr>
            <w:rFonts w:ascii="Times New Roman" w:eastAsia="標楷體" w:hAnsi="Times New Roman" w:cs="Times New Roman"/>
            <w:noProof/>
            <w:webHidden/>
          </w:rPr>
          <w:fldChar w:fldCharType="begin"/>
        </w:r>
        <w:r w:rsidR="00DA6171" w:rsidRPr="005C2F45">
          <w:rPr>
            <w:rFonts w:ascii="Times New Roman" w:eastAsia="標楷體" w:hAnsi="Times New Roman" w:cs="Times New Roman"/>
            <w:noProof/>
            <w:webHidden/>
          </w:rPr>
          <w:instrText xml:space="preserve"> PAGEREF _Toc60186832 \h </w:instrText>
        </w:r>
        <w:r w:rsidR="00DA6171" w:rsidRPr="005C2F45">
          <w:rPr>
            <w:rFonts w:ascii="Times New Roman" w:eastAsia="標楷體" w:hAnsi="Times New Roman" w:cs="Times New Roman"/>
            <w:noProof/>
            <w:webHidden/>
          </w:rPr>
        </w:r>
        <w:r w:rsidR="00DA6171" w:rsidRPr="005C2F45">
          <w:rPr>
            <w:rFonts w:ascii="Times New Roman" w:eastAsia="標楷體" w:hAnsi="Times New Roman" w:cs="Times New Roman"/>
            <w:noProof/>
            <w:webHidden/>
          </w:rPr>
          <w:fldChar w:fldCharType="separate"/>
        </w:r>
        <w:r w:rsidR="00DB748B">
          <w:rPr>
            <w:rFonts w:ascii="Times New Roman" w:eastAsia="標楷體" w:hAnsi="Times New Roman" w:cs="Times New Roman"/>
            <w:noProof/>
            <w:webHidden/>
          </w:rPr>
          <w:t>38</w:t>
        </w:r>
        <w:r w:rsidR="00DA6171" w:rsidRPr="005C2F45">
          <w:rPr>
            <w:rFonts w:ascii="Times New Roman" w:eastAsia="標楷體" w:hAnsi="Times New Roman" w:cs="Times New Roman"/>
            <w:noProof/>
            <w:webHidden/>
          </w:rPr>
          <w:fldChar w:fldCharType="end"/>
        </w:r>
      </w:hyperlink>
    </w:p>
    <w:p w14:paraId="70198C1F" w14:textId="20638E99" w:rsidR="00926417" w:rsidRPr="005C2F45" w:rsidRDefault="00926417" w:rsidP="00336A1C">
      <w:pPr>
        <w:widowControl/>
        <w:spacing w:line="360" w:lineRule="auto"/>
        <w:jc w:val="both"/>
        <w:rPr>
          <w:rFonts w:ascii="Times New Roman" w:eastAsia="標楷體" w:hAnsi="Times New Roman" w:cs="Times New Roman"/>
          <w:sz w:val="36"/>
          <w:szCs w:val="36"/>
        </w:rPr>
      </w:pPr>
      <w:r w:rsidRPr="005C2F45">
        <w:rPr>
          <w:rFonts w:ascii="Times New Roman" w:eastAsia="標楷體" w:hAnsi="Times New Roman" w:cs="Times New Roman"/>
          <w:sz w:val="36"/>
          <w:szCs w:val="36"/>
        </w:rPr>
        <w:fldChar w:fldCharType="end"/>
      </w:r>
      <w:r w:rsidRPr="005C2F45">
        <w:rPr>
          <w:rFonts w:ascii="Times New Roman" w:eastAsia="標楷體" w:hAnsi="Times New Roman" w:cs="Times New Roman"/>
          <w:sz w:val="36"/>
          <w:szCs w:val="36"/>
        </w:rPr>
        <w:br w:type="page"/>
      </w:r>
    </w:p>
    <w:p w14:paraId="67EFEF04" w14:textId="77777777" w:rsidR="00AE5964" w:rsidRDefault="00AE5964" w:rsidP="00FA2DBB">
      <w:pPr>
        <w:pStyle w:val="1"/>
        <w:numPr>
          <w:ilvl w:val="0"/>
          <w:numId w:val="24"/>
        </w:numPr>
        <w:spacing w:line="360" w:lineRule="auto"/>
        <w:jc w:val="center"/>
        <w:rPr>
          <w:rFonts w:ascii="Times New Roman" w:eastAsia="標楷體" w:hAnsi="Times New Roman" w:cs="Times New Roman"/>
          <w:sz w:val="36"/>
          <w:szCs w:val="36"/>
        </w:rPr>
        <w:sectPr w:rsidR="00AE5964" w:rsidSect="00AE5964">
          <w:headerReference w:type="even" r:id="rId17"/>
          <w:headerReference w:type="default" r:id="rId18"/>
          <w:footerReference w:type="default" r:id="rId19"/>
          <w:headerReference w:type="first" r:id="rId20"/>
          <w:pgSz w:w="11906" w:h="16838"/>
          <w:pgMar w:top="1418" w:right="1418" w:bottom="1418" w:left="1701" w:header="567" w:footer="567" w:gutter="0"/>
          <w:pgNumType w:fmt="lowerRoman"/>
          <w:cols w:space="720"/>
          <w:formProt w:val="0"/>
          <w:titlePg/>
          <w:docGrid w:type="lines" w:linePitch="360" w:charSpace="-6145"/>
        </w:sectPr>
      </w:pPr>
      <w:bookmarkStart w:id="11" w:name="_Toc53005720"/>
      <w:bookmarkStart w:id="12" w:name="_Toc60187090"/>
    </w:p>
    <w:p w14:paraId="38D92EDE" w14:textId="5E727499" w:rsidR="00693320" w:rsidRPr="005C2F45" w:rsidRDefault="00A562BD" w:rsidP="00FA2DBB">
      <w:pPr>
        <w:pStyle w:val="1"/>
        <w:numPr>
          <w:ilvl w:val="0"/>
          <w:numId w:val="24"/>
        </w:numPr>
        <w:spacing w:line="360" w:lineRule="auto"/>
        <w:jc w:val="center"/>
        <w:rPr>
          <w:rFonts w:ascii="Times New Roman" w:eastAsia="標楷體" w:hAnsi="Times New Roman" w:cs="Times New Roman"/>
          <w:sz w:val="36"/>
          <w:szCs w:val="36"/>
        </w:rPr>
      </w:pPr>
      <w:r w:rsidRPr="005C2F45">
        <w:rPr>
          <w:rFonts w:ascii="Times New Roman" w:eastAsia="標楷體" w:hAnsi="Times New Roman" w:cs="Times New Roman"/>
          <w:sz w:val="36"/>
          <w:szCs w:val="36"/>
        </w:rPr>
        <w:lastRenderedPageBreak/>
        <w:t>緒論</w:t>
      </w:r>
      <w:bookmarkEnd w:id="11"/>
      <w:bookmarkEnd w:id="12"/>
    </w:p>
    <w:p w14:paraId="03D05966" w14:textId="2A1442BF" w:rsidR="003E2FFD" w:rsidRPr="005C2F45" w:rsidRDefault="003E2FFD" w:rsidP="00280ABF">
      <w:pPr>
        <w:spacing w:line="240" w:lineRule="exact"/>
        <w:jc w:val="both"/>
        <w:rPr>
          <w:rFonts w:ascii="Times New Roman" w:eastAsia="標楷體" w:hAnsi="Times New Roman" w:cs="Times New Roman"/>
        </w:rPr>
      </w:pPr>
    </w:p>
    <w:p w14:paraId="66515A6C" w14:textId="77777777" w:rsidR="00D50DE4" w:rsidRPr="005C2F45" w:rsidRDefault="00D50DE4" w:rsidP="00D50DE4">
      <w:pPr>
        <w:spacing w:line="288" w:lineRule="auto"/>
        <w:jc w:val="both"/>
        <w:rPr>
          <w:rFonts w:ascii="Times New Roman" w:eastAsia="標楷體" w:hAnsi="Times New Roman" w:cs="Times New Roman"/>
        </w:rPr>
      </w:pPr>
    </w:p>
    <w:p w14:paraId="6FB39F89" w14:textId="35045A35" w:rsidR="00A562BD" w:rsidRPr="005C2F45" w:rsidRDefault="005908E6" w:rsidP="00FA2DBB">
      <w:pPr>
        <w:pStyle w:val="2"/>
        <w:numPr>
          <w:ilvl w:val="1"/>
          <w:numId w:val="20"/>
        </w:numPr>
        <w:spacing w:line="360" w:lineRule="auto"/>
        <w:jc w:val="both"/>
        <w:rPr>
          <w:rFonts w:ascii="Times New Roman" w:eastAsia="標楷體" w:hAnsi="Times New Roman" w:cs="Times New Roman"/>
          <w:sz w:val="28"/>
          <w:szCs w:val="28"/>
        </w:rPr>
      </w:pPr>
      <w:bookmarkStart w:id="13" w:name="_Toc53005721"/>
      <w:bookmarkStart w:id="14" w:name="_Toc60187091"/>
      <w:r w:rsidRPr="005C2F45">
        <w:rPr>
          <w:rFonts w:ascii="Times New Roman" w:eastAsia="標楷體" w:hAnsi="Times New Roman" w:cs="Times New Roman"/>
          <w:sz w:val="28"/>
          <w:szCs w:val="28"/>
        </w:rPr>
        <w:t>研究背景</w:t>
      </w:r>
      <w:bookmarkEnd w:id="13"/>
      <w:bookmarkEnd w:id="14"/>
    </w:p>
    <w:p w14:paraId="6CBFB8C3" w14:textId="769A3CB3" w:rsidR="003E2FFD" w:rsidRPr="005C2F45" w:rsidRDefault="003E2FFD" w:rsidP="00FA2DBB">
      <w:pPr>
        <w:spacing w:line="360" w:lineRule="auto"/>
        <w:jc w:val="both"/>
        <w:rPr>
          <w:rFonts w:ascii="Times New Roman" w:eastAsia="標楷體" w:hAnsi="Times New Roman" w:cs="Times New Roman"/>
        </w:rPr>
      </w:pPr>
    </w:p>
    <w:p w14:paraId="7F9B4C50" w14:textId="77777777" w:rsidR="00280ABF" w:rsidRDefault="0045561B"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隨著資訊科技的蓬勃發展，現今社會已進入了高度資訊化的時代，</w:t>
      </w:r>
      <w:r w:rsidR="008F7ACC" w:rsidRPr="005C2F45">
        <w:rPr>
          <w:rFonts w:ascii="Times New Roman" w:eastAsia="標楷體" w:hAnsi="Times New Roman" w:cs="Times New Roman"/>
          <w:color w:val="202122"/>
          <w:szCs w:val="24"/>
        </w:rPr>
        <w:t>網際網路</w:t>
      </w:r>
      <w:r w:rsidR="003F4436" w:rsidRPr="005C2F45">
        <w:rPr>
          <w:rFonts w:ascii="Times New Roman" w:eastAsia="標楷體" w:hAnsi="Times New Roman" w:cs="Times New Roman"/>
          <w:color w:val="202122"/>
          <w:szCs w:val="24"/>
        </w:rPr>
        <w:t xml:space="preserve"> </w:t>
      </w:r>
      <w:r w:rsidR="008F7ACC" w:rsidRPr="005C2F45">
        <w:rPr>
          <w:rFonts w:ascii="Times New Roman" w:eastAsia="標楷體" w:hAnsi="Times New Roman" w:cs="Times New Roman"/>
          <w:color w:val="202122"/>
          <w:szCs w:val="24"/>
        </w:rPr>
        <w:t xml:space="preserve">(Internet) </w:t>
      </w:r>
      <w:r w:rsidR="008F7ACC" w:rsidRPr="005C2F45">
        <w:rPr>
          <w:rFonts w:ascii="Times New Roman" w:eastAsia="標楷體" w:hAnsi="Times New Roman" w:cs="Times New Roman"/>
          <w:color w:val="202122"/>
          <w:szCs w:val="24"/>
        </w:rPr>
        <w:t>已經是現代人生活中不可或缺的一部份，並且徹底改變了人們的生活方式</w:t>
      </w:r>
      <w:r w:rsidR="00B412AA" w:rsidRPr="005C2F45">
        <w:rPr>
          <w:rFonts w:ascii="Times New Roman" w:eastAsia="標楷體" w:hAnsi="Times New Roman" w:cs="Times New Roman"/>
          <w:color w:val="202122"/>
          <w:szCs w:val="24"/>
        </w:rPr>
        <w:t>，人們不管是在娛樂上或是購物上，都不免使用網路來獲取資料。</w:t>
      </w:r>
      <w:r w:rsidR="006B0074" w:rsidRPr="005C2F45">
        <w:rPr>
          <w:rFonts w:ascii="Times New Roman" w:eastAsia="標楷體" w:hAnsi="Times New Roman" w:cs="Times New Roman"/>
          <w:color w:val="202122"/>
          <w:szCs w:val="24"/>
        </w:rPr>
        <w:t>尤其是在進入</w:t>
      </w:r>
      <w:r w:rsidR="006B0074" w:rsidRPr="005C2F45">
        <w:rPr>
          <w:rFonts w:ascii="Times New Roman" w:eastAsia="標楷體" w:hAnsi="Times New Roman" w:cs="Times New Roman"/>
          <w:color w:val="202122"/>
          <w:szCs w:val="24"/>
        </w:rPr>
        <w:t>Web2.0</w:t>
      </w:r>
      <w:r w:rsidR="006B0074" w:rsidRPr="005C2F45">
        <w:rPr>
          <w:rFonts w:ascii="Times New Roman" w:eastAsia="標楷體" w:hAnsi="Times New Roman" w:cs="Times New Roman"/>
          <w:color w:val="202122"/>
          <w:szCs w:val="24"/>
        </w:rPr>
        <w:t>時代後，隨著社群媒體的異軍突起，</w:t>
      </w:r>
      <w:r w:rsidR="00B412AA" w:rsidRPr="005C2F45">
        <w:rPr>
          <w:rFonts w:ascii="Times New Roman" w:eastAsia="標楷體" w:hAnsi="Times New Roman" w:cs="Times New Roman"/>
          <w:color w:val="202122"/>
          <w:szCs w:val="24"/>
        </w:rPr>
        <w:t>使用者既是資訊的消費者，也是資訊的生產者</w:t>
      </w:r>
      <w:r w:rsidR="00BF5513" w:rsidRPr="005C2F45">
        <w:rPr>
          <w:rFonts w:ascii="Times New Roman" w:eastAsia="標楷體" w:hAnsi="Times New Roman" w:cs="Times New Roman"/>
          <w:color w:val="202122"/>
          <w:szCs w:val="24"/>
        </w:rPr>
        <w:t>，網路上的資訊量呈指數級增長，而資訊過載的問題則在此時代背景下</w:t>
      </w:r>
      <w:r w:rsidR="00093E5C" w:rsidRPr="005C2F45">
        <w:rPr>
          <w:rFonts w:ascii="Times New Roman" w:eastAsia="標楷體" w:hAnsi="Times New Roman" w:cs="Times New Roman"/>
          <w:color w:val="202122"/>
          <w:szCs w:val="24"/>
        </w:rPr>
        <w:t>隨之而來</w:t>
      </w:r>
      <w:r w:rsidR="003F4436" w:rsidRPr="005C2F45">
        <w:rPr>
          <w:rFonts w:ascii="Times New Roman" w:eastAsia="標楷體" w:hAnsi="Times New Roman" w:cs="Times New Roman"/>
          <w:color w:val="202122"/>
          <w:szCs w:val="24"/>
        </w:rPr>
        <w:t xml:space="preserve"> </w:t>
      </w:r>
      <w:r w:rsidR="00735EBD" w:rsidRPr="005C2F45">
        <w:rPr>
          <w:rFonts w:ascii="Times New Roman" w:eastAsia="標楷體" w:hAnsi="Times New Roman" w:cs="Times New Roman"/>
          <w:color w:val="202122"/>
          <w:szCs w:val="24"/>
        </w:rPr>
        <w:fldChar w:fldCharType="begin"/>
      </w:r>
      <w:r w:rsidR="00735EBD" w:rsidRPr="005C2F45">
        <w:rPr>
          <w:rFonts w:ascii="Times New Roman" w:eastAsia="標楷體" w:hAnsi="Times New Roman" w:cs="Times New Roman"/>
          <w:color w:val="202122"/>
          <w:szCs w:val="24"/>
        </w:rPr>
        <w:instrText xml:space="preserve"> ADDIN EN.CITE &lt;EndNote&gt;&lt;Cite&gt;&lt;Author&gt;Bawden&lt;/Author&gt;&lt;Year&gt;2009&lt;/Year&gt;&lt;RecNum&gt;8&lt;/RecNum&gt;&lt;DisplayText&gt;(Bawden &amp;amp; Robinson, 2009; Hemp, 2009; Soni et al., 2017)&lt;/DisplayText&gt;&lt;record&gt;&lt;rec-number&gt;8&lt;/rec-number&gt;&lt;foreign-keys&gt;&lt;key app="EN" db-id="awf2vextfswepzepdwxveveixfwavp95x5ws" timestamp="1608017562"&gt;8&lt;/key&gt;&lt;/foreign-keys&gt;&lt;ref-type name="Journal Article"&gt;17&lt;/ref-type&gt;&lt;contributors&gt;&lt;authors&gt;&lt;author&gt;Bawden, David&lt;/author&gt;&lt;author&gt;Robinson, Lyn %J Journal of information science&lt;/author&gt;&lt;/authors&gt;&lt;/contributors&gt;&lt;titles&gt;&lt;title&gt;The dark side of information: overload, anxiety and other paradoxes and pathologies&lt;/title&gt;&lt;/titles&gt;&lt;pages&gt;180-191&lt;/pages&gt;&lt;volume&gt;35&lt;/volume&gt;&lt;number&gt;2&lt;/number&gt;&lt;dates&gt;&lt;year&gt;2009&lt;/year&gt;&lt;/dates&gt;&lt;isbn&gt;0165-5515&lt;/isbn&gt;&lt;urls&gt;&lt;/urls&gt;&lt;/record&gt;&lt;/Cite&gt;&lt;Cite&gt;&lt;Author&gt;Hemp&lt;/Author&gt;&lt;Year&gt;2009&lt;/Year&gt;&lt;RecNum&gt;9&lt;/RecNum&gt;&lt;record&gt;&lt;rec-number&gt;9&lt;/rec-number&gt;&lt;foreign-keys&gt;&lt;key app="EN" db-id="awf2vextfswepzepdwxveveixfwavp95x5ws" timestamp="1608017562"&gt;9&lt;/key&gt;&lt;/foreign-keys&gt;&lt;ref-type name="Journal Article"&gt;17&lt;/ref-type&gt;&lt;contributors&gt;&lt;authors&gt;&lt;author&gt;Hemp, Paul %J Harvard business review&lt;/author&gt;&lt;/authors&gt;&lt;/contributors&gt;&lt;titles&gt;&lt;title&gt;Death by information overload&lt;/title&gt;&lt;/titles&gt;&lt;pages&gt;82-9, 121&lt;/pages&gt;&lt;volume&gt;87&lt;/volume&gt;&lt;number&gt;9&lt;/number&gt;&lt;dates&gt;&lt;year&gt;2009&lt;/year&gt;&lt;/dates&gt;&lt;isbn&gt;0017-8012&lt;/isbn&gt;&lt;urls&gt;&lt;/urls&gt;&lt;/record&gt;&lt;/Cite&gt;&lt;Cite&gt;&lt;Author&gt;Soni&lt;/Author&gt;&lt;Year&gt;2017&lt;/Year&gt;&lt;RecNum&gt;7&lt;/RecNum&gt;&lt;record&gt;&lt;rec-number&gt;7&lt;/rec-number&gt;&lt;foreign-keys&gt;&lt;key app="EN" db-id="awf2vextfswepzepdwxveveixfwavp95x5ws" timestamp="1608017562"&gt;7&lt;/key&gt;&lt;/foreign-keys&gt;&lt;ref-type name="Journal Article"&gt;17&lt;/ref-type&gt;&lt;contributors&gt;&lt;authors&gt;&lt;author&gt;Soni, Karan&lt;/author&gt;&lt;author&gt;Goyal, Rinky&lt;/author&gt;&lt;author&gt;Vadera, Bhagyashree&lt;/author&gt;&lt;author&gt;More, Siddhi %J International Journal of Computer Applications&lt;/author&gt;&lt;/authors&gt;&lt;/contributors&gt;&lt;titles&gt;&lt;title&gt;A Three Way Hybrid Movie Recommendation Syste&lt;/title&gt;&lt;/titles&gt;&lt;volume&gt;160&lt;/volume&gt;&lt;number&gt;9&lt;/number&gt;&lt;dates&gt;&lt;year&gt;2017&lt;/year&gt;&lt;/dates&gt;&lt;isbn&gt;0975-8887&lt;/isbn&gt;&lt;urls&gt;&lt;/urls&gt;&lt;/record&gt;&lt;/Cite&gt;&lt;/EndNote&gt;</w:instrText>
      </w:r>
      <w:r w:rsidR="00735EBD" w:rsidRPr="005C2F45">
        <w:rPr>
          <w:rFonts w:ascii="Times New Roman" w:eastAsia="標楷體" w:hAnsi="Times New Roman" w:cs="Times New Roman"/>
          <w:color w:val="202122"/>
          <w:szCs w:val="24"/>
        </w:rPr>
        <w:fldChar w:fldCharType="separate"/>
      </w:r>
      <w:r w:rsidR="00735EBD" w:rsidRPr="005C2F45">
        <w:rPr>
          <w:rFonts w:ascii="Times New Roman" w:eastAsia="標楷體" w:hAnsi="Times New Roman" w:cs="Times New Roman"/>
          <w:noProof/>
          <w:color w:val="202122"/>
          <w:szCs w:val="24"/>
        </w:rPr>
        <w:t>(Bawden &amp; Robinson, 2009; Hemp, 2009; Soni et al., 2017)</w:t>
      </w:r>
      <w:r w:rsidR="00735EBD" w:rsidRPr="005C2F45">
        <w:rPr>
          <w:rFonts w:ascii="Times New Roman" w:eastAsia="標楷體" w:hAnsi="Times New Roman" w:cs="Times New Roman"/>
          <w:color w:val="202122"/>
          <w:szCs w:val="24"/>
        </w:rPr>
        <w:fldChar w:fldCharType="end"/>
      </w:r>
      <w:r w:rsidR="00C0183E" w:rsidRPr="005C2F45">
        <w:rPr>
          <w:rFonts w:ascii="Times New Roman" w:eastAsia="標楷體" w:hAnsi="Times New Roman" w:cs="Times New Roman"/>
          <w:color w:val="202122"/>
          <w:szCs w:val="24"/>
        </w:rPr>
        <w:t>。</w:t>
      </w:r>
    </w:p>
    <w:p w14:paraId="35AF4CD9"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718817AC" w14:textId="77777777" w:rsidR="00280ABF" w:rsidRDefault="001E15CC"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資訊過載</w:t>
      </w:r>
      <w:r w:rsidR="00906781" w:rsidRPr="005C2F45">
        <w:rPr>
          <w:rFonts w:ascii="Times New Roman" w:eastAsia="標楷體" w:hAnsi="Times New Roman" w:cs="Times New Roman"/>
          <w:color w:val="202122"/>
          <w:szCs w:val="24"/>
        </w:rPr>
        <w:t>指的是由於資訊過多，遠超出個人的資訊需求、資訊處理和資訊利用能力，以至於無法有效且準確的挑選與運用資訊的情況</w:t>
      </w:r>
      <w:r w:rsidR="003F4436" w:rsidRPr="005C2F45">
        <w:rPr>
          <w:rFonts w:ascii="Times New Roman" w:eastAsia="標楷體" w:hAnsi="Times New Roman" w:cs="Times New Roman"/>
          <w:color w:val="202122"/>
          <w:szCs w:val="24"/>
        </w:rPr>
        <w:t xml:space="preserve"> </w:t>
      </w:r>
      <w:r w:rsidR="00653BA9" w:rsidRPr="005C2F45">
        <w:rPr>
          <w:rFonts w:ascii="Times New Roman" w:eastAsia="標楷體" w:hAnsi="Times New Roman" w:cs="Times New Roman"/>
          <w:color w:val="202122"/>
          <w:szCs w:val="24"/>
        </w:rPr>
        <w:fldChar w:fldCharType="begin">
          <w:fldData xml:space="preserve">PEVuZE5vdGU+PENpdGU+PEF1dGhvcj5FZG11bmRzPC9BdXRob3I+PFllYXI+MjAwMDwvWWVhcj48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</w:fldData>
        </w:fldChar>
      </w:r>
      <w:r w:rsidR="00631F4E" w:rsidRPr="005C2F45">
        <w:rPr>
          <w:rFonts w:ascii="Times New Roman" w:eastAsia="標楷體" w:hAnsi="Times New Roman" w:cs="Times New Roman"/>
          <w:color w:val="202122"/>
          <w:szCs w:val="24"/>
        </w:rPr>
        <w:instrText xml:space="preserve"> ADDIN EN.CITE </w:instrText>
      </w:r>
      <w:r w:rsidR="00631F4E" w:rsidRPr="005C2F45">
        <w:rPr>
          <w:rFonts w:ascii="Times New Roman" w:eastAsia="標楷體" w:hAnsi="Times New Roman" w:cs="Times New Roman"/>
          <w:color w:val="202122"/>
          <w:szCs w:val="24"/>
        </w:rPr>
        <w:fldChar w:fldCharType="begin">
          <w:fldData xml:space="preserve">PEVuZE5vdGU+PENpdGU+PEF1dGhvcj5FZG11bmRzPC9BdXRob3I+PFllYXI+MjAwMDwvWWVhcj48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</w:fldData>
        </w:fldChar>
      </w:r>
      <w:r w:rsidR="00631F4E" w:rsidRPr="005C2F45">
        <w:rPr>
          <w:rFonts w:ascii="Times New Roman" w:eastAsia="標楷體" w:hAnsi="Times New Roman" w:cs="Times New Roman"/>
          <w:color w:val="202122"/>
          <w:szCs w:val="24"/>
        </w:rPr>
        <w:instrText xml:space="preserve"> ADDIN EN.CITE.DATA </w:instrText>
      </w:r>
      <w:r w:rsidR="00631F4E" w:rsidRPr="005C2F45">
        <w:rPr>
          <w:rFonts w:ascii="Times New Roman" w:eastAsia="標楷體" w:hAnsi="Times New Roman" w:cs="Times New Roman"/>
          <w:color w:val="202122"/>
          <w:szCs w:val="24"/>
        </w:rPr>
      </w:r>
      <w:r w:rsidR="00631F4E" w:rsidRPr="005C2F45">
        <w:rPr>
          <w:rFonts w:ascii="Times New Roman" w:eastAsia="標楷體" w:hAnsi="Times New Roman" w:cs="Times New Roman"/>
          <w:color w:val="202122"/>
          <w:szCs w:val="24"/>
        </w:rPr>
        <w:fldChar w:fldCharType="end"/>
      </w:r>
      <w:r w:rsidR="00653BA9" w:rsidRPr="005C2F45">
        <w:rPr>
          <w:rFonts w:ascii="Times New Roman" w:eastAsia="標楷體" w:hAnsi="Times New Roman" w:cs="Times New Roman"/>
          <w:color w:val="202122"/>
          <w:szCs w:val="24"/>
        </w:rPr>
      </w:r>
      <w:r w:rsidR="00653BA9" w:rsidRPr="005C2F45">
        <w:rPr>
          <w:rFonts w:ascii="Times New Roman" w:eastAsia="標楷體" w:hAnsi="Times New Roman" w:cs="Times New Roman"/>
          <w:color w:val="202122"/>
          <w:szCs w:val="24"/>
        </w:rPr>
        <w:fldChar w:fldCharType="separate"/>
      </w:r>
      <w:r w:rsidR="00631F4E" w:rsidRPr="005C2F45">
        <w:rPr>
          <w:rFonts w:ascii="Times New Roman" w:eastAsia="標楷體" w:hAnsi="Times New Roman" w:cs="Times New Roman"/>
          <w:noProof/>
          <w:color w:val="202122"/>
          <w:szCs w:val="24"/>
        </w:rPr>
        <w:t>(Schneider, 1987; Schick et al., 1990; Edmunds &amp; Morris, 2000)</w:t>
      </w:r>
      <w:r w:rsidR="00653BA9" w:rsidRPr="005C2F45">
        <w:rPr>
          <w:rFonts w:ascii="Times New Roman" w:eastAsia="標楷體" w:hAnsi="Times New Roman" w:cs="Times New Roman"/>
          <w:color w:val="202122"/>
          <w:szCs w:val="24"/>
        </w:rPr>
        <w:fldChar w:fldCharType="end"/>
      </w:r>
      <w:r w:rsidR="00906781" w:rsidRPr="005C2F45">
        <w:rPr>
          <w:rFonts w:ascii="Times New Roman" w:eastAsia="標楷體" w:hAnsi="Times New Roman" w:cs="Times New Roman"/>
          <w:color w:val="202122"/>
          <w:szCs w:val="24"/>
        </w:rPr>
        <w:t>。</w:t>
      </w:r>
      <w:r w:rsidR="00E42B2B" w:rsidRPr="005C2F45">
        <w:rPr>
          <w:rFonts w:ascii="Times New Roman" w:eastAsia="標楷體" w:hAnsi="Times New Roman" w:cs="Times New Roman"/>
          <w:color w:val="202122"/>
          <w:szCs w:val="24"/>
        </w:rPr>
        <w:t>對使用者來說，對資訊的反</w:t>
      </w:r>
      <w:r w:rsidR="009614DD" w:rsidRPr="005C2F45">
        <w:rPr>
          <w:rFonts w:ascii="Times New Roman" w:eastAsia="標楷體" w:hAnsi="Times New Roman" w:cs="Times New Roman"/>
          <w:color w:val="202122"/>
          <w:szCs w:val="24"/>
        </w:rPr>
        <w:t>應速度</w:t>
      </w:r>
      <w:r w:rsidRPr="005C2F45">
        <w:rPr>
          <w:rFonts w:ascii="Times New Roman" w:eastAsia="標楷體" w:hAnsi="Times New Roman" w:cs="Times New Roman"/>
          <w:color w:val="202122"/>
          <w:szCs w:val="24"/>
        </w:rPr>
        <w:t>遠低於資訊傳播增長的速度，且大量無關的沒用</w:t>
      </w:r>
      <w:r w:rsidR="00E42B2B" w:rsidRPr="005C2F45">
        <w:rPr>
          <w:rFonts w:ascii="Times New Roman" w:eastAsia="標楷體" w:hAnsi="Times New Roman" w:cs="Times New Roman"/>
          <w:color w:val="202122"/>
          <w:szCs w:val="24"/>
        </w:rPr>
        <w:t>資訊嚴重干擾對資訊的選擇。而對企業來說，</w:t>
      </w:r>
      <w:r w:rsidR="00122FF4" w:rsidRPr="005C2F45">
        <w:rPr>
          <w:rFonts w:ascii="Times New Roman" w:eastAsia="標楷體" w:hAnsi="Times New Roman" w:cs="Times New Roman"/>
          <w:color w:val="202122"/>
          <w:szCs w:val="24"/>
        </w:rPr>
        <w:t>如何挖掘潛在使用者以及呈現適合的商品，從而提</w:t>
      </w:r>
      <w:r w:rsidR="005B07B7" w:rsidRPr="005C2F45">
        <w:rPr>
          <w:rFonts w:ascii="Times New Roman" w:eastAsia="標楷體" w:hAnsi="Times New Roman" w:cs="Times New Roman"/>
          <w:color w:val="202122"/>
          <w:szCs w:val="24"/>
        </w:rPr>
        <w:t>高</w:t>
      </w:r>
      <w:r w:rsidR="00122FF4" w:rsidRPr="005C2F45">
        <w:rPr>
          <w:rFonts w:ascii="Times New Roman" w:eastAsia="標楷體" w:hAnsi="Times New Roman" w:cs="Times New Roman"/>
          <w:color w:val="202122"/>
          <w:szCs w:val="24"/>
        </w:rPr>
        <w:t>營收以及促進經濟成長，成為首要問題。</w:t>
      </w:r>
    </w:p>
    <w:p w14:paraId="7CA1CF45"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3DCCAE58" w14:textId="77777777" w:rsidR="00280ABF" w:rsidRDefault="00903A1A"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目前針對資訊</w:t>
      </w:r>
      <w:r w:rsidR="000C2F8C" w:rsidRPr="005C2F45">
        <w:rPr>
          <w:rFonts w:ascii="Times New Roman" w:eastAsia="標楷體" w:hAnsi="Times New Roman" w:cs="Times New Roman"/>
          <w:color w:val="202122"/>
          <w:szCs w:val="24"/>
        </w:rPr>
        <w:t>過</w:t>
      </w:r>
      <w:r w:rsidRPr="005C2F45">
        <w:rPr>
          <w:rFonts w:ascii="Times New Roman" w:eastAsia="標楷體" w:hAnsi="Times New Roman" w:cs="Times New Roman"/>
          <w:color w:val="202122"/>
          <w:szCs w:val="24"/>
        </w:rPr>
        <w:t>載問題的解決方法普遍有兩種，其一是以搜尋引擎</w:t>
      </w:r>
      <w:r w:rsidR="003F4436" w:rsidRPr="005C2F45">
        <w:rPr>
          <w:rFonts w:ascii="Times New Roman" w:eastAsia="標楷體" w:hAnsi="Times New Roman" w:cs="Times New Roman"/>
          <w:color w:val="202122"/>
          <w:szCs w:val="24"/>
        </w:rPr>
        <w:t xml:space="preserve"> </w:t>
      </w:r>
      <w:r w:rsidR="004376D2" w:rsidRPr="005C2F45">
        <w:rPr>
          <w:rFonts w:ascii="Times New Roman" w:eastAsia="標楷體" w:hAnsi="Times New Roman" w:cs="Times New Roman"/>
          <w:color w:val="202122"/>
          <w:szCs w:val="24"/>
        </w:rPr>
        <w:t>(Search Engine)</w:t>
      </w:r>
      <w:r w:rsidRPr="005C2F45">
        <w:rPr>
          <w:rFonts w:ascii="Times New Roman" w:eastAsia="標楷體" w:hAnsi="Times New Roman" w:cs="Times New Roman"/>
          <w:color w:val="202122"/>
          <w:szCs w:val="24"/>
        </w:rPr>
        <w:t>為代表的資訊檢索系統，如</w:t>
      </w:r>
      <w:r w:rsidRPr="005C2F45">
        <w:rPr>
          <w:rFonts w:ascii="Times New Roman" w:eastAsia="標楷體" w:hAnsi="Times New Roman" w:cs="Times New Roman"/>
          <w:color w:val="202122"/>
          <w:szCs w:val="24"/>
        </w:rPr>
        <w:t>Google</w:t>
      </w:r>
      <w:r w:rsidRPr="005C2F45">
        <w:rPr>
          <w:rFonts w:ascii="Times New Roman" w:eastAsia="標楷體" w:hAnsi="Times New Roman" w:cs="Times New Roman"/>
          <w:szCs w:val="24"/>
          <w:shd w:val="clear" w:color="auto" w:fill="FFFFFF"/>
        </w:rPr>
        <w:t>、</w:t>
      </w:r>
      <w:r w:rsidRPr="005C2F45">
        <w:rPr>
          <w:rFonts w:ascii="Times New Roman" w:eastAsia="標楷體" w:hAnsi="Times New Roman" w:cs="Times New Roman"/>
          <w:szCs w:val="24"/>
          <w:shd w:val="clear" w:color="auto" w:fill="FFFFFF"/>
        </w:rPr>
        <w:t>Yahoo</w:t>
      </w:r>
      <w:r w:rsidRPr="005C2F45">
        <w:rPr>
          <w:rFonts w:ascii="Times New Roman" w:eastAsia="標楷體" w:hAnsi="Times New Roman" w:cs="Times New Roman"/>
          <w:szCs w:val="24"/>
          <w:shd w:val="clear" w:color="auto" w:fill="FFFFFF"/>
        </w:rPr>
        <w:t>和百度等，透過使用者輸入的關鍵字，系統在後台進行匹配，將與使用者搜尋相關的資訊展示給使用者，</w:t>
      </w:r>
      <w:r w:rsidR="00BB4A1F" w:rsidRPr="005C2F45">
        <w:rPr>
          <w:rFonts w:ascii="Times New Roman" w:eastAsia="標楷體" w:hAnsi="Times New Roman" w:cs="Times New Roman"/>
          <w:szCs w:val="24"/>
          <w:shd w:val="clear" w:color="auto" w:fill="FFFFFF"/>
        </w:rPr>
        <w:t>但是，若使用者無法精準的描述自身的需求，搜尋引擎將無法有效地提供資訊</w:t>
      </w:r>
      <w:r w:rsidR="003F4436" w:rsidRPr="005C2F45">
        <w:rPr>
          <w:rFonts w:ascii="Times New Roman" w:eastAsia="標楷體" w:hAnsi="Times New Roman" w:cs="Times New Roman"/>
          <w:szCs w:val="24"/>
          <w:shd w:val="clear" w:color="auto" w:fill="FFFFFF"/>
        </w:rPr>
        <w:t xml:space="preserve"> </w:t>
      </w:r>
      <w:r w:rsidR="00631F4E" w:rsidRPr="005C2F45">
        <w:rPr>
          <w:rFonts w:ascii="Times New Roman" w:eastAsia="標楷體" w:hAnsi="Times New Roman" w:cs="Times New Roman"/>
          <w:szCs w:val="24"/>
          <w:shd w:val="clear" w:color="auto" w:fill="FFFFFF"/>
        </w:rPr>
        <w:fldChar w:fldCharType="begin"/>
      </w:r>
      <w:r w:rsidR="00631F4E" w:rsidRPr="005C2F45">
        <w:rPr>
          <w:rFonts w:ascii="Times New Roman" w:eastAsia="標楷體" w:hAnsi="Times New Roman" w:cs="Times New Roman"/>
          <w:szCs w:val="24"/>
          <w:shd w:val="clear" w:color="auto" w:fill="FFFFFF"/>
        </w:rPr>
        <w:instrText xml:space="preserve"> ADDIN EN.CITE &lt;EndNote&gt;&lt;Cite&gt;&lt;Author&gt;Berghel&lt;/Author&gt;&lt;Year&gt;1997&lt;/Year&gt;&lt;RecNum&gt;13&lt;/RecNum&gt;&lt;DisplayText&gt;(Berghel, 1997; Liang et al., 2006)&lt;/DisplayText&gt;&lt;record&gt;&lt;rec-number&gt;13&lt;/rec-number&gt;&lt;foreign-keys&gt;&lt;key app="EN" db-id="awf2vextfswepzepdwxveveixfwavp95x5ws" timestamp="1608018912"&gt;13&lt;/key&gt;&lt;/foreign-keys&gt;&lt;ref-type name="Journal Article"&gt;17&lt;/ref-type&gt;&lt;contributors&gt;&lt;authors&gt;&lt;author&gt;Berghel, Hal %J Communications of the ACM&lt;/author&gt;&lt;/authors&gt;&lt;/contributors&gt;&lt;titles&gt;&lt;title&gt;Cyberspace 2000: Dealing with information overload&lt;/title&gt;&lt;/titles&gt;&lt;pages&gt;19-24&lt;/pages&gt;&lt;volume&gt;40&lt;/volume&gt;&lt;number&gt;2&lt;/number&gt;&lt;dates&gt;&lt;year&gt;1997&lt;/year&gt;&lt;/dates&gt;&lt;isbn&gt;0001-0782&lt;/isbn&gt;&lt;urls&gt;&lt;/urls&gt;&lt;/record&gt;&lt;/Cite&gt;&lt;Cite&gt;&lt;Author&gt;Liang&lt;/Author&gt;&lt;Year&gt;2006&lt;/Year&gt;&lt;RecNum&gt;14&lt;/RecNum&gt;&lt;record&gt;&lt;rec-number&gt;14&lt;/rec-number&gt;&lt;foreign-keys&gt;&lt;key app="EN" db-id="awf2vextfswepzepdwxveveixfwavp95x5ws" timestamp="1608018919"&gt;14&lt;/key&gt;&lt;/foreign-keys&gt;&lt;ref-type name="Journal Article"&gt;17&lt;/ref-type&gt;&lt;contributors&gt;&lt;authors&gt;&lt;author&gt;Liang, Ting-Peng&lt;/author&gt;&lt;author&gt;Lai, Hung-Jen&lt;/author&gt;&lt;author&gt;Ku, Yi-Cheng %J Journal of Management Information Systems&lt;/author&gt;&lt;/authors&gt;&lt;/contributors&gt;&lt;titles&gt;&lt;title&gt;Personalized content recommendation and user satisfaction: Theoretical synthesis and empirical findings&lt;/title&gt;&lt;/titles&gt;&lt;pages&gt;45-70&lt;/pages&gt;&lt;volume&gt;23&lt;/volume&gt;&lt;number&gt;3&lt;/number&gt;&lt;dates&gt;&lt;year&gt;2006&lt;/year&gt;&lt;/dates&gt;&lt;isbn&gt;0742-1222&lt;/isbn&gt;&lt;urls&gt;&lt;/urls&gt;&lt;/record&gt;&lt;/Cite&gt;&lt;/EndNote&gt;</w:instrText>
      </w:r>
      <w:r w:rsidR="00631F4E" w:rsidRPr="005C2F45">
        <w:rPr>
          <w:rFonts w:ascii="Times New Roman" w:eastAsia="標楷體" w:hAnsi="Times New Roman" w:cs="Times New Roman"/>
          <w:szCs w:val="24"/>
          <w:shd w:val="clear" w:color="auto" w:fill="FFFFFF"/>
        </w:rPr>
        <w:fldChar w:fldCharType="separate"/>
      </w:r>
      <w:r w:rsidR="00631F4E" w:rsidRPr="005C2F45">
        <w:rPr>
          <w:rFonts w:ascii="Times New Roman" w:eastAsia="標楷體" w:hAnsi="Times New Roman" w:cs="Times New Roman"/>
          <w:noProof/>
          <w:szCs w:val="24"/>
          <w:shd w:val="clear" w:color="auto" w:fill="FFFFFF"/>
        </w:rPr>
        <w:t>(Berghel, 1997; Liang et al., 2006)</w:t>
      </w:r>
      <w:r w:rsidR="00631F4E" w:rsidRPr="005C2F45">
        <w:rPr>
          <w:rFonts w:ascii="Times New Roman" w:eastAsia="標楷體" w:hAnsi="Times New Roman" w:cs="Times New Roman"/>
          <w:szCs w:val="24"/>
          <w:shd w:val="clear" w:color="auto" w:fill="FFFFFF"/>
        </w:rPr>
        <w:fldChar w:fldCharType="end"/>
      </w:r>
      <w:r w:rsidR="004F4294" w:rsidRPr="005C2F45">
        <w:rPr>
          <w:rFonts w:ascii="Times New Roman" w:eastAsia="標楷體" w:hAnsi="Times New Roman" w:cs="Times New Roman"/>
          <w:szCs w:val="24"/>
        </w:rPr>
        <w:t>。</w:t>
      </w:r>
    </w:p>
    <w:p w14:paraId="43500ED2"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5C656611" w14:textId="77777777" w:rsidR="00280ABF" w:rsidRDefault="00BD5A2C"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lastRenderedPageBreak/>
        <w:t>而另一種方法則是以推薦系統</w:t>
      </w:r>
      <w:r w:rsidR="003F4436" w:rsidRPr="005C2F45">
        <w:rPr>
          <w:rFonts w:ascii="Times New Roman" w:eastAsia="標楷體" w:hAnsi="Times New Roman" w:cs="Times New Roman"/>
          <w:color w:val="202122"/>
          <w:szCs w:val="24"/>
        </w:rPr>
        <w:t xml:space="preserve"> </w:t>
      </w:r>
      <w:r w:rsidR="004376D2" w:rsidRPr="005C2F45">
        <w:rPr>
          <w:rFonts w:ascii="Times New Roman" w:eastAsia="標楷體" w:hAnsi="Times New Roman" w:cs="Times New Roman"/>
          <w:color w:val="202122"/>
          <w:szCs w:val="24"/>
        </w:rPr>
        <w:t>(Recommendation System)</w:t>
      </w:r>
      <w:r w:rsidRPr="005C2F45">
        <w:rPr>
          <w:rFonts w:ascii="Times New Roman" w:eastAsia="標楷體" w:hAnsi="Times New Roman" w:cs="Times New Roman"/>
          <w:color w:val="202122"/>
          <w:szCs w:val="24"/>
        </w:rPr>
        <w:t>為代表的資訊過濾系統，在過載的資訊中找出感興趣的資訊與讓他人注意到自身資訊是件困難的事，而推薦系統良好的解決了上述問題</w:t>
      </w:r>
      <w:r w:rsidR="005C2F45" w:rsidRPr="005C2F45">
        <w:rPr>
          <w:rFonts w:ascii="Times New Roman" w:eastAsia="標楷體" w:hAnsi="Times New Roman" w:cs="Times New Roman"/>
          <w:color w:val="202122"/>
          <w:szCs w:val="24"/>
        </w:rPr>
        <w:t xml:space="preserve"> </w:t>
      </w:r>
      <w:r w:rsidR="00631F4E" w:rsidRPr="005C2F45">
        <w:rPr>
          <w:rFonts w:ascii="Times New Roman" w:eastAsia="標楷體" w:hAnsi="Times New Roman" w:cs="Times New Roman"/>
          <w:color w:val="202122"/>
          <w:szCs w:val="24"/>
        </w:rPr>
        <w:fldChar w:fldCharType="begin">
          <w:fldData xml:space="preserve">PEVuZE5vdGU+PENpdGU+PEF1dGhvcj5NYWVzPC9BdXRob3I+PFllYXI+MTk5NTwvWWVhcj48UmVj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</w:fldData>
        </w:fldChar>
      </w:r>
      <w:r w:rsidR="00631F4E" w:rsidRPr="005C2F45">
        <w:rPr>
          <w:rFonts w:ascii="Times New Roman" w:eastAsia="標楷體" w:hAnsi="Times New Roman" w:cs="Times New Roman"/>
          <w:color w:val="202122"/>
          <w:szCs w:val="24"/>
        </w:rPr>
        <w:instrText xml:space="preserve"> ADDIN EN.CITE </w:instrText>
      </w:r>
      <w:r w:rsidR="00631F4E" w:rsidRPr="005C2F45">
        <w:rPr>
          <w:rFonts w:ascii="Times New Roman" w:eastAsia="標楷體" w:hAnsi="Times New Roman" w:cs="Times New Roman"/>
          <w:color w:val="202122"/>
          <w:szCs w:val="24"/>
        </w:rPr>
        <w:fldChar w:fldCharType="begin">
          <w:fldData xml:space="preserve">PEVuZE5vdGU+PENpdGU+PEF1dGhvcj5NYWVzPC9BdXRob3I+PFllYXI+MTk5NTwvWWVhcj48UmVj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</w:fldData>
        </w:fldChar>
      </w:r>
      <w:r w:rsidR="00631F4E" w:rsidRPr="005C2F45">
        <w:rPr>
          <w:rFonts w:ascii="Times New Roman" w:eastAsia="標楷體" w:hAnsi="Times New Roman" w:cs="Times New Roman"/>
          <w:color w:val="202122"/>
          <w:szCs w:val="24"/>
        </w:rPr>
        <w:instrText xml:space="preserve"> ADDIN EN.CITE.DATA </w:instrText>
      </w:r>
      <w:r w:rsidR="00631F4E" w:rsidRPr="005C2F45">
        <w:rPr>
          <w:rFonts w:ascii="Times New Roman" w:eastAsia="標楷體" w:hAnsi="Times New Roman" w:cs="Times New Roman"/>
          <w:color w:val="202122"/>
          <w:szCs w:val="24"/>
        </w:rPr>
      </w:r>
      <w:r w:rsidR="00631F4E" w:rsidRPr="005C2F45">
        <w:rPr>
          <w:rFonts w:ascii="Times New Roman" w:eastAsia="標楷體" w:hAnsi="Times New Roman" w:cs="Times New Roman"/>
          <w:color w:val="202122"/>
          <w:szCs w:val="24"/>
        </w:rPr>
        <w:fldChar w:fldCharType="end"/>
      </w:r>
      <w:r w:rsidR="00631F4E" w:rsidRPr="005C2F45">
        <w:rPr>
          <w:rFonts w:ascii="Times New Roman" w:eastAsia="標楷體" w:hAnsi="Times New Roman" w:cs="Times New Roman"/>
          <w:color w:val="202122"/>
          <w:szCs w:val="24"/>
        </w:rPr>
      </w:r>
      <w:r w:rsidR="00631F4E" w:rsidRPr="005C2F45">
        <w:rPr>
          <w:rFonts w:ascii="Times New Roman" w:eastAsia="標楷體" w:hAnsi="Times New Roman" w:cs="Times New Roman"/>
          <w:color w:val="202122"/>
          <w:szCs w:val="24"/>
        </w:rPr>
        <w:fldChar w:fldCharType="separate"/>
      </w:r>
      <w:r w:rsidR="00631F4E" w:rsidRPr="005C2F45">
        <w:rPr>
          <w:rFonts w:ascii="Times New Roman" w:eastAsia="標楷體" w:hAnsi="Times New Roman" w:cs="Times New Roman"/>
          <w:noProof/>
          <w:color w:val="202122"/>
          <w:szCs w:val="24"/>
        </w:rPr>
        <w:t>(Maes, 1995; Aljukhadar et al., 2010; Aljukhadar et al., 2012; Huang et al., 2012)</w:t>
      </w:r>
      <w:r w:rsidR="00631F4E" w:rsidRPr="005C2F45">
        <w:rPr>
          <w:rFonts w:ascii="Times New Roman" w:eastAsia="標楷體" w:hAnsi="Times New Roman" w:cs="Times New Roman"/>
          <w:color w:val="202122"/>
          <w:szCs w:val="24"/>
        </w:rPr>
        <w:fldChar w:fldCharType="end"/>
      </w:r>
      <w:r w:rsidRPr="005C2F45">
        <w:rPr>
          <w:rFonts w:ascii="Times New Roman" w:eastAsia="標楷體" w:hAnsi="Times New Roman" w:cs="Times New Roman"/>
          <w:color w:val="202122"/>
          <w:szCs w:val="24"/>
        </w:rPr>
        <w:t>。推薦系統蒐集使用者的資訊需求、歷史資料甚至是與系統互動的隱性特徵，透過資料探勘算法對使用者興趣進行建模，預測出使用者對於給定物品的評分或喜好，從而準確地推薦給使用者</w:t>
      </w:r>
      <w:r w:rsidR="00EE2BAB" w:rsidRPr="005C2F45">
        <w:rPr>
          <w:rFonts w:ascii="Times New Roman" w:eastAsia="標楷體" w:hAnsi="Times New Roman" w:cs="Times New Roman"/>
          <w:color w:val="000000" w:themeColor="text1"/>
        </w:rPr>
        <w:t>其可能會喜歡的物品</w:t>
      </w:r>
      <w:r w:rsidRPr="005C2F45">
        <w:rPr>
          <w:rFonts w:ascii="Times New Roman" w:eastAsia="標楷體" w:hAnsi="Times New Roman" w:cs="Times New Roman"/>
          <w:color w:val="202122"/>
          <w:szCs w:val="24"/>
        </w:rPr>
        <w:t>，</w:t>
      </w:r>
      <w:r w:rsidR="00EE2BAB" w:rsidRPr="005C2F45">
        <w:rPr>
          <w:rFonts w:ascii="Times New Roman" w:eastAsia="標楷體" w:hAnsi="Times New Roman" w:cs="Times New Roman"/>
          <w:color w:val="202122"/>
          <w:szCs w:val="24"/>
        </w:rPr>
        <w:t>以</w:t>
      </w:r>
      <w:r w:rsidRPr="005C2F45">
        <w:rPr>
          <w:rFonts w:ascii="Times New Roman" w:eastAsia="標楷體" w:hAnsi="Times New Roman" w:cs="Times New Roman"/>
          <w:color w:val="202122"/>
          <w:szCs w:val="24"/>
        </w:rPr>
        <w:t>解決資訊過載問題</w:t>
      </w:r>
      <w:r w:rsidR="003F4436" w:rsidRPr="005C2F45">
        <w:rPr>
          <w:rFonts w:ascii="Times New Roman" w:eastAsia="標楷體" w:hAnsi="Times New Roman" w:cs="Times New Roman"/>
          <w:color w:val="202122"/>
          <w:szCs w:val="24"/>
        </w:rPr>
        <w:t xml:space="preserve"> </w:t>
      </w:r>
      <w:r w:rsidR="00BC5B95" w:rsidRPr="005C2F45">
        <w:rPr>
          <w:rFonts w:ascii="Times New Roman" w:eastAsia="標楷體" w:hAnsi="Times New Roman" w:cs="Times New Roman"/>
          <w:color w:val="202122"/>
          <w:szCs w:val="24"/>
        </w:rPr>
        <w:fldChar w:fldCharType="begin"/>
      </w:r>
      <w:r w:rsidR="00BC5B95" w:rsidRPr="005C2F45">
        <w:rPr>
          <w:rFonts w:ascii="Times New Roman" w:eastAsia="標楷體" w:hAnsi="Times New Roman" w:cs="Times New Roman"/>
          <w:color w:val="202122"/>
          <w:szCs w:val="24"/>
        </w:rPr>
        <w:instrText xml:space="preserve"> ADDIN EN.CITE &lt;EndNote&gt;&lt;Cite&gt;&lt;Author&gt;Isinkaye&lt;/Author&gt;&lt;Year&gt;2015&lt;/Year&gt;&lt;RecNum&gt;19&lt;/RecNum&gt;&lt;DisplayText&gt;(Costa &amp;amp; Macedo, 2013; Isinkaye et al., 2015)&lt;/DisplayText&gt;&lt;record&gt;&lt;rec-number&gt;19&lt;/rec-number&gt;&lt;foreign-keys&gt;&lt;key app="EN" db-id="awf2vextfswepzepdwxveveixfwavp95x5ws" timestamp="1608022549"&gt;19&lt;/key&gt;&lt;/foreign-keys&gt;&lt;ref-type name="Journal Article"&gt;17&lt;/ref-type&gt;&lt;contributors&gt;&lt;authors&gt;&lt;author&gt;Isinkaye, Folasade Olubusola&lt;/author&gt;&lt;author&gt;Folajimi, YO&lt;/author&gt;&lt;author&gt;Ojokoh, Bolande Adefowoke %J Egyptian informatics journal&lt;/author&gt;&lt;/authors&gt;&lt;/contributors&gt;&lt;titles&gt;&lt;title&gt;Recommendation systems: Principles, methods and evaluation&lt;/title&gt;&lt;/titles&gt;&lt;pages&gt;261-273&lt;/pages&gt;&lt;volume&gt;16&lt;/volume&gt;&lt;number&gt;3&lt;/number&gt;&lt;dates&gt;&lt;year&gt;2015&lt;/year&gt;&lt;/dates&gt;&lt;isbn&gt;1110-8665&lt;/isbn&gt;&lt;urls&gt;&lt;/urls&gt;&lt;/record&gt;&lt;/Cite&gt;&lt;Cite&gt;&lt;Author&gt;Costa&lt;/Author&gt;&lt;Year&gt;2013&lt;/Year&gt;&lt;RecNum&gt;20&lt;/RecNum&gt;&lt;record&gt;&lt;rec-number&gt;20&lt;/rec-number&gt;&lt;foreign-keys&gt;&lt;key app="EN" db-id="awf2vextfswepzepdwxveveixfwavp95x5ws" timestamp="1608022559"&gt;20&lt;/key&gt;&lt;/foreign-keys&gt;&lt;ref-type name="Conference Proceedings"&gt;10&lt;/ref-type&gt;&lt;contributors&gt;&lt;authors&gt;&lt;author&gt;Costa, Hernani&lt;/author&gt;&lt;author&gt;Macedo, Luis&lt;/author&gt;&lt;/authors&gt;&lt;/contributors&gt;&lt;titles&gt;&lt;title&gt;Emotion-based recommender system for overcoming the problem of information overload&lt;/title&gt;&lt;secondary-title&gt;International Conference on Practical Applications of Agents and Multi-Agent Systems&lt;/secondary-title&gt;&lt;/titles&gt;&lt;pages&gt;178-189&lt;/pages&gt;&lt;dates&gt;&lt;year&gt;2013&lt;/year&gt;&lt;/dates&gt;&lt;publisher&gt;Springer&lt;/publisher&gt;&lt;urls&gt;&lt;/urls&gt;&lt;/record&gt;&lt;/Cite&gt;&lt;/EndNote&gt;</w:instrText>
      </w:r>
      <w:r w:rsidR="00BC5B95" w:rsidRPr="005C2F45">
        <w:rPr>
          <w:rFonts w:ascii="Times New Roman" w:eastAsia="標楷體" w:hAnsi="Times New Roman" w:cs="Times New Roman"/>
          <w:color w:val="202122"/>
          <w:szCs w:val="24"/>
        </w:rPr>
        <w:fldChar w:fldCharType="separate"/>
      </w:r>
      <w:r w:rsidR="00BC5B95" w:rsidRPr="005C2F45">
        <w:rPr>
          <w:rFonts w:ascii="Times New Roman" w:eastAsia="標楷體" w:hAnsi="Times New Roman" w:cs="Times New Roman"/>
          <w:noProof/>
          <w:color w:val="202122"/>
          <w:szCs w:val="24"/>
        </w:rPr>
        <w:t>(Costa &amp; Macedo, 2013; Isinkaye et al., 2015)</w:t>
      </w:r>
      <w:r w:rsidR="00BC5B95" w:rsidRPr="005C2F45">
        <w:rPr>
          <w:rFonts w:ascii="Times New Roman" w:eastAsia="標楷體" w:hAnsi="Times New Roman" w:cs="Times New Roman"/>
          <w:color w:val="202122"/>
          <w:szCs w:val="24"/>
        </w:rPr>
        <w:fldChar w:fldCharType="end"/>
      </w:r>
      <w:r w:rsidR="00072C5F" w:rsidRPr="005C2F45">
        <w:rPr>
          <w:rFonts w:ascii="Times New Roman" w:eastAsia="標楷體" w:hAnsi="Times New Roman" w:cs="Times New Roman"/>
          <w:color w:val="202122"/>
          <w:szCs w:val="24"/>
        </w:rPr>
        <w:t>。</w:t>
      </w:r>
      <w:r w:rsidRPr="005C2F45">
        <w:rPr>
          <w:rFonts w:ascii="Times New Roman" w:eastAsia="標楷體" w:hAnsi="Times New Roman" w:cs="Times New Roman"/>
          <w:color w:val="202122"/>
          <w:szCs w:val="24"/>
        </w:rPr>
        <w:t>而與傳統搜尋引擎不同的是，推薦系統無需使用者提供明確的需求，而是透過系統來發掘使用者的興趣，並且引導使用者發現自身的資訊需求。一個良好的推薦系統不僅能為用戶提供個</w:t>
      </w:r>
      <w:r w:rsidR="00B45973" w:rsidRPr="005C2F45">
        <w:rPr>
          <w:rFonts w:ascii="Times New Roman" w:eastAsia="標楷體" w:hAnsi="Times New Roman" w:cs="Times New Roman"/>
          <w:color w:val="202122"/>
          <w:szCs w:val="24"/>
        </w:rPr>
        <w:t>人</w:t>
      </w:r>
      <w:r w:rsidRPr="005C2F45">
        <w:rPr>
          <w:rFonts w:ascii="Times New Roman" w:eastAsia="標楷體" w:hAnsi="Times New Roman" w:cs="Times New Roman"/>
          <w:color w:val="202122"/>
          <w:szCs w:val="24"/>
        </w:rPr>
        <w:t>化服務，甚至還能與使用者之間建立密切關係，讓使用者對</w:t>
      </w:r>
      <w:r w:rsidR="00EE2BAB" w:rsidRPr="005C2F45">
        <w:rPr>
          <w:rFonts w:ascii="Times New Roman" w:eastAsia="標楷體" w:hAnsi="Times New Roman" w:cs="Times New Roman"/>
          <w:color w:val="202122"/>
          <w:szCs w:val="24"/>
        </w:rPr>
        <w:t>該</w:t>
      </w:r>
      <w:r w:rsidRPr="005C2F45">
        <w:rPr>
          <w:rFonts w:ascii="Times New Roman" w:eastAsia="標楷體" w:hAnsi="Times New Roman" w:cs="Times New Roman"/>
          <w:color w:val="202122"/>
          <w:szCs w:val="24"/>
        </w:rPr>
        <w:t>推薦</w:t>
      </w:r>
      <w:r w:rsidR="00EE2BAB" w:rsidRPr="005C2F45">
        <w:rPr>
          <w:rFonts w:ascii="Times New Roman" w:eastAsia="標楷體" w:hAnsi="Times New Roman" w:cs="Times New Roman"/>
          <w:color w:val="202122"/>
          <w:szCs w:val="24"/>
        </w:rPr>
        <w:t>系統</w:t>
      </w:r>
      <w:r w:rsidRPr="005C2F45">
        <w:rPr>
          <w:rFonts w:ascii="Times New Roman" w:eastAsia="標楷體" w:hAnsi="Times New Roman" w:cs="Times New Roman"/>
          <w:color w:val="202122"/>
          <w:szCs w:val="24"/>
        </w:rPr>
        <w:t>產生依賴。</w:t>
      </w:r>
    </w:p>
    <w:p w14:paraId="3ACB8E17"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3E3963F6" w14:textId="77777777" w:rsidR="00280ABF" w:rsidRDefault="00F117AF"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推</w:t>
      </w:r>
      <w:r w:rsidR="00A556EA" w:rsidRPr="005C2F45">
        <w:rPr>
          <w:rFonts w:ascii="Times New Roman" w:eastAsia="標楷體" w:hAnsi="Times New Roman" w:cs="Times New Roman"/>
          <w:color w:val="202122"/>
          <w:szCs w:val="24"/>
        </w:rPr>
        <w:t>薦系統較為典型的應用是在</w:t>
      </w:r>
      <w:r w:rsidR="005A619A" w:rsidRPr="005C2F45" w:rsidDel="005A619A">
        <w:rPr>
          <w:rFonts w:ascii="Times New Roman" w:eastAsia="標楷體" w:hAnsi="Times New Roman" w:cs="Times New Roman"/>
          <w:color w:val="202122"/>
          <w:szCs w:val="24"/>
        </w:rPr>
        <w:t xml:space="preserve"> </w:t>
      </w:r>
      <w:r w:rsidR="00DB3F6A" w:rsidRPr="005C2F45">
        <w:rPr>
          <w:rFonts w:ascii="Times New Roman" w:eastAsia="標楷體" w:hAnsi="Times New Roman" w:cs="Times New Roman"/>
          <w:color w:val="202122"/>
          <w:szCs w:val="24"/>
        </w:rPr>
        <w:t>Business</w:t>
      </w:r>
      <w:r w:rsidR="00D96688" w:rsidRPr="005C2F45">
        <w:rPr>
          <w:rFonts w:ascii="Times New Roman" w:eastAsia="標楷體" w:hAnsi="Times New Roman" w:cs="Times New Roman"/>
          <w:color w:val="202122"/>
          <w:szCs w:val="24"/>
        </w:rPr>
        <w:t xml:space="preserve"> to Customer</w:t>
      </w:r>
      <w:r w:rsidR="008A3E74" w:rsidRPr="005C2F45">
        <w:rPr>
          <w:rFonts w:ascii="Times New Roman" w:eastAsia="標楷體" w:hAnsi="Times New Roman" w:cs="Times New Roman"/>
          <w:color w:val="202122"/>
          <w:szCs w:val="24"/>
        </w:rPr>
        <w:t xml:space="preserve"> </w:t>
      </w:r>
      <w:r w:rsidR="005A619A" w:rsidRPr="005C2F45">
        <w:rPr>
          <w:rFonts w:ascii="Times New Roman" w:eastAsia="標楷體" w:hAnsi="Times New Roman" w:cs="Times New Roman"/>
          <w:color w:val="202122"/>
          <w:szCs w:val="24"/>
        </w:rPr>
        <w:t xml:space="preserve">(B2C) </w:t>
      </w:r>
      <w:r w:rsidR="00A556EA" w:rsidRPr="005C2F45">
        <w:rPr>
          <w:rFonts w:ascii="Times New Roman" w:eastAsia="標楷體" w:hAnsi="Times New Roman" w:cs="Times New Roman"/>
          <w:color w:val="202122"/>
          <w:szCs w:val="24"/>
        </w:rPr>
        <w:t>電子商務領域，擁有良好的發展與應用前景，</w:t>
      </w:r>
      <w:r w:rsidR="009E53FE" w:rsidRPr="005C2F45">
        <w:rPr>
          <w:rFonts w:ascii="Times New Roman" w:eastAsia="標楷體" w:hAnsi="Times New Roman" w:cs="Times New Roman"/>
          <w:color w:val="202122"/>
          <w:szCs w:val="24"/>
        </w:rPr>
        <w:t>如</w:t>
      </w:r>
      <w:r w:rsidR="00A556EA" w:rsidRPr="005C2F45">
        <w:rPr>
          <w:rFonts w:ascii="Times New Roman" w:eastAsia="標楷體" w:hAnsi="Times New Roman" w:cs="Times New Roman"/>
          <w:color w:val="202122"/>
          <w:szCs w:val="24"/>
        </w:rPr>
        <w:t>大型的電子商務系統</w:t>
      </w:r>
      <w:r w:rsidR="00A556EA" w:rsidRPr="005C2F45">
        <w:rPr>
          <w:rFonts w:ascii="Times New Roman" w:eastAsia="標楷體" w:hAnsi="Times New Roman" w:cs="Times New Roman"/>
          <w:szCs w:val="24"/>
        </w:rPr>
        <w:t>Amazon</w:t>
      </w:r>
      <w:r w:rsidR="00A556EA" w:rsidRPr="005C2F45">
        <w:rPr>
          <w:rFonts w:ascii="Times New Roman" w:eastAsia="標楷體" w:hAnsi="Times New Roman" w:cs="Times New Roman"/>
          <w:szCs w:val="24"/>
        </w:rPr>
        <w:t>、</w:t>
      </w:r>
      <w:r w:rsidR="00A556EA" w:rsidRPr="005C2F45">
        <w:rPr>
          <w:rFonts w:ascii="Times New Roman" w:eastAsia="標楷體" w:hAnsi="Times New Roman" w:cs="Times New Roman"/>
          <w:szCs w:val="24"/>
        </w:rPr>
        <w:t>eBay</w:t>
      </w:r>
      <w:r w:rsidR="00A556EA" w:rsidRPr="005C2F45">
        <w:rPr>
          <w:rFonts w:ascii="Times New Roman" w:eastAsia="標楷體" w:hAnsi="Times New Roman" w:cs="Times New Roman"/>
          <w:color w:val="202122"/>
          <w:szCs w:val="24"/>
        </w:rPr>
        <w:t>等，當中</w:t>
      </w:r>
      <w:r w:rsidR="00A556EA" w:rsidRPr="005C2F45">
        <w:rPr>
          <w:rFonts w:ascii="Times New Roman" w:eastAsia="標楷體" w:hAnsi="Times New Roman" w:cs="Times New Roman"/>
          <w:szCs w:val="24"/>
        </w:rPr>
        <w:t>Amazon</w:t>
      </w:r>
      <w:r w:rsidR="00A556EA" w:rsidRPr="005C2F45">
        <w:rPr>
          <w:rFonts w:ascii="Times New Roman" w:eastAsia="標楷體" w:hAnsi="Times New Roman" w:cs="Times New Roman"/>
          <w:szCs w:val="24"/>
        </w:rPr>
        <w:t>甚至投入高達十年</w:t>
      </w:r>
      <w:r w:rsidR="009E53FE" w:rsidRPr="005C2F45">
        <w:rPr>
          <w:rFonts w:ascii="Times New Roman" w:eastAsia="標楷體" w:hAnsi="Times New Roman" w:cs="Times New Roman"/>
          <w:szCs w:val="24"/>
        </w:rPr>
        <w:t>來研究電子商務的推薦系統</w:t>
      </w:r>
      <w:r w:rsidR="00F8002D" w:rsidRPr="005C2F45">
        <w:rPr>
          <w:rFonts w:ascii="Times New Roman" w:eastAsia="標楷體" w:hAnsi="Times New Roman" w:cs="Times New Roman"/>
          <w:szCs w:val="24"/>
        </w:rPr>
        <w:t>，透過使用者願望清單、瀏覽紀錄等資料，</w:t>
      </w:r>
      <w:r w:rsidR="002B6FCF" w:rsidRPr="005C2F45">
        <w:rPr>
          <w:rFonts w:ascii="Times New Roman" w:eastAsia="標楷體" w:hAnsi="Times New Roman" w:cs="Times New Roman"/>
          <w:szCs w:val="24"/>
        </w:rPr>
        <w:t>搭配</w:t>
      </w:r>
      <w:r w:rsidR="00F8002D" w:rsidRPr="005C2F45">
        <w:rPr>
          <w:rFonts w:ascii="Times New Roman" w:eastAsia="標楷體" w:hAnsi="Times New Roman" w:cs="Times New Roman"/>
          <w:szCs w:val="24"/>
        </w:rPr>
        <w:t>雲端平台儲存管理</w:t>
      </w:r>
      <w:r w:rsidR="002B6FCF" w:rsidRPr="005C2F45">
        <w:rPr>
          <w:rFonts w:ascii="Times New Roman" w:eastAsia="標楷體" w:hAnsi="Times New Roman" w:cs="Times New Roman"/>
          <w:szCs w:val="24"/>
        </w:rPr>
        <w:t>與計算</w:t>
      </w:r>
      <w:r w:rsidR="00F8002D" w:rsidRPr="005C2F45">
        <w:rPr>
          <w:rFonts w:ascii="Times New Roman" w:eastAsia="標楷體" w:hAnsi="Times New Roman" w:cs="Times New Roman"/>
          <w:szCs w:val="24"/>
        </w:rPr>
        <w:t>，</w:t>
      </w:r>
      <w:r w:rsidR="002B6FCF" w:rsidRPr="005C2F45">
        <w:rPr>
          <w:rFonts w:ascii="Times New Roman" w:eastAsia="標楷體" w:hAnsi="Times New Roman" w:cs="Times New Roman"/>
          <w:szCs w:val="24"/>
        </w:rPr>
        <w:t>讓推薦準確度幾乎到使用者下單前就出貨的程度</w:t>
      </w:r>
      <w:r w:rsidR="00F8002D" w:rsidRPr="005C2F45">
        <w:rPr>
          <w:rFonts w:ascii="Times New Roman" w:eastAsia="標楷體" w:hAnsi="Times New Roman" w:cs="Times New Roman"/>
          <w:color w:val="202122"/>
          <w:szCs w:val="24"/>
        </w:rPr>
        <w:t>。</w:t>
      </w:r>
      <w:r w:rsidR="009E53FE" w:rsidRPr="005C2F45">
        <w:rPr>
          <w:rFonts w:ascii="Times New Roman" w:eastAsia="標楷體" w:hAnsi="Times New Roman" w:cs="Times New Roman"/>
          <w:szCs w:val="24"/>
        </w:rPr>
        <w:t>其他領域包括各種</w:t>
      </w:r>
      <w:r w:rsidR="00971762" w:rsidRPr="005C2F45">
        <w:rPr>
          <w:rFonts w:ascii="Times New Roman" w:eastAsia="標楷體" w:hAnsi="Times New Roman" w:cs="Times New Roman"/>
          <w:szCs w:val="24"/>
        </w:rPr>
        <w:t>影音串流</w:t>
      </w:r>
      <w:r w:rsidR="009E53FE" w:rsidRPr="005C2F45">
        <w:rPr>
          <w:rFonts w:ascii="Times New Roman" w:eastAsia="標楷體" w:hAnsi="Times New Roman" w:cs="Times New Roman"/>
          <w:szCs w:val="24"/>
        </w:rPr>
        <w:t>平台如</w:t>
      </w:r>
      <w:r w:rsidR="009E53FE" w:rsidRPr="005C2F45">
        <w:rPr>
          <w:rFonts w:ascii="Times New Roman" w:eastAsia="標楷體" w:hAnsi="Times New Roman" w:cs="Times New Roman"/>
          <w:szCs w:val="24"/>
        </w:rPr>
        <w:t>YouTube</w:t>
      </w:r>
      <w:r w:rsidR="009E53FE" w:rsidRPr="005C2F45">
        <w:rPr>
          <w:rFonts w:ascii="Times New Roman" w:eastAsia="標楷體" w:hAnsi="Times New Roman" w:cs="Times New Roman"/>
          <w:szCs w:val="24"/>
        </w:rPr>
        <w:t>、</w:t>
      </w:r>
      <w:r w:rsidR="009E53FE" w:rsidRPr="005C2F45">
        <w:rPr>
          <w:rFonts w:ascii="Times New Roman" w:eastAsia="標楷體" w:hAnsi="Times New Roman" w:cs="Times New Roman"/>
          <w:szCs w:val="24"/>
        </w:rPr>
        <w:t>Spotify</w:t>
      </w:r>
      <w:r w:rsidR="009E53FE" w:rsidRPr="005C2F45">
        <w:rPr>
          <w:rFonts w:ascii="Times New Roman" w:eastAsia="標楷體" w:hAnsi="Times New Roman" w:cs="Times New Roman"/>
          <w:szCs w:val="24"/>
        </w:rPr>
        <w:t>等，皆有</w:t>
      </w:r>
      <w:r w:rsidR="009E53FE" w:rsidRPr="005C2F45">
        <w:rPr>
          <w:rFonts w:ascii="Times New Roman" w:eastAsia="標楷體" w:hAnsi="Times New Roman" w:cs="Times New Roman"/>
          <w:color w:val="202122"/>
          <w:szCs w:val="24"/>
        </w:rPr>
        <w:t>在不同程度的使用了各種形式的推薦系統</w:t>
      </w:r>
      <w:r w:rsidR="00EE2BAB" w:rsidRPr="005C2F45">
        <w:rPr>
          <w:rFonts w:ascii="Times New Roman" w:eastAsia="標楷體" w:hAnsi="Times New Roman" w:cs="Times New Roman"/>
          <w:color w:val="202122"/>
          <w:szCs w:val="24"/>
        </w:rPr>
        <w:t>。</w:t>
      </w:r>
    </w:p>
    <w:p w14:paraId="7101551E" w14:textId="77777777" w:rsidR="00280ABF" w:rsidRDefault="00280ABF" w:rsidP="00280ABF">
      <w:pPr>
        <w:spacing w:line="360" w:lineRule="auto"/>
        <w:ind w:firstLineChars="200" w:firstLine="480"/>
        <w:jc w:val="both"/>
        <w:rPr>
          <w:rFonts w:ascii="Times New Roman" w:eastAsia="標楷體" w:hAnsi="Times New Roman" w:cs="Times New Roman"/>
          <w:color w:val="202122"/>
          <w:szCs w:val="24"/>
        </w:rPr>
      </w:pPr>
    </w:p>
    <w:p w14:paraId="10AE9DC6" w14:textId="3ABC9DDF" w:rsidR="00974C7E" w:rsidRPr="00280ABF" w:rsidRDefault="00917E30" w:rsidP="00280ABF">
      <w:pPr>
        <w:spacing w:line="360" w:lineRule="auto"/>
        <w:ind w:firstLineChars="200" w:firstLine="480"/>
        <w:jc w:val="both"/>
        <w:rPr>
          <w:rFonts w:ascii="Times New Roman" w:eastAsia="標楷體" w:hAnsi="Times New Roman" w:cs="Times New Roman"/>
          <w:color w:val="202122"/>
          <w:szCs w:val="24"/>
        </w:rPr>
      </w:pPr>
      <w:r w:rsidRPr="005C2F45">
        <w:rPr>
          <w:rFonts w:ascii="Times New Roman" w:eastAsia="標楷體" w:hAnsi="Times New Roman" w:cs="Times New Roman"/>
          <w:color w:val="202122"/>
          <w:szCs w:val="24"/>
        </w:rPr>
        <w:t>而目前</w:t>
      </w:r>
      <w:r w:rsidR="007E43CC" w:rsidRPr="005C2F45">
        <w:rPr>
          <w:rFonts w:ascii="Times New Roman" w:eastAsia="標楷體" w:hAnsi="Times New Roman" w:cs="Times New Roman"/>
          <w:color w:val="202122"/>
          <w:szCs w:val="24"/>
        </w:rPr>
        <w:t>推薦系統</w:t>
      </w:r>
      <w:r w:rsidRPr="005C2F45">
        <w:rPr>
          <w:rFonts w:ascii="Times New Roman" w:eastAsia="標楷體" w:hAnsi="Times New Roman" w:cs="Times New Roman"/>
          <w:color w:val="202122"/>
          <w:szCs w:val="24"/>
        </w:rPr>
        <w:t>在電影相關的線上平台如</w:t>
      </w:r>
      <w:r w:rsidRPr="005C2F45">
        <w:rPr>
          <w:rFonts w:ascii="Times New Roman" w:eastAsia="標楷體" w:hAnsi="Times New Roman" w:cs="Times New Roman"/>
          <w:color w:val="202122"/>
          <w:szCs w:val="24"/>
        </w:rPr>
        <w:t>IMDB</w:t>
      </w:r>
      <w:r w:rsidRPr="005C2F45">
        <w:rPr>
          <w:rFonts w:ascii="Times New Roman" w:eastAsia="標楷體" w:hAnsi="Times New Roman" w:cs="Times New Roman"/>
          <w:szCs w:val="24"/>
        </w:rPr>
        <w:t>、</w:t>
      </w:r>
      <w:r w:rsidRPr="005C2F45">
        <w:rPr>
          <w:rFonts w:ascii="Times New Roman" w:eastAsia="標楷體" w:hAnsi="Times New Roman" w:cs="Times New Roman"/>
          <w:szCs w:val="24"/>
        </w:rPr>
        <w:t>Netflix</w:t>
      </w:r>
      <w:r w:rsidRPr="005C2F45">
        <w:rPr>
          <w:rFonts w:ascii="Times New Roman" w:eastAsia="標楷體" w:hAnsi="Times New Roman" w:cs="Times New Roman"/>
          <w:szCs w:val="24"/>
        </w:rPr>
        <w:t>和愛奇藝佔有一席重要地位</w:t>
      </w:r>
      <w:r w:rsidR="003F4436" w:rsidRPr="005C2F45">
        <w:rPr>
          <w:rFonts w:ascii="Times New Roman" w:eastAsia="標楷體" w:hAnsi="Times New Roman" w:cs="Times New Roman"/>
          <w:szCs w:val="24"/>
        </w:rPr>
        <w:t xml:space="preserve"> </w:t>
      </w:r>
      <w:r w:rsidR="00AE38BF" w:rsidRPr="005C2F45">
        <w:rPr>
          <w:rFonts w:ascii="Times New Roman" w:eastAsia="標楷體" w:hAnsi="Times New Roman" w:cs="Times New Roman"/>
          <w:szCs w:val="24"/>
        </w:rPr>
        <w:fldChar w:fldCharType="begin"/>
      </w:r>
      <w:r w:rsidR="00AE38BF" w:rsidRPr="005C2F45">
        <w:rPr>
          <w:rFonts w:ascii="Times New Roman" w:eastAsia="標楷體" w:hAnsi="Times New Roman" w:cs="Times New Roman"/>
          <w:szCs w:val="24"/>
        </w:rPr>
        <w:instrText xml:space="preserve"> ADDIN EN.CITE &lt;EndNote&gt;&lt;Cite&gt;&lt;Author&gt;Wang&lt;/Author&gt;&lt;Year&gt;2019&lt;/Year&gt;&lt;RecNum&gt;21&lt;/RecNum&gt;&lt;DisplayText&gt;(Jugovac &amp;amp; Jannach, 2017; Wang &amp;amp; Lobato, 2019)&lt;/DisplayText&gt;&lt;record&gt;&lt;rec-number&gt;21&lt;/rec-number&gt;&lt;foreign-keys&gt;&lt;key app="EN" db-id="awf2vextfswepzepdwxveveixfwavp95x5ws" timestamp="1608025258"&gt;21&lt;/key&gt;&lt;/foreign-keys&gt;&lt;ref-type name="Journal Article"&gt;17&lt;/ref-type&gt;&lt;contributors&gt;&lt;authors&gt;&lt;author&gt;Wang, Wilfred Yang&lt;/author&gt;&lt;author&gt;Lobato, Ramon %J Chinese Journal of Communication&lt;/author&gt;&lt;/authors&gt;&lt;/contributors&gt;&lt;titles&gt;&lt;title&gt;Chinese video streaming services in the context of global platform studies&lt;/title&gt;&lt;/titles&gt;&lt;pages&gt;356-371&lt;/pages&gt;&lt;volume&gt;12&lt;/volume&gt;&lt;number&gt;3&lt;/number&gt;&lt;dates&gt;&lt;year&gt;2019&lt;/year&gt;&lt;/dates&gt;&lt;isbn&gt;1754-4750&lt;/isbn&gt;&lt;urls&gt;&lt;/urls&gt;&lt;/record&gt;&lt;/Cite&gt;&lt;Cite&gt;&lt;Author&gt;Jugovac&lt;/Author&gt;&lt;Year&gt;2017&lt;/Year&gt;&lt;RecNum&gt;22&lt;/RecNum&gt;&lt;record&gt;&lt;rec-number&gt;22&lt;/rec-number&gt;&lt;foreign-keys&gt;&lt;key app="EN" db-id="awf2vextfswepzepdwxveveixfwavp95x5ws" timestamp="1608025267"&gt;22&lt;/key&gt;&lt;/foreign-keys&gt;&lt;ref-type name="Journal Article"&gt;17&lt;/ref-type&gt;&lt;contributors&gt;&lt;authors&gt;&lt;author&gt;Jugovac, Michael&lt;/author&gt;&lt;author&gt;Jannach, Dietmar %J ACM Transactions on Interactive Intelligent Systems&lt;/author&gt;&lt;/authors&gt;&lt;/contributors&gt;&lt;titles&gt;&lt;title&gt;Interacting with recommenders—overview and research directions&lt;/title&gt;&lt;/titles&gt;&lt;pages&gt;1-46&lt;/pages&gt;&lt;volume&gt;7&lt;/volume&gt;&lt;number&gt;3&lt;/number&gt;&lt;dates&gt;&lt;year&gt;2017&lt;/year&gt;&lt;/dates&gt;&lt;isbn&gt;2160-6455&lt;/isbn&gt;&lt;urls&gt;&lt;/urls&gt;&lt;/record&gt;&lt;/Cite&gt;&lt;/EndNote&gt;</w:instrText>
      </w:r>
      <w:r w:rsidR="00AE38BF" w:rsidRPr="005C2F45">
        <w:rPr>
          <w:rFonts w:ascii="Times New Roman" w:eastAsia="標楷體" w:hAnsi="Times New Roman" w:cs="Times New Roman"/>
          <w:szCs w:val="24"/>
        </w:rPr>
        <w:fldChar w:fldCharType="separate"/>
      </w:r>
      <w:r w:rsidR="00AE38BF" w:rsidRPr="005C2F45">
        <w:rPr>
          <w:rFonts w:ascii="Times New Roman" w:eastAsia="標楷體" w:hAnsi="Times New Roman" w:cs="Times New Roman"/>
          <w:noProof/>
          <w:szCs w:val="24"/>
        </w:rPr>
        <w:t>(Jugovac &amp; Jannach, 2017; Wang &amp; Lobato, 2019)</w:t>
      </w:r>
      <w:r w:rsidR="00AE38BF" w:rsidRPr="005C2F45">
        <w:rPr>
          <w:rFonts w:ascii="Times New Roman" w:eastAsia="標楷體" w:hAnsi="Times New Roman" w:cs="Times New Roman"/>
          <w:szCs w:val="24"/>
        </w:rPr>
        <w:fldChar w:fldCharType="end"/>
      </w:r>
      <w:r w:rsidRPr="005C2F45">
        <w:rPr>
          <w:rFonts w:ascii="Times New Roman" w:eastAsia="標楷體" w:hAnsi="Times New Roman" w:cs="Times New Roman"/>
          <w:color w:val="202122"/>
          <w:szCs w:val="24"/>
        </w:rPr>
        <w:t>。電影領域與電商平台一樣品項繁多，使用者無法觀看或購買每部電影，甚至許多電影</w:t>
      </w:r>
      <w:r w:rsidR="007E43CC" w:rsidRPr="005C2F45">
        <w:rPr>
          <w:rFonts w:ascii="Times New Roman" w:eastAsia="標楷體" w:hAnsi="Times New Roman" w:cs="Times New Roman"/>
          <w:color w:val="202122"/>
          <w:szCs w:val="24"/>
        </w:rPr>
        <w:t>使用者連名稱都不知道</w:t>
      </w:r>
      <w:r w:rsidR="00EB5271" w:rsidRPr="005C2F45">
        <w:rPr>
          <w:rFonts w:ascii="Times New Roman" w:eastAsia="標楷體" w:hAnsi="Times New Roman" w:cs="Times New Roman"/>
          <w:color w:val="202122"/>
          <w:szCs w:val="24"/>
        </w:rPr>
        <w:t>，</w:t>
      </w:r>
      <w:r w:rsidR="007E43CC" w:rsidRPr="005C2F45">
        <w:rPr>
          <w:rFonts w:ascii="Times New Roman" w:eastAsia="標楷體" w:hAnsi="Times New Roman" w:cs="Times New Roman"/>
          <w:color w:val="202122"/>
          <w:szCs w:val="24"/>
        </w:rPr>
        <w:t>而</w:t>
      </w:r>
      <w:r w:rsidR="00EB5271" w:rsidRPr="005C2F45">
        <w:rPr>
          <w:rFonts w:ascii="Times New Roman" w:eastAsia="標楷體" w:hAnsi="Times New Roman" w:cs="Times New Roman"/>
          <w:color w:val="202122"/>
          <w:szCs w:val="24"/>
        </w:rPr>
        <w:t>線上電影平台則是透過推薦系統推薦使用者有興趣的電影來增加平台收益</w:t>
      </w:r>
      <w:r w:rsidR="003F4436" w:rsidRPr="005C2F45">
        <w:rPr>
          <w:rFonts w:ascii="Times New Roman" w:eastAsia="標楷體" w:hAnsi="Times New Roman" w:cs="Times New Roman"/>
          <w:color w:val="202122"/>
          <w:szCs w:val="24"/>
        </w:rPr>
        <w:t xml:space="preserve"> </w:t>
      </w:r>
      <w:r w:rsidR="00AE23AA" w:rsidRPr="005C2F45">
        <w:rPr>
          <w:rFonts w:ascii="Times New Roman" w:eastAsia="標楷體" w:hAnsi="Times New Roman" w:cs="Times New Roman"/>
          <w:color w:val="202122"/>
          <w:szCs w:val="24"/>
        </w:rPr>
        <w:fldChar w:fldCharType="begin"/>
      </w:r>
      <w:r w:rsidR="00AE23AA" w:rsidRPr="005C2F45">
        <w:rPr>
          <w:rFonts w:ascii="Times New Roman" w:eastAsia="標楷體" w:hAnsi="Times New Roman" w:cs="Times New Roman"/>
          <w:color w:val="202122"/>
          <w:szCs w:val="24"/>
        </w:rPr>
        <w:instrText xml:space="preserve"> ADDIN EN.CITE &lt;EndNote&gt;&lt;Cite&gt;&lt;Author&gt;Azaria&lt;/Author&gt;&lt;Year&gt;2013&lt;/Year&gt;&lt;RecNum&gt;23&lt;/RecNum&gt;&lt;DisplayText&gt;(Azaria et al., 2013)&lt;/DisplayText&gt;&lt;record&gt;&lt;rec-number&gt;23&lt;/rec-number&gt;&lt;foreign-keys&gt;&lt;key app="EN" db-id="awf2vextfswepzepdwxveveixfwavp95x5ws" timestamp="1608025401"&gt;23&lt;/key&gt;&lt;/foreign-keys&gt;&lt;ref-type name="Conference Proceedings"&gt;10&lt;/ref-type&gt;&lt;contributors&gt;&lt;authors&gt;&lt;author&gt;Azaria, Amos&lt;/author&gt;&lt;author&gt;Hassidim, Avinatan&lt;/author&gt;&lt;author&gt;Kraus, Sarit&lt;/author&gt;&lt;author&gt;Eshkol, Adi&lt;/author&gt;&lt;author&gt;Weintraub, Ofer&lt;/author&gt;&lt;author&gt;Netanely, Irit&lt;/author&gt;&lt;/authors&gt;&lt;/contributors&gt;&lt;titles&gt;&lt;title&gt;Movie recommender system for profit maximization&lt;/title&gt;&lt;secondary-title&gt;Proceedings of the 7th ACM conference on Recommender systems&lt;/secondary-title&gt;&lt;/titles&gt;&lt;pages&gt;121-128&lt;/pages&gt;&lt;dates&gt;&lt;year&gt;2013&lt;/year&gt;&lt;/dates&gt;&lt;urls&gt;&lt;/urls&gt;&lt;/record&gt;&lt;/Cite&gt;&lt;/EndNote&gt;</w:instrText>
      </w:r>
      <w:r w:rsidR="00AE23AA" w:rsidRPr="005C2F45">
        <w:rPr>
          <w:rFonts w:ascii="Times New Roman" w:eastAsia="標楷體" w:hAnsi="Times New Roman" w:cs="Times New Roman"/>
          <w:color w:val="202122"/>
          <w:szCs w:val="24"/>
        </w:rPr>
        <w:fldChar w:fldCharType="separate"/>
      </w:r>
      <w:r w:rsidR="00AE23AA" w:rsidRPr="005C2F45">
        <w:rPr>
          <w:rFonts w:ascii="Times New Roman" w:eastAsia="標楷體" w:hAnsi="Times New Roman" w:cs="Times New Roman"/>
          <w:noProof/>
          <w:color w:val="202122"/>
          <w:szCs w:val="24"/>
        </w:rPr>
        <w:t>(Azaria et al., 2013)</w:t>
      </w:r>
      <w:r w:rsidR="00AE23AA" w:rsidRPr="005C2F45">
        <w:rPr>
          <w:rFonts w:ascii="Times New Roman" w:eastAsia="標楷體" w:hAnsi="Times New Roman" w:cs="Times New Roman"/>
          <w:color w:val="202122"/>
          <w:szCs w:val="24"/>
        </w:rPr>
        <w:fldChar w:fldCharType="end"/>
      </w:r>
      <w:r w:rsidR="00EB5271" w:rsidRPr="005C2F45">
        <w:rPr>
          <w:rFonts w:ascii="Times New Roman" w:eastAsia="標楷體" w:hAnsi="Times New Roman" w:cs="Times New Roman"/>
          <w:color w:val="202122"/>
          <w:szCs w:val="24"/>
        </w:rPr>
        <w:t>。</w:t>
      </w:r>
      <w:r w:rsidR="00EB5271" w:rsidRPr="005C2F45">
        <w:rPr>
          <w:rFonts w:ascii="Times New Roman" w:eastAsia="標楷體" w:hAnsi="Times New Roman" w:cs="Times New Roman"/>
          <w:color w:val="202122"/>
        </w:rPr>
        <w:t>綜上所述，目前推薦系統在</w:t>
      </w:r>
      <w:r w:rsidR="00EB5271" w:rsidRPr="005C2F45">
        <w:rPr>
          <w:rFonts w:ascii="Times New Roman" w:eastAsia="標楷體" w:hAnsi="Times New Roman" w:cs="Times New Roman"/>
          <w:color w:val="202122"/>
          <w:szCs w:val="24"/>
        </w:rPr>
        <w:t>電影相關</w:t>
      </w:r>
      <w:r w:rsidR="00EB5271" w:rsidRPr="005C2F45">
        <w:rPr>
          <w:rFonts w:ascii="Times New Roman" w:eastAsia="標楷體" w:hAnsi="Times New Roman" w:cs="Times New Roman"/>
          <w:color w:val="202122"/>
        </w:rPr>
        <w:t>領域得到了廣泛的應用，</w:t>
      </w:r>
      <w:r w:rsidR="00735966" w:rsidRPr="005C2F45">
        <w:rPr>
          <w:rFonts w:ascii="Times New Roman" w:eastAsia="標楷體" w:hAnsi="Times New Roman" w:cs="Times New Roman"/>
          <w:szCs w:val="24"/>
        </w:rPr>
        <w:t>而本研究</w:t>
      </w:r>
      <w:r w:rsidR="009E53FE" w:rsidRPr="005C2F45">
        <w:rPr>
          <w:rFonts w:ascii="Times New Roman" w:eastAsia="標楷體" w:hAnsi="Times New Roman" w:cs="Times New Roman"/>
          <w:szCs w:val="24"/>
        </w:rPr>
        <w:t>將</w:t>
      </w:r>
      <w:r w:rsidR="00735966" w:rsidRPr="005C2F45">
        <w:rPr>
          <w:rFonts w:ascii="Times New Roman" w:eastAsia="標楷體" w:hAnsi="Times New Roman" w:cs="Times New Roman"/>
          <w:szCs w:val="24"/>
        </w:rPr>
        <w:t>以電影推薦系統為研究主題。</w:t>
      </w:r>
    </w:p>
    <w:p w14:paraId="2B55DFA0" w14:textId="67D49020" w:rsidR="005A3758" w:rsidRPr="005C2F45" w:rsidRDefault="005A3758" w:rsidP="00FA2DBB">
      <w:pPr>
        <w:spacing w:line="360" w:lineRule="auto"/>
        <w:jc w:val="both"/>
        <w:rPr>
          <w:rFonts w:ascii="Times New Roman" w:eastAsia="標楷體" w:hAnsi="Times New Roman" w:cs="Times New Roman"/>
        </w:rPr>
      </w:pPr>
    </w:p>
    <w:p w14:paraId="572EA6A2" w14:textId="77777777" w:rsidR="00341A3E" w:rsidRPr="005C2F45" w:rsidRDefault="00341A3E" w:rsidP="00FA2DBB">
      <w:pPr>
        <w:spacing w:line="360" w:lineRule="auto"/>
        <w:jc w:val="both"/>
        <w:rPr>
          <w:rFonts w:ascii="Times New Roman" w:eastAsia="標楷體" w:hAnsi="Times New Roman" w:cs="Times New Roman"/>
        </w:rPr>
      </w:pPr>
    </w:p>
    <w:p w14:paraId="0AB8D9C8" w14:textId="6848BA8D" w:rsidR="002E73E7" w:rsidRPr="005C2F45" w:rsidRDefault="00DA1D08" w:rsidP="00FA2DBB">
      <w:pPr>
        <w:pStyle w:val="2"/>
        <w:numPr>
          <w:ilvl w:val="1"/>
          <w:numId w:val="20"/>
        </w:numPr>
        <w:spacing w:line="360" w:lineRule="auto"/>
        <w:jc w:val="both"/>
        <w:rPr>
          <w:rFonts w:ascii="Times New Roman" w:eastAsia="標楷體" w:hAnsi="Times New Roman" w:cs="Times New Roman"/>
          <w:sz w:val="28"/>
          <w:szCs w:val="28"/>
        </w:rPr>
      </w:pPr>
      <w:bookmarkStart w:id="15" w:name="_Toc60187092"/>
      <w:r w:rsidRPr="005C2F45">
        <w:rPr>
          <w:rFonts w:ascii="Times New Roman" w:eastAsia="標楷體" w:hAnsi="Times New Roman" w:cs="Times New Roman"/>
          <w:sz w:val="28"/>
          <w:szCs w:val="28"/>
        </w:rPr>
        <w:lastRenderedPageBreak/>
        <w:t>研究動機</w:t>
      </w:r>
      <w:bookmarkEnd w:id="15"/>
    </w:p>
    <w:p w14:paraId="5E18706F" w14:textId="77777777" w:rsidR="00280ABF" w:rsidRDefault="00280ABF" w:rsidP="00280ABF">
      <w:pPr>
        <w:spacing w:line="360" w:lineRule="auto"/>
        <w:jc w:val="both"/>
        <w:rPr>
          <w:rFonts w:ascii="Times New Roman" w:eastAsia="標楷體" w:hAnsi="Times New Roman" w:cs="Times New Roman"/>
        </w:rPr>
      </w:pPr>
      <w:bookmarkStart w:id="16" w:name="_Toc53005723"/>
    </w:p>
    <w:p w14:paraId="091E4F8D" w14:textId="77777777" w:rsidR="00280ABF" w:rsidRDefault="009E1571"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rPr>
        <w:t>電影推薦系統是推薦系統研究中的熱門領域，近幾年來也</w:t>
      </w:r>
      <w:r w:rsidR="00222BF1" w:rsidRPr="005C2F45">
        <w:rPr>
          <w:rFonts w:ascii="Times New Roman" w:eastAsia="標楷體" w:hAnsi="Times New Roman" w:cs="Times New Roman"/>
        </w:rPr>
        <w:t>有許多研究證明電影推薦系統能對使用者提供有效的選擇建議</w:t>
      </w:r>
      <w:r w:rsidR="003F4436" w:rsidRPr="005C2F45">
        <w:rPr>
          <w:rFonts w:ascii="Times New Roman" w:eastAsia="標楷體" w:hAnsi="Times New Roman" w:cs="Times New Roman"/>
        </w:rPr>
        <w:t xml:space="preserve"> </w:t>
      </w:r>
      <w:r w:rsidR="001B0330" w:rsidRPr="005C2F45">
        <w:rPr>
          <w:rFonts w:ascii="Times New Roman" w:eastAsia="標楷體" w:hAnsi="Times New Roman" w:cs="Times New Roman"/>
        </w:rPr>
        <w:fldChar w:fldCharType="begin"/>
      </w:r>
      <w:r w:rsidR="001B0330" w:rsidRPr="005C2F45">
        <w:rPr>
          <w:rFonts w:ascii="Times New Roman" w:eastAsia="標楷體" w:hAnsi="Times New Roman" w:cs="Times New Roman"/>
        </w:rPr>
        <w:instrText xml:space="preserve"> ADDIN EN.CITE &lt;EndNote&gt;&lt;Cite&gt;&lt;Author&gt;Lekakos&lt;/Author&gt;&lt;Year&gt;2008&lt;/Year&gt;&lt;RecNum&gt;24&lt;/RecNum&gt;&lt;DisplayText&gt;(Lekakos et al., 2008; Rajarajeswari et al., 2019)&lt;/DisplayText&gt;&lt;record&gt;&lt;rec-number&gt;24&lt;/rec-number&gt;&lt;foreign-keys&gt;&lt;key app="EN" db-id="awf2vextfswepzepdwxveveixfwavp95x5ws" timestamp="1608036894"&gt;24&lt;/key&gt;&lt;/foreign-keys&gt;&lt;ref-type name="Journal Article"&gt;17&lt;/ref-type&gt;&lt;contributors&gt;&lt;authors&gt;&lt;author&gt;Lekakos, George&lt;/author&gt;&lt;author&gt;Caravelas, Petros %J Multimedia tools&lt;/author&gt;&lt;author&gt;applications&lt;/author&gt;&lt;/authors&gt;&lt;/contributors&gt;&lt;titles&gt;&lt;title&gt;A hybrid approach for movie recommendation&lt;/title&gt;&lt;/titles&gt;&lt;pages&gt;55-70&lt;/pages&gt;&lt;volume&gt;36&lt;/volume&gt;&lt;number&gt;1-2&lt;/number&gt;&lt;dates&gt;&lt;year&gt;2008&lt;/year&gt;&lt;/dates&gt;&lt;isbn&gt;1380-7501&lt;/isbn&gt;&lt;urls&gt;&lt;/urls&gt;&lt;/record&gt;&lt;/Cite&gt;&lt;Cite&gt;&lt;Author&gt;Rajarajeswari&lt;/Author&gt;&lt;Year&gt;2019&lt;/Year&gt;&lt;RecNum&gt;25&lt;/RecNum&gt;&lt;record&gt;&lt;rec-number&gt;25&lt;/rec-number&gt;&lt;foreign-keys&gt;&lt;key app="EN" db-id="awf2vextfswepzepdwxveveixfwavp95x5ws" timestamp="1608036900"&gt;25&lt;/key&gt;&lt;/foreign-keys&gt;&lt;ref-type name="Book Section"&gt;5&lt;/ref-type&gt;&lt;contributors&gt;&lt;authors&gt;&lt;author&gt;Rajarajeswari, S&lt;/author&gt;&lt;author&gt;Naik, Sharat&lt;/author&gt;&lt;author&gt;Srikant, Shagun&lt;/author&gt;&lt;author&gt;Prakash, MK Sai&lt;/author&gt;&lt;author&gt;Uday, Prarthana&lt;/author&gt;&lt;/authors&gt;&lt;/contributors&gt;&lt;titles&gt;&lt;title&gt;Movie Recommendation System&lt;/title&gt;&lt;secondary-title&gt;Emerging Research in Computing, Information, Communication and Applications&lt;/secondary-title&gt;&lt;/titles&gt;&lt;pages&gt;329-340&lt;/pages&gt;&lt;dates&gt;&lt;year&gt;2019&lt;/year&gt;&lt;/dates&gt;&lt;publisher&gt;Springer&lt;/publisher&gt;&lt;urls&gt;&lt;/urls&gt;&lt;/record&gt;&lt;/Cite&gt;&lt;/EndNote&gt;</w:instrText>
      </w:r>
      <w:r w:rsidR="001B0330" w:rsidRPr="005C2F45">
        <w:rPr>
          <w:rFonts w:ascii="Times New Roman" w:eastAsia="標楷體" w:hAnsi="Times New Roman" w:cs="Times New Roman"/>
        </w:rPr>
        <w:fldChar w:fldCharType="separate"/>
      </w:r>
      <w:r w:rsidR="001B0330" w:rsidRPr="005C2F45">
        <w:rPr>
          <w:rFonts w:ascii="Times New Roman" w:eastAsia="標楷體" w:hAnsi="Times New Roman" w:cs="Times New Roman"/>
          <w:noProof/>
        </w:rPr>
        <w:t>(Lekakos et al., 2008; Rajarajeswari et al., 2019)</w:t>
      </w:r>
      <w:r w:rsidR="001B0330" w:rsidRPr="005C2F45">
        <w:rPr>
          <w:rFonts w:ascii="Times New Roman" w:eastAsia="標楷體" w:hAnsi="Times New Roman" w:cs="Times New Roman"/>
        </w:rPr>
        <w:fldChar w:fldCharType="end"/>
      </w:r>
      <w:r w:rsidR="00D0269F" w:rsidRPr="005C2F45">
        <w:rPr>
          <w:rFonts w:ascii="Times New Roman" w:eastAsia="標楷體" w:hAnsi="Times New Roman" w:cs="Times New Roman"/>
          <w:szCs w:val="24"/>
        </w:rPr>
        <w:t>。而推薦系統的可簡單分為基於內容推薦</w:t>
      </w:r>
      <w:r w:rsidR="00D0269F" w:rsidRPr="005C2F45">
        <w:rPr>
          <w:rFonts w:ascii="Times New Roman" w:eastAsia="標楷體" w:hAnsi="Times New Roman" w:cs="Times New Roman"/>
          <w:szCs w:val="24"/>
        </w:rPr>
        <w:t xml:space="preserve"> (Content-</w:t>
      </w:r>
      <w:r w:rsidR="004747D3" w:rsidRPr="005C2F45">
        <w:rPr>
          <w:rFonts w:ascii="Times New Roman" w:eastAsia="標楷體" w:hAnsi="Times New Roman" w:cs="Times New Roman"/>
          <w:szCs w:val="24"/>
        </w:rPr>
        <w:t>Based</w:t>
      </w:r>
      <w:r w:rsidR="00D0269F" w:rsidRPr="005C2F45">
        <w:rPr>
          <w:rFonts w:ascii="Times New Roman" w:eastAsia="標楷體" w:hAnsi="Times New Roman" w:cs="Times New Roman"/>
          <w:szCs w:val="24"/>
        </w:rPr>
        <w:t xml:space="preserve"> Recommendation</w:t>
      </w:r>
      <w:r w:rsidR="00211545" w:rsidRPr="005C2F45">
        <w:rPr>
          <w:rFonts w:ascii="Times New Roman" w:eastAsia="標楷體" w:hAnsi="Times New Roman" w:cs="Times New Roman"/>
          <w:szCs w:val="24"/>
        </w:rPr>
        <w:t>, CBR</w:t>
      </w:r>
      <w:r w:rsidR="00D0269F" w:rsidRPr="005C2F45">
        <w:rPr>
          <w:rFonts w:ascii="Times New Roman" w:eastAsia="標楷體" w:hAnsi="Times New Roman" w:cs="Times New Roman"/>
          <w:szCs w:val="24"/>
        </w:rPr>
        <w:t>)</w:t>
      </w:r>
      <w:r w:rsidR="00D0269F" w:rsidRPr="005C2F45">
        <w:rPr>
          <w:rFonts w:ascii="Times New Roman" w:eastAsia="標楷體" w:hAnsi="Times New Roman" w:cs="Times New Roman"/>
          <w:szCs w:val="24"/>
        </w:rPr>
        <w:t>、</w:t>
      </w:r>
      <w:r w:rsidR="00AE4087" w:rsidRPr="005C2F45">
        <w:rPr>
          <w:rFonts w:ascii="Times New Roman" w:eastAsia="標楷體" w:hAnsi="Times New Roman" w:cs="Times New Roman"/>
          <w:szCs w:val="24"/>
        </w:rPr>
        <w:t>協同過濾</w:t>
      </w:r>
      <w:r w:rsidR="00AE4087" w:rsidRPr="005C2F45">
        <w:rPr>
          <w:rFonts w:ascii="Times New Roman" w:eastAsia="標楷體" w:hAnsi="Times New Roman" w:cs="Times New Roman"/>
          <w:szCs w:val="24"/>
        </w:rPr>
        <w:t xml:space="preserve"> (Collaborative Filtering, CF)</w:t>
      </w:r>
      <w:r w:rsidR="00AE4087" w:rsidRPr="005C2F45">
        <w:rPr>
          <w:rFonts w:ascii="Times New Roman" w:eastAsia="標楷體" w:hAnsi="Times New Roman" w:cs="Times New Roman"/>
          <w:szCs w:val="24"/>
        </w:rPr>
        <w:t>、</w:t>
      </w:r>
      <w:r w:rsidR="00D0269F" w:rsidRPr="005C2F45">
        <w:rPr>
          <w:rFonts w:ascii="Times New Roman" w:eastAsia="標楷體" w:hAnsi="Times New Roman" w:cs="Times New Roman"/>
          <w:szCs w:val="24"/>
        </w:rPr>
        <w:t>混合推薦</w:t>
      </w:r>
      <w:r w:rsidR="00D0269F" w:rsidRPr="005C2F45">
        <w:rPr>
          <w:rFonts w:ascii="Times New Roman" w:eastAsia="標楷體" w:hAnsi="Times New Roman" w:cs="Times New Roman"/>
          <w:szCs w:val="24"/>
        </w:rPr>
        <w:t xml:space="preserve"> (Hybrid Recommendation)</w:t>
      </w:r>
      <w:r w:rsidR="00D0269F" w:rsidRPr="005C2F45">
        <w:rPr>
          <w:rFonts w:ascii="Times New Roman" w:eastAsia="標楷體" w:hAnsi="Times New Roman" w:cs="Times New Roman"/>
          <w:szCs w:val="24"/>
        </w:rPr>
        <w:t>等類型</w:t>
      </w:r>
      <w:r w:rsidR="002335BD">
        <w:rPr>
          <w:rFonts w:ascii="Times New Roman" w:eastAsia="標楷體" w:hAnsi="Times New Roman" w:cs="Times New Roman" w:hint="eastAsia"/>
          <w:szCs w:val="24"/>
        </w:rPr>
        <w:t xml:space="preserve"> (</w:t>
      </w:r>
      <w:r w:rsidR="002335BD" w:rsidRPr="005C2F45">
        <w:rPr>
          <w:rFonts w:ascii="Times New Roman" w:eastAsia="標楷體" w:hAnsi="Times New Roman" w:cs="Times New Roman"/>
          <w:noProof/>
          <w:szCs w:val="24"/>
        </w:rPr>
        <w:t>Li et al., 2019</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M.-H. Chen et al., 2015</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Reddy et al., 2019</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Subramaniyaswamy et al., 2017</w:t>
      </w:r>
      <w:r w:rsidR="002335BD">
        <w:rPr>
          <w:rFonts w:ascii="Times New Roman" w:eastAsia="標楷體" w:hAnsi="Times New Roman" w:cs="Times New Roman" w:hint="eastAsia"/>
          <w:noProof/>
          <w:szCs w:val="24"/>
        </w:rPr>
        <w:t>；</w:t>
      </w:r>
      <w:r w:rsidR="002335BD" w:rsidRPr="005C2F45">
        <w:rPr>
          <w:rFonts w:ascii="Times New Roman" w:eastAsia="標楷體" w:hAnsi="Times New Roman" w:cs="Times New Roman"/>
          <w:noProof/>
          <w:szCs w:val="24"/>
        </w:rPr>
        <w:t>Uluyagmur et al., 2012</w:t>
      </w:r>
      <w:r w:rsidR="002335BD">
        <w:rPr>
          <w:rFonts w:ascii="Times New Roman" w:eastAsia="標楷體" w:hAnsi="Times New Roman" w:cs="Times New Roman" w:hint="eastAsia"/>
          <w:noProof/>
          <w:szCs w:val="24"/>
        </w:rPr>
        <w:t>；</w:t>
      </w:r>
      <w:r w:rsidR="002335BD" w:rsidRPr="002335BD">
        <w:rPr>
          <w:rFonts w:ascii="Times New Roman" w:eastAsia="標楷體" w:hAnsi="Times New Roman" w:cs="Times New Roman"/>
          <w:noProof/>
          <w:szCs w:val="24"/>
        </w:rPr>
        <w:t xml:space="preserve"> </w:t>
      </w:r>
      <w:r w:rsidR="002335BD" w:rsidRPr="005C2F45">
        <w:rPr>
          <w:rFonts w:ascii="Times New Roman" w:eastAsia="標楷體" w:hAnsi="Times New Roman" w:cs="Times New Roman"/>
          <w:noProof/>
          <w:szCs w:val="24"/>
        </w:rPr>
        <w:t>Wei et al., 2016</w:t>
      </w:r>
      <w:r w:rsidR="002335BD">
        <w:rPr>
          <w:rFonts w:ascii="Times New Roman" w:eastAsia="標楷體" w:hAnsi="Times New Roman" w:cs="Times New Roman" w:hint="eastAsia"/>
          <w:szCs w:val="24"/>
        </w:rPr>
        <w:t>)</w:t>
      </w:r>
      <w:r w:rsidR="00D0269F" w:rsidRPr="005C2F45">
        <w:rPr>
          <w:rFonts w:ascii="Times New Roman" w:eastAsia="標楷體" w:hAnsi="Times New Roman" w:cs="Times New Roman"/>
          <w:szCs w:val="24"/>
        </w:rPr>
        <w:t>。</w:t>
      </w:r>
    </w:p>
    <w:p w14:paraId="75A6F418"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386290CB" w14:textId="77777777" w:rsidR="00280ABF" w:rsidRDefault="004C0B65"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過去基於內容推薦的研究，</w:t>
      </w:r>
      <w:r w:rsidR="004E3B24" w:rsidRPr="005C2F45">
        <w:rPr>
          <w:rFonts w:ascii="Times New Roman" w:eastAsia="標楷體" w:hAnsi="Times New Roman" w:cs="Times New Roman"/>
          <w:szCs w:val="24"/>
        </w:rPr>
        <w:t>有學者採用劇情導向的方式，透過主題模型，為使用者推薦與過去觀看紀錄劇情相似的電影</w:t>
      </w:r>
      <w:r w:rsidR="003F4436" w:rsidRPr="005C2F45">
        <w:rPr>
          <w:rFonts w:ascii="Times New Roman" w:eastAsia="標楷體" w:hAnsi="Times New Roman" w:cs="Times New Roman"/>
          <w:szCs w:val="24"/>
        </w:rPr>
        <w:t xml:space="preserve"> </w:t>
      </w:r>
      <w:r w:rsidR="00D52818" w:rsidRPr="005C2F45">
        <w:rPr>
          <w:rFonts w:ascii="Times New Roman" w:eastAsia="標楷體" w:hAnsi="Times New Roman" w:cs="Times New Roman"/>
          <w:szCs w:val="24"/>
        </w:rPr>
        <w:fldChar w:fldCharType="begin"/>
      </w:r>
      <w:r w:rsidR="00D52818" w:rsidRPr="005C2F45">
        <w:rPr>
          <w:rFonts w:ascii="Times New Roman" w:eastAsia="標楷體" w:hAnsi="Times New Roman" w:cs="Times New Roman"/>
          <w:szCs w:val="24"/>
        </w:rPr>
        <w:instrText xml:space="preserve"> ADDIN EN.CITE &lt;EndNote&gt;&lt;Cite&gt;&lt;Author&gt;Bergamaschi&lt;/Author&gt;&lt;Year&gt;2014&lt;/Year&gt;&lt;RecNum&gt;33&lt;/RecNum&gt;&lt;DisplayText&gt;(Bergamaschi &amp;amp; Po, 2014)&lt;/DisplayText&gt;&lt;record&gt;&lt;rec-number&gt;33&lt;/rec-number&gt;&lt;foreign-keys&gt;&lt;key app="EN" db-id="awf2vextfswepzepdwxveveixfwavp95x5ws" timestamp="1608037840"&gt;33&lt;/key&gt;&lt;/foreign-keys&gt;&lt;ref-type name="Conference Proceedings"&gt;10&lt;/ref-type&gt;&lt;contributors&gt;&lt;authors&gt;&lt;author&gt;Bergamaschi, Sonia&lt;/author&gt;&lt;author&gt;Po, Laura&lt;/author&gt;&lt;/authors&gt;&lt;/contributors&gt;&lt;titles&gt;&lt;title&gt;Comparing LDA and LSA topic models for content-based movie recommendation systems&lt;/title&gt;&lt;secondary-title&gt;International conference on web information systems and technologies&lt;/secondary-title&gt;&lt;/titles&gt;&lt;pages&gt;247-263&lt;/pages&gt;&lt;dates&gt;&lt;year&gt;2014&lt;/year&gt;&lt;/dates&gt;&lt;publisher&gt;Springer&lt;/publisher&gt;&lt;urls&gt;&lt;/urls&gt;&lt;/record&gt;&lt;/Cite&gt;&lt;/EndNote&gt;</w:instrText>
      </w:r>
      <w:r w:rsidR="00D52818" w:rsidRPr="005C2F45">
        <w:rPr>
          <w:rFonts w:ascii="Times New Roman" w:eastAsia="標楷體" w:hAnsi="Times New Roman" w:cs="Times New Roman"/>
          <w:szCs w:val="24"/>
        </w:rPr>
        <w:fldChar w:fldCharType="separate"/>
      </w:r>
      <w:r w:rsidR="00D52818" w:rsidRPr="005C2F45">
        <w:rPr>
          <w:rFonts w:ascii="Times New Roman" w:eastAsia="標楷體" w:hAnsi="Times New Roman" w:cs="Times New Roman"/>
          <w:noProof/>
          <w:szCs w:val="24"/>
        </w:rPr>
        <w:t>(Bergamaschi &amp; Po, 2014)</w:t>
      </w:r>
      <w:r w:rsidR="00D52818" w:rsidRPr="005C2F45">
        <w:rPr>
          <w:rFonts w:ascii="Times New Roman" w:eastAsia="標楷體" w:hAnsi="Times New Roman" w:cs="Times New Roman"/>
          <w:szCs w:val="24"/>
        </w:rPr>
        <w:fldChar w:fldCharType="end"/>
      </w:r>
      <w:r w:rsidR="004E3B24" w:rsidRPr="005C2F45">
        <w:rPr>
          <w:rFonts w:ascii="Times New Roman" w:eastAsia="標楷體" w:hAnsi="Times New Roman" w:cs="Times New Roman"/>
          <w:szCs w:val="24"/>
        </w:rPr>
        <w:t>。</w:t>
      </w:r>
      <w:r w:rsidR="00FC56A0" w:rsidRPr="005C2F45">
        <w:rPr>
          <w:rFonts w:ascii="Times New Roman" w:eastAsia="標楷體" w:hAnsi="Times New Roman" w:cs="Times New Roman"/>
          <w:szCs w:val="24"/>
        </w:rPr>
        <w:t>也有學者透過分析顯性特徵如電影類別、導演和演員特徵，或是隱性特徵如使用者觀看時間等方式，為使用者更準確的推薦電影</w:t>
      </w:r>
      <w:r w:rsidR="003F4436" w:rsidRPr="005C2F45">
        <w:rPr>
          <w:rFonts w:ascii="Times New Roman" w:eastAsia="標楷體" w:hAnsi="Times New Roman" w:cs="Times New Roman"/>
          <w:szCs w:val="24"/>
        </w:rPr>
        <w:t xml:space="preserve"> </w:t>
      </w:r>
      <w:r w:rsidR="00AD2091" w:rsidRPr="005C2F45">
        <w:rPr>
          <w:rFonts w:ascii="Times New Roman" w:eastAsia="標楷體" w:hAnsi="Times New Roman" w:cs="Times New Roman"/>
          <w:szCs w:val="24"/>
        </w:rPr>
        <w:fldChar w:fldCharType="begin"/>
      </w:r>
      <w:r w:rsidR="00AD2091" w:rsidRPr="005C2F45">
        <w:rPr>
          <w:rFonts w:ascii="Times New Roman" w:eastAsia="標楷體" w:hAnsi="Times New Roman" w:cs="Times New Roman"/>
          <w:szCs w:val="24"/>
        </w:rPr>
        <w:instrText xml:space="preserve"> ADDIN EN.CITE &lt;EndNote&gt;&lt;Cite&gt;&lt;Author&gt;Uluyagmur&lt;/Author&gt;&lt;Year&gt;2012&lt;/Year&gt;&lt;RecNum&gt;34&lt;/RecNum&gt;&lt;DisplayText&gt;(Uluyagmur et al., 2012; Reddy et al., 2019)&lt;/DisplayText&gt;&lt;record&gt;&lt;rec-number&gt;34&lt;/rec-number&gt;&lt;foreign-keys&gt;&lt;key app="EN" db-id="awf2vextfswepzepdwxveveixfwavp95x5ws" timestamp="1608038005"&gt;34&lt;/key&gt;&lt;/foreign-keys&gt;&lt;ref-type name="Conference Proceedings"&gt;10&lt;/ref-type&gt;&lt;contributors&gt;&lt;authors&gt;&lt;author&gt;Uluyagmur, Mahiye&lt;/author&gt;&lt;author&gt;Cataltepe, Zehra&lt;/author&gt;&lt;author&gt;Tayfur, Esengul&lt;/author&gt;&lt;/authors&gt;&lt;/contributors&gt;&lt;titles&gt;&lt;title&gt;Content-based movie recommendation using different feature sets&lt;/title&gt;&lt;secondary-title&gt;Proceedings of the World Congress on Engineering and Computer Science&lt;/secondary-title&gt;&lt;/titles&gt;&lt;pages&gt;17-24&lt;/pages&gt;&lt;volume&gt;1&lt;/volume&gt;&lt;dates&gt;&lt;year&gt;2012&lt;/year&gt;&lt;/dates&gt;&lt;urls&gt;&lt;/urls&gt;&lt;/record&gt;&lt;/Cite&gt;&lt;Cite&gt;&lt;Author&gt;Reddy&lt;/Author&gt;&lt;Year&gt;2019&lt;/Year&gt;&lt;RecNum&gt;35&lt;/RecNum&gt;&lt;record&gt;&lt;rec-number&gt;35&lt;/rec-number&gt;&lt;foreign-keys&gt;&lt;key app="EN" db-id="awf2vextfswepzepdwxveveixfwavp95x5ws" timestamp="1608038010"&gt;35&lt;/key&gt;&lt;/foreign-keys&gt;&lt;ref-type name="Book Section"&gt;5&lt;/ref-type&gt;&lt;contributors&gt;&lt;authors&gt;&lt;author&gt;Reddy, SRS&lt;/author&gt;&lt;author&gt;Nalluri, Sravani&lt;/author&gt;&lt;author&gt;Kunisetti, Subramanyam&lt;/author&gt;&lt;author&gt;Ashok, S&lt;/author&gt;&lt;author&gt;Venkatesh, B&lt;/author&gt;&lt;/authors&gt;&lt;/contributors&gt;&lt;titles&gt;&lt;title&gt;Content-based movie recommendation system using genre correlation&lt;/title&gt;&lt;secondary-title&gt;Smart Intelligent Computing and Applications&lt;/secondary-title&gt;&lt;/titles&gt;&lt;pages&gt;391-397&lt;/pages&gt;&lt;dates&gt;&lt;year&gt;2019&lt;/year&gt;&lt;/dates&gt;&lt;publisher&gt;Springer&lt;/publisher&gt;&lt;urls&gt;&lt;/urls&gt;&lt;/record&gt;&lt;/Cite&gt;&lt;/EndNote&gt;</w:instrText>
      </w:r>
      <w:r w:rsidR="00AD2091" w:rsidRPr="005C2F45">
        <w:rPr>
          <w:rFonts w:ascii="Times New Roman" w:eastAsia="標楷體" w:hAnsi="Times New Roman" w:cs="Times New Roman"/>
          <w:szCs w:val="24"/>
        </w:rPr>
        <w:fldChar w:fldCharType="separate"/>
      </w:r>
      <w:r w:rsidR="00AD2091" w:rsidRPr="005C2F45">
        <w:rPr>
          <w:rFonts w:ascii="Times New Roman" w:eastAsia="標楷體" w:hAnsi="Times New Roman" w:cs="Times New Roman"/>
          <w:noProof/>
          <w:szCs w:val="24"/>
        </w:rPr>
        <w:t>(Uluyagmur et al., 2012; Reddy et al., 2019)</w:t>
      </w:r>
      <w:r w:rsidR="00AD2091" w:rsidRPr="005C2F45">
        <w:rPr>
          <w:rFonts w:ascii="Times New Roman" w:eastAsia="標楷體" w:hAnsi="Times New Roman" w:cs="Times New Roman"/>
          <w:szCs w:val="24"/>
        </w:rPr>
        <w:fldChar w:fldCharType="end"/>
      </w:r>
      <w:r w:rsidR="00FC56A0" w:rsidRPr="005C2F45">
        <w:rPr>
          <w:rFonts w:ascii="Times New Roman" w:eastAsia="標楷體" w:hAnsi="Times New Roman" w:cs="Times New Roman"/>
          <w:szCs w:val="24"/>
        </w:rPr>
        <w:t>。</w:t>
      </w:r>
      <w:r w:rsidR="004004D2" w:rsidRPr="005C2F45">
        <w:rPr>
          <w:rFonts w:ascii="Times New Roman" w:eastAsia="標楷體" w:hAnsi="Times New Roman" w:cs="Times New Roman"/>
          <w:szCs w:val="24"/>
        </w:rPr>
        <w:t>然而基於內容的推薦存在著一些缺點，</w:t>
      </w:r>
      <w:r w:rsidR="00843C93" w:rsidRPr="005C2F45">
        <w:rPr>
          <w:rFonts w:ascii="Times New Roman" w:eastAsia="標楷體" w:hAnsi="Times New Roman" w:cs="Times New Roman"/>
          <w:szCs w:val="24"/>
        </w:rPr>
        <w:t>此種推薦方式</w:t>
      </w:r>
      <w:r w:rsidR="00C14C02" w:rsidRPr="005C2F45">
        <w:rPr>
          <w:rFonts w:ascii="Times New Roman" w:eastAsia="標楷體" w:hAnsi="Times New Roman" w:cs="Times New Roman"/>
          <w:szCs w:val="24"/>
        </w:rPr>
        <w:t>需將</w:t>
      </w:r>
      <w:r w:rsidR="00843C93" w:rsidRPr="005C2F45">
        <w:rPr>
          <w:rFonts w:ascii="Times New Roman" w:eastAsia="標楷體" w:hAnsi="Times New Roman" w:cs="Times New Roman"/>
          <w:szCs w:val="24"/>
        </w:rPr>
        <w:t>內容抽取成有意義的特徵，</w:t>
      </w:r>
      <w:r w:rsidR="00C14C02" w:rsidRPr="005C2F45">
        <w:rPr>
          <w:rFonts w:ascii="Times New Roman" w:eastAsia="標楷體" w:hAnsi="Times New Roman" w:cs="Times New Roman"/>
          <w:szCs w:val="24"/>
        </w:rPr>
        <w:t>因此通常需要對資料進行複雜的前處理來獲取能代表物品的特徵，</w:t>
      </w:r>
      <w:r w:rsidR="00843C93" w:rsidRPr="005C2F45">
        <w:rPr>
          <w:rFonts w:ascii="Times New Roman" w:eastAsia="標楷體" w:hAnsi="Times New Roman" w:cs="Times New Roman"/>
          <w:szCs w:val="24"/>
        </w:rPr>
        <w:t>且無法獲取使用者不熟悉但具有潛在興趣的</w:t>
      </w:r>
      <w:r w:rsidR="00C74A34" w:rsidRPr="005C2F45">
        <w:rPr>
          <w:rFonts w:ascii="Times New Roman" w:eastAsia="標楷體" w:hAnsi="Times New Roman" w:cs="Times New Roman"/>
          <w:szCs w:val="24"/>
        </w:rPr>
        <w:t>物品</w:t>
      </w:r>
      <w:r w:rsidR="003F4436" w:rsidRPr="005C2F45">
        <w:rPr>
          <w:rFonts w:ascii="Times New Roman" w:eastAsia="標楷體" w:hAnsi="Times New Roman" w:cs="Times New Roman"/>
          <w:szCs w:val="24"/>
        </w:rPr>
        <w:t xml:space="preserve"> </w:t>
      </w:r>
      <w:r w:rsidR="00735614" w:rsidRPr="005C2F45">
        <w:rPr>
          <w:rFonts w:ascii="Times New Roman" w:eastAsia="標楷體" w:hAnsi="Times New Roman" w:cs="Times New Roman"/>
          <w:szCs w:val="24"/>
        </w:rPr>
        <w:fldChar w:fldCharType="begin"/>
      </w:r>
      <w:r w:rsidR="00735614" w:rsidRPr="005C2F45">
        <w:rPr>
          <w:rFonts w:ascii="Times New Roman" w:eastAsia="標楷體" w:hAnsi="Times New Roman" w:cs="Times New Roman"/>
          <w:szCs w:val="24"/>
        </w:rPr>
        <w:instrText xml:space="preserve"> ADDIN EN.CITE &lt;EndNote&gt;&lt;Cite&gt;&lt;Author&gt;Sharma&lt;/Author&gt;&lt;Year&gt;2013&lt;/Year&gt;&lt;RecNum&gt;36&lt;/RecNum&gt;&lt;DisplayText&gt;(Sharma et al., 2013)&lt;/DisplayText&gt;&lt;record&gt;&lt;rec-number&gt;36&lt;/rec-number&gt;&lt;foreign-keys&gt;&lt;key app="EN" db-id="awf2vextfswepzepdwxveveixfwavp95x5ws" timestamp="1608039493"&gt;36&lt;/key&gt;&lt;/foreign-keys&gt;&lt;ref-type name="Journal Article"&gt;17&lt;/ref-type&gt;&lt;contributors&gt;&lt;authors&gt;&lt;author&gt;Sharma, Meenakshi&lt;/author&gt;&lt;author&gt;Mann, Sandeep %J International journal of innovations in engineering&lt;/author&gt;&lt;author&gt;technology&lt;/author&gt;&lt;/authors&gt;&lt;/contributors&gt;&lt;titles&gt;&lt;title&gt;A survey of recommender systems: approaches and limitations&lt;/title&gt;&lt;/titles&gt;&lt;pages&gt;8-14&lt;/pages&gt;&lt;volume&gt;2&lt;/volume&gt;&lt;number&gt;2&lt;/number&gt;&lt;dates&gt;&lt;year&gt;2013&lt;/year&gt;&lt;/dates&gt;&lt;urls&gt;&lt;/urls&gt;&lt;/record&gt;&lt;/Cite&gt;&lt;/EndNote&gt;</w:instrText>
      </w:r>
      <w:r w:rsidR="00735614" w:rsidRPr="005C2F45">
        <w:rPr>
          <w:rFonts w:ascii="Times New Roman" w:eastAsia="標楷體" w:hAnsi="Times New Roman" w:cs="Times New Roman"/>
          <w:szCs w:val="24"/>
        </w:rPr>
        <w:fldChar w:fldCharType="separate"/>
      </w:r>
      <w:r w:rsidR="00735614" w:rsidRPr="005C2F45">
        <w:rPr>
          <w:rFonts w:ascii="Times New Roman" w:eastAsia="標楷體" w:hAnsi="Times New Roman" w:cs="Times New Roman"/>
          <w:noProof/>
          <w:szCs w:val="24"/>
        </w:rPr>
        <w:t>(Sharma et al., 2013)</w:t>
      </w:r>
      <w:r w:rsidR="00735614" w:rsidRPr="005C2F45">
        <w:rPr>
          <w:rFonts w:ascii="Times New Roman" w:eastAsia="標楷體" w:hAnsi="Times New Roman" w:cs="Times New Roman"/>
          <w:szCs w:val="24"/>
        </w:rPr>
        <w:fldChar w:fldCharType="end"/>
      </w:r>
      <w:r w:rsidR="004004D2" w:rsidRPr="005C2F45">
        <w:rPr>
          <w:rFonts w:ascii="Times New Roman" w:eastAsia="標楷體" w:hAnsi="Times New Roman" w:cs="Times New Roman"/>
          <w:szCs w:val="24"/>
        </w:rPr>
        <w:t>。</w:t>
      </w:r>
    </w:p>
    <w:p w14:paraId="5D1D6C12"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0A3DB6F9" w14:textId="77777777" w:rsidR="00280ABF" w:rsidRDefault="0041393F"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而過去在協同過濾的相關研究</w:t>
      </w:r>
      <w:r w:rsidR="004012A3" w:rsidRPr="005C2F45">
        <w:rPr>
          <w:rFonts w:ascii="Times New Roman" w:eastAsia="標楷體" w:hAnsi="Times New Roman" w:cs="Times New Roman"/>
          <w:szCs w:val="24"/>
        </w:rPr>
        <w:t>，</w:t>
      </w:r>
      <w:r w:rsidR="000D2A08" w:rsidRPr="005C2F45">
        <w:rPr>
          <w:rFonts w:ascii="Times New Roman" w:eastAsia="標楷體" w:hAnsi="Times New Roman" w:cs="Times New Roman"/>
          <w:szCs w:val="24"/>
        </w:rPr>
        <w:t>基於使用者</w:t>
      </w:r>
      <w:r w:rsidR="003F4436" w:rsidRPr="005C2F45">
        <w:rPr>
          <w:rFonts w:ascii="Times New Roman" w:eastAsia="標楷體" w:hAnsi="Times New Roman" w:cs="Times New Roman"/>
          <w:szCs w:val="24"/>
        </w:rPr>
        <w:t xml:space="preserve"> </w:t>
      </w:r>
      <w:r w:rsidR="00633F2A" w:rsidRPr="005C2F45">
        <w:rPr>
          <w:rFonts w:ascii="Times New Roman" w:eastAsia="標楷體" w:hAnsi="Times New Roman" w:cs="Times New Roman"/>
          <w:szCs w:val="24"/>
        </w:rPr>
        <w:t>(User-</w:t>
      </w:r>
      <w:r w:rsidR="004747D3" w:rsidRPr="005C2F45">
        <w:rPr>
          <w:rFonts w:ascii="Times New Roman" w:eastAsia="標楷體" w:hAnsi="Times New Roman" w:cs="Times New Roman"/>
          <w:szCs w:val="24"/>
        </w:rPr>
        <w:t>B</w:t>
      </w:r>
      <w:r w:rsidR="00633F2A" w:rsidRPr="005C2F45">
        <w:rPr>
          <w:rFonts w:ascii="Times New Roman" w:eastAsia="標楷體" w:hAnsi="Times New Roman" w:cs="Times New Roman"/>
          <w:szCs w:val="24"/>
        </w:rPr>
        <w:t>ased)</w:t>
      </w:r>
      <w:r w:rsidR="000D2A08" w:rsidRPr="005C2F45">
        <w:rPr>
          <w:rFonts w:ascii="Times New Roman" w:eastAsia="標楷體" w:hAnsi="Times New Roman" w:cs="Times New Roman"/>
          <w:szCs w:val="24"/>
        </w:rPr>
        <w:t>與基於物品</w:t>
      </w:r>
      <w:r w:rsidR="00F26C30" w:rsidRPr="005C2F45">
        <w:rPr>
          <w:rFonts w:ascii="Times New Roman" w:eastAsia="標楷體" w:hAnsi="Times New Roman" w:cs="Times New Roman"/>
          <w:szCs w:val="24"/>
        </w:rPr>
        <w:t xml:space="preserve"> </w:t>
      </w:r>
      <w:r w:rsidR="003F4436" w:rsidRPr="005C2F45">
        <w:rPr>
          <w:rFonts w:ascii="Times New Roman" w:eastAsia="標楷體" w:hAnsi="Times New Roman" w:cs="Times New Roman"/>
          <w:szCs w:val="24"/>
        </w:rPr>
        <w:t xml:space="preserve"> </w:t>
      </w:r>
      <w:r w:rsidR="00633F2A" w:rsidRPr="005C2F45">
        <w:rPr>
          <w:rFonts w:ascii="Times New Roman" w:eastAsia="標楷體" w:hAnsi="Times New Roman" w:cs="Times New Roman"/>
          <w:szCs w:val="24"/>
        </w:rPr>
        <w:t>(Item-</w:t>
      </w:r>
      <w:r w:rsidR="004747D3" w:rsidRPr="005C2F45">
        <w:rPr>
          <w:rFonts w:ascii="Times New Roman" w:eastAsia="標楷體" w:hAnsi="Times New Roman" w:cs="Times New Roman"/>
          <w:szCs w:val="24"/>
        </w:rPr>
        <w:t>B</w:t>
      </w:r>
      <w:r w:rsidR="00633F2A" w:rsidRPr="005C2F45">
        <w:rPr>
          <w:rFonts w:ascii="Times New Roman" w:eastAsia="標楷體" w:hAnsi="Times New Roman" w:cs="Times New Roman"/>
          <w:szCs w:val="24"/>
        </w:rPr>
        <w:t>ased)</w:t>
      </w:r>
      <w:r w:rsidR="000D2A08" w:rsidRPr="005C2F45">
        <w:rPr>
          <w:rFonts w:ascii="Times New Roman" w:eastAsia="標楷體" w:hAnsi="Times New Roman" w:cs="Times New Roman"/>
          <w:szCs w:val="24"/>
        </w:rPr>
        <w:t>的協同過濾為較常見的方式，透過計算使用者或電影之間的相似性來做出推薦</w:t>
      </w:r>
      <w:r w:rsidR="003F4436" w:rsidRPr="005C2F45">
        <w:rPr>
          <w:rFonts w:ascii="Times New Roman" w:eastAsia="標楷體" w:hAnsi="Times New Roman" w:cs="Times New Roman"/>
          <w:szCs w:val="24"/>
        </w:rPr>
        <w:t xml:space="preserve"> </w:t>
      </w:r>
      <w:r w:rsidR="000D2A08" w:rsidRPr="005C2F45">
        <w:rPr>
          <w:rFonts w:ascii="Times New Roman" w:eastAsia="標楷體" w:hAnsi="Times New Roman" w:cs="Times New Roman"/>
          <w:szCs w:val="24"/>
        </w:rPr>
        <w:fldChar w:fldCharType="begin"/>
      </w:r>
      <w:r w:rsidR="000D2A08" w:rsidRPr="005C2F45">
        <w:rPr>
          <w:rFonts w:ascii="Times New Roman" w:eastAsia="標楷體" w:hAnsi="Times New Roman" w:cs="Times New Roman"/>
          <w:szCs w:val="24"/>
        </w:rPr>
        <w:instrText xml:space="preserve"> ADDIN EN.CITE &lt;EndNote&gt;&lt;Cite&gt;&lt;Author&gt;Suganeshwari&lt;/Author&gt;&lt;Year&gt;2016&lt;/Year&gt;&lt;RecNum&gt;38&lt;/RecNum&gt;&lt;DisplayText&gt;(Suganeshwari &amp;amp; Ibrahim, 2016)&lt;/DisplayText&gt;&lt;record&gt;&lt;rec-number&gt;38&lt;/rec-number&gt;&lt;foreign-keys&gt;&lt;key app="EN" db-id="awf2vextfswepzepdwxveveixfwavp95x5ws" timestamp="1608040945"&gt;38&lt;/key&gt;&lt;/foreign-keys&gt;&lt;ref-type name="Conference Proceedings"&gt;10&lt;/ref-type&gt;&lt;contributors&gt;&lt;authors&gt;&lt;author&gt;Suganeshwari, G&lt;/author&gt;&lt;author&gt;Ibrahim, SP Syed&lt;/author&gt;&lt;/authors&gt;&lt;/contributors&gt;&lt;titles&gt;&lt;title&gt;A survey on collaborative filtering based recommendation system&lt;/title&gt;&lt;secondary-title&gt;Proceedings of the 3rd International Symposium on Big Data and Cloud Computing Challenges (ISBCC–16’)&lt;/secondary-title&gt;&lt;/titles&gt;&lt;pages&gt;503-518&lt;/pages&gt;&lt;dates&gt;&lt;year&gt;2016&lt;/year&gt;&lt;/dates&gt;&lt;publisher&gt;Springer&lt;/publisher&gt;&lt;urls&gt;&lt;/urls&gt;&lt;/record&gt;&lt;/Cite&gt;&lt;/EndNote&gt;</w:instrText>
      </w:r>
      <w:r w:rsidR="000D2A08" w:rsidRPr="005C2F45">
        <w:rPr>
          <w:rFonts w:ascii="Times New Roman" w:eastAsia="標楷體" w:hAnsi="Times New Roman" w:cs="Times New Roman"/>
          <w:szCs w:val="24"/>
        </w:rPr>
        <w:fldChar w:fldCharType="separate"/>
      </w:r>
      <w:r w:rsidR="000D2A08" w:rsidRPr="005C2F45">
        <w:rPr>
          <w:rFonts w:ascii="Times New Roman" w:eastAsia="標楷體" w:hAnsi="Times New Roman" w:cs="Times New Roman"/>
          <w:noProof/>
          <w:szCs w:val="24"/>
        </w:rPr>
        <w:t>(Suganeshwari &amp; Ibrahim, 2016)</w:t>
      </w:r>
      <w:r w:rsidR="000D2A08" w:rsidRPr="005C2F45">
        <w:rPr>
          <w:rFonts w:ascii="Times New Roman" w:eastAsia="標楷體" w:hAnsi="Times New Roman" w:cs="Times New Roman"/>
          <w:szCs w:val="24"/>
        </w:rPr>
        <w:fldChar w:fldCharType="end"/>
      </w:r>
      <w:r w:rsidR="000D2A08" w:rsidRPr="005C2F45">
        <w:rPr>
          <w:rFonts w:ascii="Times New Roman" w:eastAsia="標楷體" w:hAnsi="Times New Roman" w:cs="Times New Roman"/>
          <w:szCs w:val="24"/>
        </w:rPr>
        <w:t>。另外，</w:t>
      </w:r>
      <w:r w:rsidR="004012A3" w:rsidRPr="005C2F45">
        <w:rPr>
          <w:rFonts w:ascii="Times New Roman" w:eastAsia="標楷體" w:hAnsi="Times New Roman" w:cs="Times New Roman"/>
          <w:szCs w:val="24"/>
        </w:rPr>
        <w:t>近期的則</w:t>
      </w:r>
      <w:r w:rsidRPr="005C2F45">
        <w:rPr>
          <w:rFonts w:ascii="Times New Roman" w:eastAsia="標楷體" w:hAnsi="Times New Roman" w:cs="Times New Roman"/>
          <w:szCs w:val="24"/>
        </w:rPr>
        <w:t>有學者使用交替最小平方法</w:t>
      </w:r>
      <w:r w:rsidR="003F4436" w:rsidRPr="005C2F45">
        <w:rPr>
          <w:rFonts w:ascii="Times New Roman" w:eastAsia="標楷體" w:hAnsi="Times New Roman" w:cs="Times New Roman"/>
          <w:szCs w:val="24"/>
        </w:rPr>
        <w:t xml:space="preserve">   </w:t>
      </w:r>
      <w:r w:rsidR="002116D5" w:rsidRPr="005C2F45">
        <w:rPr>
          <w:rFonts w:ascii="Times New Roman" w:eastAsia="標楷體" w:hAnsi="Times New Roman" w:cs="Times New Roman"/>
          <w:szCs w:val="24"/>
        </w:rPr>
        <w:t>(</w:t>
      </w:r>
      <w:r w:rsidR="003F4436" w:rsidRPr="005C2F45">
        <w:rPr>
          <w:rFonts w:ascii="Times New Roman" w:eastAsia="標楷體" w:hAnsi="Times New Roman" w:cs="Times New Roman"/>
          <w:szCs w:val="24"/>
        </w:rPr>
        <w:t>A</w:t>
      </w:r>
      <w:r w:rsidR="002116D5" w:rsidRPr="005C2F45">
        <w:rPr>
          <w:rFonts w:ascii="Times New Roman" w:eastAsia="標楷體" w:hAnsi="Times New Roman" w:cs="Times New Roman"/>
          <w:szCs w:val="24"/>
        </w:rPr>
        <w:t xml:space="preserve">lternating </w:t>
      </w:r>
      <w:r w:rsidR="003F4436" w:rsidRPr="005C2F45">
        <w:rPr>
          <w:rFonts w:ascii="Times New Roman" w:eastAsia="標楷體" w:hAnsi="Times New Roman" w:cs="Times New Roman"/>
          <w:szCs w:val="24"/>
        </w:rPr>
        <w:t>L</w:t>
      </w:r>
      <w:r w:rsidR="002116D5" w:rsidRPr="005C2F45">
        <w:rPr>
          <w:rFonts w:ascii="Times New Roman" w:eastAsia="標楷體" w:hAnsi="Times New Roman" w:cs="Times New Roman"/>
          <w:szCs w:val="24"/>
        </w:rPr>
        <w:t xml:space="preserve">east </w:t>
      </w:r>
      <w:r w:rsidR="003F4436" w:rsidRPr="005C2F45">
        <w:rPr>
          <w:rFonts w:ascii="Times New Roman" w:eastAsia="標楷體" w:hAnsi="Times New Roman" w:cs="Times New Roman"/>
          <w:szCs w:val="24"/>
        </w:rPr>
        <w:t>S</w:t>
      </w:r>
      <w:r w:rsidR="002116D5" w:rsidRPr="005C2F45">
        <w:rPr>
          <w:rFonts w:ascii="Times New Roman" w:eastAsia="標楷體" w:hAnsi="Times New Roman" w:cs="Times New Roman"/>
          <w:szCs w:val="24"/>
        </w:rPr>
        <w:t>quares)</w:t>
      </w:r>
      <w:r w:rsidR="002116D5" w:rsidRPr="005C2F45">
        <w:rPr>
          <w:rFonts w:ascii="Times New Roman" w:eastAsia="標楷體" w:hAnsi="Times New Roman" w:cs="Times New Roman"/>
          <w:szCs w:val="24"/>
        </w:rPr>
        <w:t>，並且用矩陣分解的方式使用協同過濾來做電影推薦</w:t>
      </w:r>
      <w:r w:rsidR="00B66B90" w:rsidRPr="005C2F45">
        <w:rPr>
          <w:rFonts w:ascii="Times New Roman" w:eastAsia="標楷體" w:hAnsi="Times New Roman" w:cs="Times New Roman"/>
          <w:szCs w:val="24"/>
        </w:rPr>
        <w:t xml:space="preserve"> </w:t>
      </w:r>
      <w:r w:rsidR="005407D1" w:rsidRPr="005C2F45">
        <w:rPr>
          <w:rFonts w:ascii="Times New Roman" w:eastAsia="標楷體" w:hAnsi="Times New Roman" w:cs="Times New Roman"/>
          <w:szCs w:val="24"/>
        </w:rPr>
        <w:fldChar w:fldCharType="begin"/>
      </w:r>
      <w:r w:rsidR="005407D1" w:rsidRPr="005C2F45">
        <w:rPr>
          <w:rFonts w:ascii="Times New Roman" w:eastAsia="標楷體" w:hAnsi="Times New Roman" w:cs="Times New Roman"/>
          <w:szCs w:val="24"/>
        </w:rPr>
        <w:instrText xml:space="preserve"> ADDIN EN.CITE &lt;EndNote&gt;&lt;Cite&gt;&lt;Author&gt;Aljunid&lt;/Author&gt;&lt;Year&gt;2019&lt;/Year&gt;&lt;RecNum&gt;37&lt;/RecNum&gt;&lt;DisplayText&gt;(Aljunid &amp;amp; Manjaiah, 2019)&lt;/DisplayText&gt;&lt;record&gt;&lt;rec-number&gt;37&lt;/rec-number&gt;&lt;foreign-keys&gt;&lt;key app="EN" db-id="awf2vextfswepzepdwxveveixfwavp95x5ws" timestamp="1608040493"&gt;37&lt;/key&gt;&lt;/foreign-keys&gt;&lt;ref-type name="Book Section"&gt;5&lt;/ref-type&gt;&lt;contributors&gt;&lt;authors&gt;&lt;author&gt;Aljunid, Mohammed Fadhel&lt;/author&gt;&lt;author&gt;Manjaiah, DH&lt;/author&gt;&lt;/authors&gt;&lt;/contributors&gt;&lt;titles&gt;&lt;title&gt;Movie Recommender System Based on Collaborative Filtering Using Apache Spark&lt;/title&gt;&lt;secondary-title&gt;Data Management, Analytics and Innovation&lt;/secondary-title&gt;&lt;/titles&gt;&lt;pages&gt;283-295&lt;/pages&gt;&lt;dates&gt;&lt;year&gt;2019&lt;/year&gt;&lt;/dates&gt;&lt;publisher&gt;Springer&lt;/publisher&gt;&lt;urls&gt;&lt;/urls&gt;&lt;/record&gt;&lt;/Cite&gt;&lt;/EndNote&gt;</w:instrText>
      </w:r>
      <w:r w:rsidR="005407D1" w:rsidRPr="005C2F45">
        <w:rPr>
          <w:rFonts w:ascii="Times New Roman" w:eastAsia="標楷體" w:hAnsi="Times New Roman" w:cs="Times New Roman"/>
          <w:szCs w:val="24"/>
        </w:rPr>
        <w:fldChar w:fldCharType="separate"/>
      </w:r>
      <w:r w:rsidR="005407D1" w:rsidRPr="005C2F45">
        <w:rPr>
          <w:rFonts w:ascii="Times New Roman" w:eastAsia="標楷體" w:hAnsi="Times New Roman" w:cs="Times New Roman"/>
          <w:noProof/>
          <w:szCs w:val="24"/>
        </w:rPr>
        <w:t>(Aljunid &amp; Manjaiah, 2019)</w:t>
      </w:r>
      <w:r w:rsidR="005407D1" w:rsidRPr="005C2F45">
        <w:rPr>
          <w:rFonts w:ascii="Times New Roman" w:eastAsia="標楷體" w:hAnsi="Times New Roman" w:cs="Times New Roman"/>
          <w:szCs w:val="24"/>
        </w:rPr>
        <w:fldChar w:fldCharType="end"/>
      </w:r>
      <w:r w:rsidR="002116D5" w:rsidRPr="005C2F45">
        <w:rPr>
          <w:rFonts w:ascii="Times New Roman" w:eastAsia="標楷體" w:hAnsi="Times New Roman" w:cs="Times New Roman"/>
          <w:szCs w:val="24"/>
        </w:rPr>
        <w:t>。或是透過</w:t>
      </w:r>
      <w:r w:rsidR="00DC4906" w:rsidRPr="005C2F45">
        <w:rPr>
          <w:rFonts w:ascii="Times New Roman" w:eastAsia="標楷體" w:hAnsi="Times New Roman" w:cs="Times New Roman"/>
          <w:szCs w:val="24"/>
        </w:rPr>
        <w:t>混合電影特徵與使用者長短期特徵，讓系統更能適應使用者的變化</w:t>
      </w:r>
      <w:r w:rsidR="00B66B90" w:rsidRPr="005C2F45">
        <w:rPr>
          <w:rFonts w:ascii="Times New Roman" w:eastAsia="標楷體" w:hAnsi="Times New Roman" w:cs="Times New Roman"/>
          <w:szCs w:val="24"/>
        </w:rPr>
        <w:t xml:space="preserve"> </w:t>
      </w:r>
      <w:r w:rsidR="0026035A" w:rsidRPr="005C2F45">
        <w:rPr>
          <w:rFonts w:ascii="Times New Roman" w:eastAsia="標楷體" w:hAnsi="Times New Roman" w:cs="Times New Roman"/>
          <w:szCs w:val="24"/>
        </w:rPr>
        <w:fldChar w:fldCharType="begin"/>
      </w:r>
      <w:r w:rsidR="0026035A" w:rsidRPr="005C2F45">
        <w:rPr>
          <w:rFonts w:ascii="Times New Roman" w:eastAsia="標楷體" w:hAnsi="Times New Roman" w:cs="Times New Roman"/>
          <w:szCs w:val="24"/>
        </w:rPr>
        <w:instrText xml:space="preserve"> ADDIN EN.CITE &lt;EndNote&gt;&lt;Cite&gt;&lt;Author&gt;Li&lt;/Author&gt;&lt;Year&gt;2018&lt;/Year&gt;&lt;RecNum&gt;39&lt;/RecNum&gt;&lt;DisplayText&gt;(Li et al., 2018)&lt;/DisplayText&gt;&lt;record&gt;&lt;rec-number&gt;39&lt;/rec-number&gt;&lt;foreign-keys&gt;&lt;key app="EN" db-id="awf2vextfswepzepdwxveveixfwavp95x5ws" timestamp="1608041738"&gt;39&lt;/key&gt;&lt;/foreign-keys&gt;&lt;ref-type name="Journal Article"&gt;17&lt;/ref-type&gt;&lt;contributors&gt;&lt;authors&gt;&lt;author&gt;Li, Jing&lt;/author&gt;&lt;author&gt;Xu, Wentao&lt;/author&gt;&lt;author&gt;Wan, Wenbo&lt;/author&gt;&lt;author&gt;Sun, Jiande %J Journal of computational science&lt;/author&gt;&lt;/authors&gt;&lt;/contributors&gt;&lt;titles&gt;&lt;title&gt;Movie recommendation based on bridging movie feature and user interest&lt;/title&gt;&lt;/titles&gt;&lt;pages&gt;128-134&lt;/pages&gt;&lt;volume&gt;26&lt;/volume&gt;&lt;dates&gt;&lt;year&gt;2018&lt;/year&gt;&lt;/dates&gt;&lt;isbn&gt;1877-7503&lt;/isbn&gt;&lt;urls&gt;&lt;/urls&gt;&lt;/record&gt;&lt;/Cite&gt;&lt;/EndNote&gt;</w:instrText>
      </w:r>
      <w:r w:rsidR="0026035A" w:rsidRPr="005C2F45">
        <w:rPr>
          <w:rFonts w:ascii="Times New Roman" w:eastAsia="標楷體" w:hAnsi="Times New Roman" w:cs="Times New Roman"/>
          <w:szCs w:val="24"/>
        </w:rPr>
        <w:fldChar w:fldCharType="separate"/>
      </w:r>
      <w:r w:rsidR="0026035A" w:rsidRPr="005C2F45">
        <w:rPr>
          <w:rFonts w:ascii="Times New Roman" w:eastAsia="標楷體" w:hAnsi="Times New Roman" w:cs="Times New Roman"/>
          <w:noProof/>
          <w:szCs w:val="24"/>
        </w:rPr>
        <w:t>(Li et al., 2018)</w:t>
      </w:r>
      <w:r w:rsidR="0026035A" w:rsidRPr="005C2F45">
        <w:rPr>
          <w:rFonts w:ascii="Times New Roman" w:eastAsia="標楷體" w:hAnsi="Times New Roman" w:cs="Times New Roman"/>
          <w:szCs w:val="24"/>
        </w:rPr>
        <w:fldChar w:fldCharType="end"/>
      </w:r>
      <w:r w:rsidR="00DC4906" w:rsidRPr="005C2F45">
        <w:rPr>
          <w:rFonts w:ascii="Times New Roman" w:eastAsia="標楷體" w:hAnsi="Times New Roman" w:cs="Times New Roman"/>
          <w:szCs w:val="24"/>
        </w:rPr>
        <w:t>。但協同過濾有個較為明顯的缺點，實際上使用者評價過的物品是有限的，以至於使用者對電影的評價矩陣會十分稀疏，因此基於使用者評價所得到的使用者之間的相似性便無法達到較高的準確度，此為協同過濾</w:t>
      </w:r>
      <w:r w:rsidR="00DC4906" w:rsidRPr="005C2F45">
        <w:rPr>
          <w:rFonts w:ascii="Times New Roman" w:eastAsia="標楷體" w:hAnsi="Times New Roman" w:cs="Times New Roman"/>
          <w:szCs w:val="24"/>
        </w:rPr>
        <w:lastRenderedPageBreak/>
        <w:t>的稀疏性問題</w:t>
      </w:r>
      <w:r w:rsidR="00B66B90" w:rsidRPr="005C2F45">
        <w:rPr>
          <w:rFonts w:ascii="Times New Roman" w:eastAsia="標楷體" w:hAnsi="Times New Roman" w:cs="Times New Roman"/>
          <w:szCs w:val="24"/>
        </w:rPr>
        <w:t xml:space="preserve"> </w:t>
      </w:r>
      <w:r w:rsidR="00CF15A4" w:rsidRPr="005C2F45">
        <w:rPr>
          <w:rFonts w:ascii="Times New Roman" w:eastAsia="標楷體" w:hAnsi="Times New Roman" w:cs="Times New Roman"/>
          <w:szCs w:val="24"/>
        </w:rPr>
        <w:t xml:space="preserve">(Data </w:t>
      </w:r>
      <w:r w:rsidR="00CF15A4" w:rsidRPr="005C2F45">
        <w:rPr>
          <w:rFonts w:ascii="Times New Roman" w:eastAsia="標楷體" w:hAnsi="Times New Roman" w:cs="Times New Roman"/>
          <w:color w:val="000000" w:themeColor="text1"/>
          <w:szCs w:val="24"/>
          <w:shd w:val="clear" w:color="auto" w:fill="FFFFFF"/>
        </w:rPr>
        <w:t>Sparsity Problem</w:t>
      </w:r>
      <w:r w:rsidR="00CF15A4" w:rsidRPr="005C2F45">
        <w:rPr>
          <w:rFonts w:ascii="Times New Roman" w:eastAsia="標楷體" w:hAnsi="Times New Roman" w:cs="Times New Roman"/>
          <w:color w:val="000000" w:themeColor="text1"/>
          <w:szCs w:val="24"/>
        </w:rPr>
        <w:t>)</w:t>
      </w:r>
      <w:r w:rsidR="00B66B90" w:rsidRPr="005C2F45">
        <w:rPr>
          <w:rFonts w:ascii="Times New Roman" w:eastAsia="標楷體" w:hAnsi="Times New Roman" w:cs="Times New Roman"/>
          <w:color w:val="000000" w:themeColor="text1"/>
          <w:szCs w:val="24"/>
        </w:rPr>
        <w:t xml:space="preserve"> </w:t>
      </w:r>
      <w:r w:rsidR="003F6978" w:rsidRPr="005C2F45">
        <w:rPr>
          <w:rFonts w:ascii="Times New Roman" w:eastAsia="標楷體" w:hAnsi="Times New Roman" w:cs="Times New Roman"/>
          <w:color w:val="000000" w:themeColor="text1"/>
          <w:szCs w:val="24"/>
        </w:rPr>
        <w:fldChar w:fldCharType="begin"/>
      </w:r>
      <w:r w:rsidR="003F6978" w:rsidRPr="005C2F45">
        <w:rPr>
          <w:rFonts w:ascii="Times New Roman" w:eastAsia="標楷體" w:hAnsi="Times New Roman" w:cs="Times New Roman"/>
          <w:color w:val="000000" w:themeColor="text1"/>
          <w:szCs w:val="24"/>
        </w:rPr>
        <w:instrText xml:space="preserve"> ADDIN EN.CITE &lt;EndNote&gt;&lt;Cite&gt;&lt;Author&gt;Grčar&lt;/Author&gt;&lt;Year&gt;2005&lt;/Year&gt;&lt;RecNum&gt;40&lt;/RecNum&gt;&lt;DisplayText&gt;(Grčar et al., 2005; Hwangbo &amp;amp; Kim, 2017)&lt;/DisplayText&gt;&lt;record&gt;&lt;rec-number&gt;40&lt;/rec-number&gt;&lt;foreign-keys&gt;&lt;key app="EN" db-id="awf2vextfswepzepdwxveveixfwavp95x5ws" timestamp="1608042123"&gt;40&lt;/key&gt;&lt;/foreign-keys&gt;&lt;ref-type name="Conference Proceedings"&gt;10&lt;/ref-type&gt;&lt;contributors&gt;&lt;authors&gt;&lt;author&gt;Grčar, Miha&lt;/author&gt;&lt;author&gt;Mladenič, Dunja&lt;/author&gt;&lt;author&gt;Fortuna, Blaž&lt;/author&gt;&lt;author&gt;Grobelnik, Marko&lt;/author&gt;&lt;/authors&gt;&lt;/contributors&gt;&lt;titles&gt;&lt;title&gt;Data sparsity issues in the collaborative filtering framework&lt;/title&gt;&lt;secondary-title&gt;International workshop on knowledge discovery on the web&lt;/secondary-title&gt;&lt;/titles&gt;&lt;pages&gt;58-76&lt;/pages&gt;&lt;dates&gt;&lt;year&gt;2005&lt;/year&gt;&lt;/dates&gt;&lt;publisher&gt;Springer&lt;/publisher&gt;&lt;urls&gt;&lt;/urls&gt;&lt;/record&gt;&lt;/Cite&gt;&lt;Cite&gt;&lt;Author&gt;Hwangbo&lt;/Author&gt;&lt;Year&gt;2017&lt;/Year&gt;&lt;RecNum&gt;41&lt;/RecNum&gt;&lt;record&gt;&lt;rec-number&gt;41&lt;/rec-number&gt;&lt;foreign-keys&gt;&lt;key app="EN" db-id="awf2vextfswepzepdwxveveixfwavp95x5ws" timestamp="1608042143"&gt;41&lt;/key&gt;&lt;/foreign-keys&gt;&lt;ref-type name="Journal Article"&gt;17&lt;/ref-type&gt;&lt;contributors&gt;&lt;authors&gt;&lt;author&gt;Hwangbo, Hyunwoo&lt;/author&gt;&lt;author&gt;Kim, Yangsok %J Expert Systems with Applications&lt;/author&gt;&lt;/authors&gt;&lt;/contributors&gt;&lt;titles&gt;&lt;title&gt;An empirical study on the effect of data sparsity and data overlap on cross domain collaborative filtering performance&lt;/title&gt;&lt;/titles&gt;&lt;pages&gt;254-265&lt;/pages&gt;&lt;volume&gt;89&lt;/volume&gt;&lt;dates&gt;&lt;year&gt;2017&lt;/year&gt;&lt;/dates&gt;&lt;isbn&gt;0957-4174&lt;/isbn&gt;&lt;urls&gt;&lt;/urls&gt;&lt;/record&gt;&lt;/Cite&gt;&lt;/EndNote&gt;</w:instrText>
      </w:r>
      <w:r w:rsidR="003F6978" w:rsidRPr="005C2F45">
        <w:rPr>
          <w:rFonts w:ascii="Times New Roman" w:eastAsia="標楷體" w:hAnsi="Times New Roman" w:cs="Times New Roman"/>
          <w:color w:val="000000" w:themeColor="text1"/>
          <w:szCs w:val="24"/>
        </w:rPr>
        <w:fldChar w:fldCharType="separate"/>
      </w:r>
      <w:r w:rsidR="003F6978" w:rsidRPr="005C2F45">
        <w:rPr>
          <w:rFonts w:ascii="Times New Roman" w:eastAsia="標楷體" w:hAnsi="Times New Roman" w:cs="Times New Roman"/>
          <w:noProof/>
          <w:color w:val="000000" w:themeColor="text1"/>
          <w:szCs w:val="24"/>
        </w:rPr>
        <w:t>(Grčar et al., 2005; Hwangbo &amp; Kim, 2017)</w:t>
      </w:r>
      <w:r w:rsidR="003F6978" w:rsidRPr="005C2F45">
        <w:rPr>
          <w:rFonts w:ascii="Times New Roman" w:eastAsia="標楷體" w:hAnsi="Times New Roman" w:cs="Times New Roman"/>
          <w:color w:val="000000" w:themeColor="text1"/>
          <w:szCs w:val="24"/>
        </w:rPr>
        <w:fldChar w:fldCharType="end"/>
      </w:r>
      <w:r w:rsidR="00DC4906" w:rsidRPr="005C2F45">
        <w:rPr>
          <w:rFonts w:ascii="Times New Roman" w:eastAsia="標楷體" w:hAnsi="Times New Roman" w:cs="Times New Roman"/>
          <w:szCs w:val="24"/>
        </w:rPr>
        <w:t>。</w:t>
      </w:r>
    </w:p>
    <w:p w14:paraId="4CAB1EFA"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51E137F1" w14:textId="77777777" w:rsidR="00280ABF" w:rsidRDefault="00DC4906" w:rsidP="00280ABF">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各種推薦方法皆存在優缺點，因此目前多數研究都採用混合式推薦</w:t>
      </w:r>
      <w:r w:rsidR="00F82822" w:rsidRPr="005C2F45">
        <w:rPr>
          <w:rFonts w:ascii="Times New Roman" w:eastAsia="標楷體" w:hAnsi="Times New Roman" w:cs="Times New Roman"/>
          <w:szCs w:val="24"/>
        </w:rPr>
        <w:t>來彌補模型中某種技術存在的缺陷</w:t>
      </w:r>
      <w:r w:rsidRPr="005C2F45">
        <w:rPr>
          <w:rFonts w:ascii="Times New Roman" w:eastAsia="標楷體" w:hAnsi="Times New Roman" w:cs="Times New Roman"/>
          <w:szCs w:val="24"/>
        </w:rPr>
        <w:t>，</w:t>
      </w:r>
      <w:r w:rsidR="00F82822" w:rsidRPr="005C2F45">
        <w:rPr>
          <w:rFonts w:ascii="Times New Roman" w:eastAsia="標楷體" w:hAnsi="Times New Roman" w:cs="Times New Roman"/>
          <w:szCs w:val="24"/>
        </w:rPr>
        <w:t>組合的方法有很多種，在協同過濾中加入基於內容過濾，在基於內容過濾中加入協同過濾或是將協同過濾與基於內容過濾整合到同個推薦系統中，</w:t>
      </w:r>
      <w:r w:rsidRPr="005C2F45">
        <w:rPr>
          <w:rFonts w:ascii="Times New Roman" w:eastAsia="標楷體" w:hAnsi="Times New Roman" w:cs="Times New Roman"/>
          <w:szCs w:val="24"/>
        </w:rPr>
        <w:t>其目的便是截長補短，期望透過多個推薦算法協同合作，避免單個算法存在的問題，更準確地為使用者推薦</w:t>
      </w:r>
      <w:r w:rsidR="00B66B90" w:rsidRPr="005C2F45">
        <w:rPr>
          <w:rFonts w:ascii="Times New Roman" w:eastAsia="標楷體" w:hAnsi="Times New Roman" w:cs="Times New Roman"/>
          <w:szCs w:val="24"/>
        </w:rPr>
        <w:t xml:space="preserve"> </w:t>
      </w:r>
      <w:r w:rsidR="00C27BCE" w:rsidRPr="005C2F45">
        <w:rPr>
          <w:rFonts w:ascii="Times New Roman" w:eastAsia="標楷體" w:hAnsi="Times New Roman" w:cs="Times New Roman"/>
          <w:szCs w:val="24"/>
        </w:rPr>
        <w:fldChar w:fldCharType="begin"/>
      </w:r>
      <w:r w:rsidR="00C27BCE" w:rsidRPr="005C2F45">
        <w:rPr>
          <w:rFonts w:ascii="Times New Roman" w:eastAsia="標楷體" w:hAnsi="Times New Roman" w:cs="Times New Roman"/>
          <w:szCs w:val="24"/>
        </w:rPr>
        <w:instrText xml:space="preserve"> ADDIN EN.CITE &lt;EndNote&gt;&lt;Cite&gt;&lt;Author&gt;Soni&lt;/Author&gt;&lt;Year&gt;2017&lt;/Year&gt;&lt;RecNum&gt;31&lt;/RecNum&gt;&lt;DisplayText&gt;(Soni et al., 2017)&lt;/DisplayText&gt;&lt;record&gt;&lt;rec-number&gt;31&lt;/rec-number&gt;&lt;foreign-keys&gt;&lt;key app="EN" db-id="awf2vextfswepzepdwxveveixfwavp95x5ws" timestamp="1608037525"&gt;31&lt;/key&gt;&lt;/foreign-keys&gt;&lt;ref-type name="Journal Article"&gt;17&lt;/ref-type&gt;&lt;contributors&gt;&lt;authors&gt;&lt;author&gt;Soni, Karan&lt;/author&gt;&lt;author&gt;Goyal, Rinky&lt;/author&gt;&lt;author&gt;Vadera, Bhagyashree&lt;/author&gt;&lt;author&gt;More, Siddhi %J International Journal of Computer Applications&lt;/author&gt;&lt;/authors&gt;&lt;/contributors&gt;&lt;titles&gt;&lt;title&gt;A Three Way Hybrid Movie Recommendation Syste&lt;/title&gt;&lt;/titles&gt;&lt;volume&gt;160&lt;/volume&gt;&lt;number&gt;9&lt;/number&gt;&lt;dates&gt;&lt;year&gt;2017&lt;/year&gt;&lt;/dates&gt;&lt;isbn&gt;0975-8887&lt;/isbn&gt;&lt;urls&gt;&lt;/urls&gt;&lt;/record&gt;&lt;/Cite&gt;&lt;/EndNote&gt;</w:instrText>
      </w:r>
      <w:r w:rsidR="00C27BCE" w:rsidRPr="005C2F45">
        <w:rPr>
          <w:rFonts w:ascii="Times New Roman" w:eastAsia="標楷體" w:hAnsi="Times New Roman" w:cs="Times New Roman"/>
          <w:szCs w:val="24"/>
        </w:rPr>
        <w:fldChar w:fldCharType="separate"/>
      </w:r>
      <w:r w:rsidR="00C27BCE" w:rsidRPr="005C2F45">
        <w:rPr>
          <w:rFonts w:ascii="Times New Roman" w:eastAsia="標楷體" w:hAnsi="Times New Roman" w:cs="Times New Roman"/>
          <w:noProof/>
          <w:szCs w:val="24"/>
        </w:rPr>
        <w:t>(Soni et al., 2017)</w:t>
      </w:r>
      <w:r w:rsidR="00C27BCE" w:rsidRPr="005C2F45">
        <w:rPr>
          <w:rFonts w:ascii="Times New Roman" w:eastAsia="標楷體" w:hAnsi="Times New Roman" w:cs="Times New Roman"/>
          <w:szCs w:val="24"/>
        </w:rPr>
        <w:fldChar w:fldCharType="end"/>
      </w:r>
      <w:r w:rsidRPr="005C2F45">
        <w:rPr>
          <w:rFonts w:ascii="Times New Roman" w:eastAsia="標楷體" w:hAnsi="Times New Roman" w:cs="Times New Roman"/>
          <w:szCs w:val="24"/>
        </w:rPr>
        <w:t>。</w:t>
      </w:r>
    </w:p>
    <w:p w14:paraId="58B9BB1A" w14:textId="77777777" w:rsidR="00280ABF" w:rsidRDefault="00280ABF" w:rsidP="00280ABF">
      <w:pPr>
        <w:spacing w:line="360" w:lineRule="auto"/>
        <w:ind w:firstLineChars="200" w:firstLine="480"/>
        <w:jc w:val="both"/>
        <w:rPr>
          <w:rFonts w:ascii="Times New Roman" w:eastAsia="標楷體" w:hAnsi="Times New Roman" w:cs="Times New Roman"/>
          <w:szCs w:val="24"/>
        </w:rPr>
      </w:pPr>
    </w:p>
    <w:p w14:paraId="3FF80745" w14:textId="7AB24416" w:rsidR="00264E6D" w:rsidRDefault="00AE1354" w:rsidP="00264E6D">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混合式推薦系統依據算法的組合方式可分為整合多種推薦算法到同一個算法中的單體</w:t>
      </w:r>
      <w:r w:rsidR="00B66B90" w:rsidRPr="005C2F45">
        <w:rPr>
          <w:rFonts w:ascii="Times New Roman" w:eastAsia="標楷體" w:hAnsi="Times New Roman" w:cs="Times New Roman"/>
          <w:szCs w:val="24"/>
        </w:rPr>
        <w:t xml:space="preserve"> </w:t>
      </w:r>
      <w:r w:rsidR="00A6039F" w:rsidRPr="005C2F45">
        <w:rPr>
          <w:rFonts w:ascii="Times New Roman" w:eastAsia="標楷體" w:hAnsi="Times New Roman" w:cs="Times New Roman"/>
          <w:szCs w:val="24"/>
        </w:rPr>
        <w:t>(Monolithic)</w:t>
      </w:r>
      <w:r w:rsidRPr="005C2F45">
        <w:rPr>
          <w:rFonts w:ascii="Times New Roman" w:eastAsia="標楷體" w:hAnsi="Times New Roman" w:cs="Times New Roman"/>
          <w:szCs w:val="24"/>
        </w:rPr>
        <w:t>混合式</w:t>
      </w:r>
      <w:r w:rsidR="00B66B90" w:rsidRPr="005C2F45">
        <w:rPr>
          <w:rFonts w:ascii="Times New Roman" w:eastAsia="標楷體" w:hAnsi="Times New Roman" w:cs="Times New Roman"/>
          <w:szCs w:val="24"/>
        </w:rPr>
        <w:t xml:space="preserve"> </w:t>
      </w:r>
      <w:r w:rsidR="0050566F" w:rsidRPr="005C2F45">
        <w:rPr>
          <w:rFonts w:ascii="Times New Roman" w:eastAsia="標楷體" w:hAnsi="Times New Roman" w:cs="Times New Roman"/>
          <w:szCs w:val="24"/>
        </w:rPr>
        <w:fldChar w:fldCharType="begin"/>
      </w:r>
      <w:r w:rsidR="0050566F" w:rsidRPr="005C2F45">
        <w:rPr>
          <w:rFonts w:ascii="Times New Roman" w:eastAsia="標楷體" w:hAnsi="Times New Roman" w:cs="Times New Roman"/>
          <w:szCs w:val="24"/>
        </w:rPr>
        <w:instrText xml:space="preserve"> ADDIN EN.CITE &lt;EndNote&gt;&lt;Cite&gt;&lt;Author&gt;Walek&lt;/Author&gt;&lt;Year&gt;2020&lt;/Year&gt;&lt;RecNum&gt;50&lt;/RecNum&gt;&lt;DisplayText&gt;(Walek &amp;amp; Fojtik, 2020)&lt;/DisplayText&gt;&lt;record&gt;&lt;rec-number&gt;50&lt;/rec-number&gt;&lt;foreign-keys&gt;&lt;key app="EN" db-id="awf2vextfswepzepdwxveveixfwavp95x5ws" timestamp="1608053406"&gt;50&lt;/key&gt;&lt;/foreign-keys&gt;&lt;ref-type name="Journal Article"&gt;17&lt;/ref-type&gt;&lt;contributors&gt;&lt;authors&gt;&lt;author&gt;Walek, Bogdan&lt;/author&gt;&lt;author&gt;Fojtik, Vladimir %J Expert Systems with Applications&lt;/author&gt;&lt;/authors&gt;&lt;/contributors&gt;&lt;titles&gt;&lt;title&gt;A hybrid recommender system for recommending relevant movies using an expert system&lt;/title&gt;&lt;/titles&gt;&lt;pages&gt;113452&lt;/pages&gt;&lt;dates&gt;&lt;year&gt;2020&lt;/year&gt;&lt;/dates&gt;&lt;isbn&gt;0957-4174&lt;/isbn&gt;&lt;urls&gt;&lt;/urls&gt;&lt;/record&gt;&lt;/Cite&gt;&lt;/EndNote&gt;</w:instrText>
      </w:r>
      <w:r w:rsidR="0050566F" w:rsidRPr="005C2F45">
        <w:rPr>
          <w:rFonts w:ascii="Times New Roman" w:eastAsia="標楷體" w:hAnsi="Times New Roman" w:cs="Times New Roman"/>
          <w:szCs w:val="24"/>
        </w:rPr>
        <w:fldChar w:fldCharType="separate"/>
      </w:r>
      <w:r w:rsidR="0050566F" w:rsidRPr="005C2F45">
        <w:rPr>
          <w:rFonts w:ascii="Times New Roman" w:eastAsia="標楷體" w:hAnsi="Times New Roman" w:cs="Times New Roman"/>
          <w:noProof/>
          <w:szCs w:val="24"/>
        </w:rPr>
        <w:t>(Walek &amp; Fojtik, 2020)</w:t>
      </w:r>
      <w:r w:rsidR="0050566F" w:rsidRPr="005C2F45">
        <w:rPr>
          <w:rFonts w:ascii="Times New Roman" w:eastAsia="標楷體" w:hAnsi="Times New Roman" w:cs="Times New Roman"/>
          <w:szCs w:val="24"/>
        </w:rPr>
        <w:fldChar w:fldCharType="end"/>
      </w:r>
      <w:r w:rsidRPr="005C2F45">
        <w:rPr>
          <w:rFonts w:ascii="Times New Roman" w:eastAsia="標楷體" w:hAnsi="Times New Roman" w:cs="Times New Roman"/>
          <w:color w:val="4D5156"/>
          <w:szCs w:val="24"/>
          <w:shd w:val="clear" w:color="auto" w:fill="FFFFFF"/>
        </w:rPr>
        <w:t>、</w:t>
      </w:r>
      <w:r w:rsidR="00D0205E" w:rsidRPr="005C2F45">
        <w:rPr>
          <w:rFonts w:ascii="Times New Roman" w:eastAsia="標楷體" w:hAnsi="Times New Roman" w:cs="Times New Roman"/>
          <w:szCs w:val="24"/>
        </w:rPr>
        <w:t>將多個算法的推薦結果融合生成最終推薦的並行</w:t>
      </w:r>
      <w:r w:rsidR="00B66B90" w:rsidRPr="005C2F45">
        <w:rPr>
          <w:rFonts w:ascii="Times New Roman" w:eastAsia="標楷體" w:hAnsi="Times New Roman" w:cs="Times New Roman"/>
          <w:szCs w:val="24"/>
        </w:rPr>
        <w:t xml:space="preserve"> </w:t>
      </w:r>
      <w:r w:rsidR="00D0205E" w:rsidRPr="005C2F45">
        <w:rPr>
          <w:rFonts w:ascii="Times New Roman" w:eastAsia="標楷體" w:hAnsi="Times New Roman" w:cs="Times New Roman"/>
          <w:szCs w:val="24"/>
        </w:rPr>
        <w:t>(Parallelized)</w:t>
      </w:r>
      <w:r w:rsidR="00D0205E" w:rsidRPr="005C2F45">
        <w:rPr>
          <w:rFonts w:ascii="Times New Roman" w:eastAsia="標楷體" w:hAnsi="Times New Roman" w:cs="Times New Roman"/>
          <w:szCs w:val="24"/>
        </w:rPr>
        <w:t>混合式</w:t>
      </w:r>
      <w:r w:rsidR="00B66B90" w:rsidRPr="005C2F45">
        <w:rPr>
          <w:rFonts w:ascii="Times New Roman" w:eastAsia="標楷體" w:hAnsi="Times New Roman" w:cs="Times New Roman"/>
          <w:szCs w:val="24"/>
        </w:rPr>
        <w:t xml:space="preserve"> </w:t>
      </w:r>
      <w:r w:rsidR="0050566F" w:rsidRPr="005C2F45">
        <w:rPr>
          <w:rFonts w:ascii="Times New Roman" w:eastAsia="標楷體" w:hAnsi="Times New Roman" w:cs="Times New Roman"/>
          <w:szCs w:val="24"/>
        </w:rPr>
        <w:fldChar w:fldCharType="begin"/>
      </w:r>
      <w:r w:rsidR="0050566F" w:rsidRPr="005C2F45">
        <w:rPr>
          <w:rFonts w:ascii="Times New Roman" w:eastAsia="標楷體" w:hAnsi="Times New Roman" w:cs="Times New Roman"/>
          <w:szCs w:val="24"/>
        </w:rPr>
        <w:instrText xml:space="preserve"> ADDIN EN.CITE &lt;EndNote&gt;&lt;Cite&gt;&lt;Author&gt;Tian&lt;/Author&gt;&lt;Year&gt;2019&lt;/Year&gt;&lt;RecNum&gt;49&lt;/RecNum&gt;&lt;DisplayText&gt;(Tian et al., 2019)&lt;/DisplayText&gt;&lt;record&gt;&lt;rec-number&gt;49&lt;/rec-number&gt;&lt;foreign-keys&gt;&lt;key app="EN" db-id="awf2vextfswepzepdwxveveixfwavp95x5ws" timestamp="1608053361"&gt;49&lt;/key&gt;&lt;/foreign-keys&gt;&lt;ref-type name="Journal Article"&gt;17&lt;/ref-type&gt;&lt;contributors&gt;&lt;authors&gt;&lt;author&gt;Tian, Yonghong&lt;/author&gt;&lt;author&gt;Zheng, Bing&lt;/author&gt;&lt;author&gt;Wang, Yanfang&lt;/author&gt;&lt;author&gt;Zhang, Yue&lt;/author&gt;&lt;author&gt;Wu, Qi %J Procedia CIRP&lt;/author&gt;&lt;/authors&gt;&lt;/contributors&gt;&lt;titles&gt;&lt;title&gt;College library personalized recommendation system based on hybrid recommendation algorithm&lt;/title&gt;&lt;/titles&gt;&lt;pages&gt;490-494&lt;/pages&gt;&lt;volume&gt;83&lt;/volume&gt;&lt;dates&gt;&lt;year&gt;2019&lt;/year&gt;&lt;/dates&gt;&lt;isbn&gt;2212-8271&lt;/isbn&gt;&lt;urls&gt;&lt;/urls&gt;&lt;/record&gt;&lt;/Cite&gt;&lt;/EndNote&gt;</w:instrText>
      </w:r>
      <w:r w:rsidR="0050566F" w:rsidRPr="005C2F45">
        <w:rPr>
          <w:rFonts w:ascii="Times New Roman" w:eastAsia="標楷體" w:hAnsi="Times New Roman" w:cs="Times New Roman"/>
          <w:szCs w:val="24"/>
        </w:rPr>
        <w:fldChar w:fldCharType="separate"/>
      </w:r>
      <w:r w:rsidR="0050566F" w:rsidRPr="005C2F45">
        <w:rPr>
          <w:rFonts w:ascii="Times New Roman" w:eastAsia="標楷體" w:hAnsi="Times New Roman" w:cs="Times New Roman"/>
          <w:noProof/>
          <w:szCs w:val="24"/>
        </w:rPr>
        <w:t>(Tian et al., 2019)</w:t>
      </w:r>
      <w:r w:rsidR="0050566F" w:rsidRPr="005C2F45">
        <w:rPr>
          <w:rFonts w:ascii="Times New Roman" w:eastAsia="標楷體" w:hAnsi="Times New Roman" w:cs="Times New Roman"/>
          <w:szCs w:val="24"/>
        </w:rPr>
        <w:fldChar w:fldCharType="end"/>
      </w:r>
      <w:r w:rsidR="00D0205E" w:rsidRPr="005C2F45">
        <w:rPr>
          <w:rFonts w:ascii="Times New Roman" w:eastAsia="標楷體" w:hAnsi="Times New Roman" w:cs="Times New Roman"/>
          <w:szCs w:val="24"/>
        </w:rPr>
        <w:t>與</w:t>
      </w:r>
      <w:r w:rsidR="00A6039F" w:rsidRPr="005C2F45">
        <w:rPr>
          <w:rFonts w:ascii="Times New Roman" w:eastAsia="標楷體" w:hAnsi="Times New Roman" w:cs="Times New Roman"/>
          <w:szCs w:val="24"/>
        </w:rPr>
        <w:t>將一個算法的結果當作另一個算法的輸入的流水線</w:t>
      </w:r>
      <w:r w:rsidR="00B66B90" w:rsidRPr="005C2F45">
        <w:rPr>
          <w:rFonts w:ascii="Times New Roman" w:eastAsia="標楷體" w:hAnsi="Times New Roman" w:cs="Times New Roman"/>
          <w:szCs w:val="24"/>
        </w:rPr>
        <w:t xml:space="preserve"> </w:t>
      </w:r>
      <w:r w:rsidR="00A6039F" w:rsidRPr="005C2F45">
        <w:rPr>
          <w:rFonts w:ascii="Times New Roman" w:eastAsia="標楷體" w:hAnsi="Times New Roman" w:cs="Times New Roman"/>
          <w:szCs w:val="24"/>
        </w:rPr>
        <w:t>(Pipelined)</w:t>
      </w:r>
      <w:r w:rsidR="00A6039F" w:rsidRPr="005C2F45">
        <w:rPr>
          <w:rFonts w:ascii="Times New Roman" w:eastAsia="標楷體" w:hAnsi="Times New Roman" w:cs="Times New Roman"/>
          <w:szCs w:val="24"/>
        </w:rPr>
        <w:t>混合式</w:t>
      </w:r>
      <w:r w:rsidR="00B66B90" w:rsidRPr="005C2F45">
        <w:rPr>
          <w:rFonts w:ascii="Times New Roman" w:eastAsia="標楷體" w:hAnsi="Times New Roman" w:cs="Times New Roman"/>
          <w:szCs w:val="24"/>
        </w:rPr>
        <w:t xml:space="preserve"> </w:t>
      </w:r>
      <w:r w:rsidR="00D0205E" w:rsidRPr="005C2F45">
        <w:rPr>
          <w:rFonts w:ascii="Times New Roman" w:eastAsia="標楷體" w:hAnsi="Times New Roman" w:cs="Times New Roman"/>
          <w:szCs w:val="24"/>
        </w:rPr>
        <w:fldChar w:fldCharType="begin"/>
      </w:r>
      <w:r w:rsidR="00D0205E" w:rsidRPr="005C2F45">
        <w:rPr>
          <w:rFonts w:ascii="Times New Roman" w:eastAsia="標楷體" w:hAnsi="Times New Roman" w:cs="Times New Roman"/>
          <w:szCs w:val="24"/>
        </w:rPr>
        <w:instrText xml:space="preserve"> ADDIN EN.CITE &lt;EndNote&gt;&lt;Cite&gt;&lt;Author&gt;Oh&lt;/Author&gt;&lt;Year&gt;2019&lt;/Year&gt;&lt;RecNum&gt;48&lt;/RecNum&gt;&lt;DisplayText&gt;(Oh et al., 2019)&lt;/DisplayText&gt;&lt;record&gt;&lt;rec-number&gt;48&lt;/rec-number&gt;&lt;foreign-keys&gt;&lt;key app="EN" db-id="awf2vextfswepzepdwxveveixfwavp95x5ws" timestamp="1608053283"&gt;48&lt;/key&gt;&lt;/foreign-keys&gt;&lt;ref-type name="Conference Proceedings"&gt;10&lt;/ref-type&gt;&lt;contributors&gt;&lt;authors&gt;&lt;author&gt;Oh, Jaehoon&lt;/author&gt;&lt;author&gt;Kim, Sangmook&lt;/author&gt;&lt;author&gt;Yun, Se-Young&lt;/author&gt;&lt;author&gt;Choi, Seungwoo&lt;/author&gt;&lt;author&gt;Yi, Mun Yong&lt;/author&gt;&lt;/authors&gt;&lt;/contributors&gt;&lt;titles&gt;&lt;title&gt;A pipelined hybrid recommender system for ranking the items on the display&lt;/title&gt;&lt;secondary-title&gt;Proceedings of the Workshop on ACM Recommender Systems Challenge&lt;/secondary-title&gt;&lt;/titles&gt;&lt;pages&gt;1-5&lt;/pages&gt;&lt;dates&gt;&lt;year&gt;2019&lt;/year&gt;&lt;/dates&gt;&lt;urls&gt;&lt;/urls&gt;&lt;/record&gt;&lt;/Cite&gt;&lt;/EndNote&gt;</w:instrText>
      </w:r>
      <w:r w:rsidR="00D0205E" w:rsidRPr="005C2F45">
        <w:rPr>
          <w:rFonts w:ascii="Times New Roman" w:eastAsia="標楷體" w:hAnsi="Times New Roman" w:cs="Times New Roman"/>
          <w:szCs w:val="24"/>
        </w:rPr>
        <w:fldChar w:fldCharType="separate"/>
      </w:r>
      <w:r w:rsidR="00D0205E" w:rsidRPr="005C2F45">
        <w:rPr>
          <w:rFonts w:ascii="Times New Roman" w:eastAsia="標楷體" w:hAnsi="Times New Roman" w:cs="Times New Roman"/>
          <w:noProof/>
          <w:szCs w:val="24"/>
        </w:rPr>
        <w:t>(Oh et al., 2019)</w:t>
      </w:r>
      <w:r w:rsidR="00D0205E" w:rsidRPr="005C2F45">
        <w:rPr>
          <w:rFonts w:ascii="Times New Roman" w:eastAsia="標楷體" w:hAnsi="Times New Roman" w:cs="Times New Roman"/>
          <w:szCs w:val="24"/>
        </w:rPr>
        <w:fldChar w:fldCharType="end"/>
      </w:r>
      <w:r w:rsidR="00D0205E" w:rsidRPr="005C2F45">
        <w:rPr>
          <w:rFonts w:ascii="Times New Roman" w:eastAsia="標楷體" w:hAnsi="Times New Roman" w:cs="Times New Roman"/>
          <w:szCs w:val="24"/>
        </w:rPr>
        <w:t>。</w:t>
      </w:r>
      <w:r w:rsidR="007D7991" w:rsidRPr="005C2F45">
        <w:rPr>
          <w:rFonts w:ascii="Times New Roman" w:eastAsia="標楷體" w:hAnsi="Times New Roman" w:cs="Times New Roman"/>
          <w:szCs w:val="24"/>
        </w:rPr>
        <w:t>而</w:t>
      </w:r>
      <w:r w:rsidR="00D0205E" w:rsidRPr="005C2F45">
        <w:rPr>
          <w:rFonts w:ascii="Times New Roman" w:eastAsia="標楷體" w:hAnsi="Times New Roman" w:cs="Times New Roman"/>
          <w:szCs w:val="24"/>
        </w:rPr>
        <w:t>最</w:t>
      </w:r>
      <w:r w:rsidR="003238B5" w:rsidRPr="005C2F45">
        <w:rPr>
          <w:rFonts w:ascii="Times New Roman" w:eastAsia="標楷體" w:hAnsi="Times New Roman" w:cs="Times New Roman"/>
          <w:szCs w:val="24"/>
        </w:rPr>
        <w:t>常見的混</w:t>
      </w:r>
      <w:r w:rsidR="007D7991" w:rsidRPr="005C2F45">
        <w:rPr>
          <w:rFonts w:ascii="Times New Roman" w:eastAsia="標楷體" w:hAnsi="Times New Roman" w:cs="Times New Roman"/>
          <w:szCs w:val="24"/>
        </w:rPr>
        <w:t>合</w:t>
      </w:r>
      <w:r w:rsidR="00D0205E" w:rsidRPr="005C2F45">
        <w:rPr>
          <w:rFonts w:ascii="Times New Roman" w:eastAsia="標楷體" w:hAnsi="Times New Roman" w:cs="Times New Roman"/>
          <w:szCs w:val="24"/>
        </w:rPr>
        <w:t>算法</w:t>
      </w:r>
      <w:r w:rsidR="003238B5" w:rsidRPr="005C2F45">
        <w:rPr>
          <w:rFonts w:ascii="Times New Roman" w:eastAsia="標楷體" w:hAnsi="Times New Roman" w:cs="Times New Roman"/>
          <w:szCs w:val="24"/>
        </w:rPr>
        <w:t>為協同過濾加上基於內容推薦，以文字探勘</w:t>
      </w:r>
      <w:r w:rsidR="00632CEC" w:rsidRPr="005C2F45">
        <w:rPr>
          <w:rFonts w:ascii="Times New Roman" w:eastAsia="標楷體" w:hAnsi="Times New Roman" w:cs="Times New Roman"/>
          <w:szCs w:val="24"/>
        </w:rPr>
        <w:t>或增加參數</w:t>
      </w:r>
      <w:r w:rsidR="003238B5" w:rsidRPr="005C2F45">
        <w:rPr>
          <w:rFonts w:ascii="Times New Roman" w:eastAsia="標楷體" w:hAnsi="Times New Roman" w:cs="Times New Roman"/>
          <w:szCs w:val="24"/>
        </w:rPr>
        <w:t>等</w:t>
      </w:r>
      <w:r w:rsidR="00632CEC" w:rsidRPr="005C2F45">
        <w:rPr>
          <w:rFonts w:ascii="Times New Roman" w:eastAsia="標楷體" w:hAnsi="Times New Roman" w:cs="Times New Roman"/>
          <w:szCs w:val="24"/>
        </w:rPr>
        <w:t>方式</w:t>
      </w:r>
      <w:r w:rsidR="003238B5" w:rsidRPr="005C2F45">
        <w:rPr>
          <w:rFonts w:ascii="Times New Roman" w:eastAsia="標楷體" w:hAnsi="Times New Roman" w:cs="Times New Roman"/>
          <w:szCs w:val="24"/>
        </w:rPr>
        <w:t>補齊協同過濾中的缺失值</w:t>
      </w:r>
      <w:r w:rsidR="00B66B90" w:rsidRPr="005C2F45">
        <w:rPr>
          <w:rFonts w:ascii="Times New Roman" w:eastAsia="標楷體" w:hAnsi="Times New Roman" w:cs="Times New Roman"/>
          <w:szCs w:val="24"/>
        </w:rPr>
        <w:t xml:space="preserve"> </w:t>
      </w:r>
      <w:r w:rsidR="00790BF5" w:rsidRPr="005C2F45">
        <w:rPr>
          <w:rFonts w:ascii="Times New Roman" w:eastAsia="標楷體" w:hAnsi="Times New Roman" w:cs="Times New Roman"/>
          <w:szCs w:val="24"/>
        </w:rPr>
        <w:fldChar w:fldCharType="begin"/>
      </w:r>
      <w:r w:rsidR="00790BF5" w:rsidRPr="005C2F45">
        <w:rPr>
          <w:rFonts w:ascii="Times New Roman" w:eastAsia="標楷體" w:hAnsi="Times New Roman" w:cs="Times New Roman"/>
          <w:szCs w:val="24"/>
        </w:rPr>
        <w:instrText xml:space="preserve"> ADDIN EN.CITE &lt;EndNote&gt;&lt;Cite&gt;&lt;Author&gt;Shah&lt;/Author&gt;&lt;Year&gt;2017&lt;/Year&gt;&lt;RecNum&gt;42&lt;/RecNum&gt;&lt;DisplayText&gt;(Shah et al., 2017)&lt;/DisplayText&gt;&lt;record&gt;&lt;rec-number&gt;42&lt;/rec-number&gt;&lt;foreign-keys&gt;&lt;key app="EN" db-id="awf2vextfswepzepdwxveveixfwavp95x5ws" timestamp="1608042853"&gt;42&lt;/key&gt;&lt;/foreign-keys&gt;&lt;ref-type name="Conference Proceedings"&gt;10&lt;/ref-type&gt;&lt;contributors&gt;&lt;authors&gt;&lt;author&gt;Shah, Kunal&lt;/author&gt;&lt;author&gt;Salunke, Akshaykumar&lt;/author&gt;&lt;author&gt;Dongare, Saurabh&lt;/author&gt;&lt;author&gt;Antala, Kisandas&lt;/author&gt;&lt;/authors&gt;&lt;/contributors&gt;&lt;titles&gt;&lt;title&gt;Recommender systems: An overview of different approaches to recommendations&lt;/title&gt;&lt;secondary-title&gt;2017 International Conference on Innovations in Information, Embedded and Communication Systems (ICIIECS)&lt;/secondary-title&gt;&lt;/titles&gt;&lt;pages&gt;1-4&lt;/pages&gt;&lt;dates&gt;&lt;year&gt;2017&lt;/year&gt;&lt;/dates&gt;&lt;publisher&gt;IEEE&lt;/publisher&gt;&lt;isbn&gt;1509032940&lt;/isbn&gt;&lt;urls&gt;&lt;/urls&gt;&lt;/record&gt;&lt;/Cite&gt;&lt;/EndNote&gt;</w:instrText>
      </w:r>
      <w:r w:rsidR="00790BF5" w:rsidRPr="005C2F45">
        <w:rPr>
          <w:rFonts w:ascii="Times New Roman" w:eastAsia="標楷體" w:hAnsi="Times New Roman" w:cs="Times New Roman"/>
          <w:szCs w:val="24"/>
        </w:rPr>
        <w:fldChar w:fldCharType="separate"/>
      </w:r>
      <w:r w:rsidR="00790BF5" w:rsidRPr="005C2F45">
        <w:rPr>
          <w:rFonts w:ascii="Times New Roman" w:eastAsia="標楷體" w:hAnsi="Times New Roman" w:cs="Times New Roman"/>
          <w:noProof/>
          <w:szCs w:val="24"/>
        </w:rPr>
        <w:t>(Shah et al., 2017)</w:t>
      </w:r>
      <w:r w:rsidR="00790BF5" w:rsidRPr="005C2F45">
        <w:rPr>
          <w:rFonts w:ascii="Times New Roman" w:eastAsia="標楷體" w:hAnsi="Times New Roman" w:cs="Times New Roman"/>
          <w:szCs w:val="24"/>
        </w:rPr>
        <w:fldChar w:fldCharType="end"/>
      </w:r>
      <w:r w:rsidR="003238B5" w:rsidRPr="005C2F45">
        <w:rPr>
          <w:rFonts w:ascii="Times New Roman" w:eastAsia="標楷體" w:hAnsi="Times New Roman" w:cs="Times New Roman"/>
          <w:szCs w:val="24"/>
        </w:rPr>
        <w:t>。</w:t>
      </w:r>
      <w:r w:rsidR="0011119B" w:rsidRPr="005C2F45">
        <w:rPr>
          <w:rFonts w:ascii="Times New Roman" w:eastAsia="標楷體" w:hAnsi="Times New Roman" w:cs="Times New Roman"/>
          <w:szCs w:val="24"/>
        </w:rPr>
        <w:t>使用者的評價通常分為評分與評論兩種形式</w:t>
      </w:r>
      <w:r w:rsidR="000B6138" w:rsidRPr="005C2F45">
        <w:rPr>
          <w:rFonts w:ascii="Times New Roman" w:eastAsia="標楷體" w:hAnsi="Times New Roman" w:cs="Times New Roman"/>
          <w:szCs w:val="24"/>
        </w:rPr>
        <w:t>，</w:t>
      </w:r>
      <w:r w:rsidR="0011119B" w:rsidRPr="005C2F45">
        <w:rPr>
          <w:rFonts w:ascii="Times New Roman" w:eastAsia="標楷體" w:hAnsi="Times New Roman" w:cs="Times New Roman"/>
          <w:szCs w:val="24"/>
        </w:rPr>
        <w:t>評分為使用者對物品給出的等級分數，使用較為方便、簡單</w:t>
      </w:r>
      <w:r w:rsidR="001C4A90" w:rsidRPr="005C2F45">
        <w:rPr>
          <w:rFonts w:ascii="Times New Roman" w:eastAsia="標楷體" w:hAnsi="Times New Roman" w:cs="Times New Roman"/>
          <w:szCs w:val="24"/>
        </w:rPr>
        <w:t>；</w:t>
      </w:r>
      <w:r w:rsidR="0011119B" w:rsidRPr="005C2F45">
        <w:rPr>
          <w:rFonts w:ascii="Times New Roman" w:eastAsia="標楷體" w:hAnsi="Times New Roman" w:cs="Times New Roman"/>
          <w:szCs w:val="24"/>
        </w:rPr>
        <w:t>而評論則是用以描述使用者對物品的情感態度與認同度，多由文句或文章組成，能較完整的表達使用者的感受</w:t>
      </w:r>
      <w:r w:rsidR="00B66B90" w:rsidRPr="005C2F45">
        <w:rPr>
          <w:rFonts w:ascii="Times New Roman" w:eastAsia="標楷體" w:hAnsi="Times New Roman" w:cs="Times New Roman"/>
          <w:szCs w:val="24"/>
        </w:rPr>
        <w:t xml:space="preserve"> </w:t>
      </w:r>
      <w:r w:rsidR="00A36E3E" w:rsidRPr="005C2F45">
        <w:rPr>
          <w:rFonts w:ascii="Times New Roman" w:eastAsia="標楷體" w:hAnsi="Times New Roman" w:cs="Times New Roman"/>
          <w:szCs w:val="24"/>
        </w:rPr>
        <w:fldChar w:fldCharType="begin"/>
      </w:r>
      <w:r w:rsidR="00A36E3E" w:rsidRPr="005C2F45">
        <w:rPr>
          <w:rFonts w:ascii="Times New Roman" w:eastAsia="標楷體" w:hAnsi="Times New Roman" w:cs="Times New Roman"/>
          <w:szCs w:val="24"/>
        </w:rPr>
        <w:instrText xml:space="preserve"> ADDIN EN.CITE &lt;EndNote&gt;&lt;Cite&gt;&lt;Author&gt;Chen&lt;/Author&gt;&lt;Year&gt;2015&lt;/Year&gt;&lt;RecNum&gt;44&lt;/RecNum&gt;&lt;DisplayText&gt;(L. Chen et al., 2015)&lt;/DisplayText&gt;&lt;record&gt;&lt;rec-number&gt;44&lt;/rec-number&gt;&lt;foreign-keys&gt;&lt;key app="EN" db-id="awf2vextfswepzepdwxveveixfwavp95x5ws" timestamp="1608043301"&gt;44&lt;/key&gt;&lt;/foreign-keys&gt;&lt;ref-type name="Journal Article"&gt;17&lt;/ref-type&gt;&lt;contributors&gt;&lt;authors&gt;&lt;author&gt;Chen, Li&lt;/author&gt;&lt;author&gt;Chen, Guanliang&lt;/author&gt;&lt;author&gt;Wang, Feng %J User Modeling&lt;/author&gt;&lt;author&gt;User-Adapted Interaction&lt;/author&gt;&lt;/authors&gt;&lt;/contributors&gt;&lt;titles&gt;&lt;title&gt;Recommender systems based on user reviews: the state of the art&lt;/title&gt;&lt;/titles&gt;&lt;pages&gt;99-154&lt;/pages&gt;&lt;volume&gt;25&lt;/volume&gt;&lt;number&gt;2&lt;/number&gt;&lt;dates&gt;&lt;year&gt;2015&lt;/year&gt;&lt;/dates&gt;&lt;isbn&gt;0924-1868&lt;/isbn&gt;&lt;urls&gt;&lt;/urls&gt;&lt;/record&gt;&lt;/Cite&gt;&lt;/EndNote&gt;</w:instrText>
      </w:r>
      <w:r w:rsidR="00A36E3E" w:rsidRPr="005C2F45">
        <w:rPr>
          <w:rFonts w:ascii="Times New Roman" w:eastAsia="標楷體" w:hAnsi="Times New Roman" w:cs="Times New Roman"/>
          <w:szCs w:val="24"/>
        </w:rPr>
        <w:fldChar w:fldCharType="separate"/>
      </w:r>
      <w:r w:rsidR="00A36E3E" w:rsidRPr="005C2F45">
        <w:rPr>
          <w:rFonts w:ascii="Times New Roman" w:eastAsia="標楷體" w:hAnsi="Times New Roman" w:cs="Times New Roman"/>
          <w:noProof/>
          <w:szCs w:val="24"/>
        </w:rPr>
        <w:t>(L. Chen et al., 2015)</w:t>
      </w:r>
      <w:r w:rsidR="00A36E3E" w:rsidRPr="005C2F45">
        <w:rPr>
          <w:rFonts w:ascii="Times New Roman" w:eastAsia="標楷體" w:hAnsi="Times New Roman" w:cs="Times New Roman"/>
          <w:szCs w:val="24"/>
        </w:rPr>
        <w:fldChar w:fldCharType="end"/>
      </w:r>
      <w:r w:rsidR="0011119B" w:rsidRPr="005C2F45">
        <w:rPr>
          <w:rFonts w:ascii="Times New Roman" w:eastAsia="標楷體" w:hAnsi="Times New Roman" w:cs="Times New Roman"/>
          <w:szCs w:val="24"/>
        </w:rPr>
        <w:t>。</w:t>
      </w:r>
      <w:r w:rsidR="00FB2526" w:rsidRPr="005C2F45">
        <w:rPr>
          <w:rFonts w:ascii="Times New Roman" w:eastAsia="標楷體" w:hAnsi="Times New Roman" w:cs="Times New Roman"/>
          <w:szCs w:val="24"/>
        </w:rPr>
        <w:t>過去學者曾透過文本訊息試圖找出使用者</w:t>
      </w:r>
      <w:r w:rsidR="001C4A90" w:rsidRPr="005C2F45">
        <w:rPr>
          <w:rFonts w:ascii="Times New Roman" w:eastAsia="標楷體" w:hAnsi="Times New Roman" w:cs="Times New Roman"/>
          <w:szCs w:val="24"/>
        </w:rPr>
        <w:t>對物品</w:t>
      </w:r>
      <w:r w:rsidR="00FB2526" w:rsidRPr="005C2F45">
        <w:rPr>
          <w:rFonts w:ascii="Times New Roman" w:eastAsia="標楷體" w:hAnsi="Times New Roman" w:cs="Times New Roman"/>
          <w:szCs w:val="24"/>
        </w:rPr>
        <w:t>表達之想法與情感態度</w:t>
      </w:r>
      <w:r w:rsidR="006C3789" w:rsidRPr="005C2F45">
        <w:rPr>
          <w:rFonts w:ascii="Times New Roman" w:eastAsia="標楷體" w:hAnsi="Times New Roman" w:cs="Times New Roman"/>
          <w:szCs w:val="24"/>
        </w:rPr>
        <w:t>。</w:t>
      </w:r>
      <w:r w:rsidR="00946C3E" w:rsidRPr="005C2F45">
        <w:rPr>
          <w:rFonts w:ascii="Times New Roman" w:eastAsia="標楷體" w:hAnsi="Times New Roman" w:cs="Times New Roman"/>
          <w:szCs w:val="24"/>
        </w:rPr>
        <w:t>透過在協同過濾中加入情感分析</w:t>
      </w:r>
      <w:r w:rsidR="00D50DE4" w:rsidRPr="005C2F45">
        <w:rPr>
          <w:rFonts w:ascii="Times New Roman" w:eastAsia="標楷體" w:hAnsi="Times New Roman" w:cs="Times New Roman"/>
          <w:szCs w:val="24"/>
        </w:rPr>
        <w:t xml:space="preserve"> </w:t>
      </w:r>
      <w:r w:rsidR="0090147C" w:rsidRPr="005C2F45">
        <w:rPr>
          <w:rFonts w:ascii="Times New Roman" w:eastAsia="標楷體" w:hAnsi="Times New Roman" w:cs="Times New Roman"/>
          <w:szCs w:val="24"/>
        </w:rPr>
        <w:t>(Sentiment Analysis)</w:t>
      </w:r>
      <w:r w:rsidR="00946C3E" w:rsidRPr="005C2F45">
        <w:rPr>
          <w:rFonts w:ascii="Times New Roman" w:eastAsia="標楷體" w:hAnsi="Times New Roman" w:cs="Times New Roman"/>
          <w:szCs w:val="24"/>
        </w:rPr>
        <w:t>，增加社群評論等參數，</w:t>
      </w:r>
      <w:r w:rsidR="001C4A90" w:rsidRPr="005C2F45">
        <w:rPr>
          <w:rFonts w:ascii="Times New Roman" w:eastAsia="標楷體" w:hAnsi="Times New Roman" w:cs="Times New Roman"/>
          <w:szCs w:val="24"/>
        </w:rPr>
        <w:t>可</w:t>
      </w:r>
      <w:r w:rsidR="00946C3E" w:rsidRPr="005C2F45">
        <w:rPr>
          <w:rFonts w:ascii="Times New Roman" w:eastAsia="標楷體" w:hAnsi="Times New Roman" w:cs="Times New Roman"/>
          <w:szCs w:val="24"/>
        </w:rPr>
        <w:t>有效降低資料稀疏與冷啟動問題對於推薦效能所造成的影響</w:t>
      </w:r>
      <w:r w:rsidR="00B66B90" w:rsidRPr="005C2F45">
        <w:rPr>
          <w:rFonts w:ascii="Times New Roman" w:eastAsia="標楷體" w:hAnsi="Times New Roman" w:cs="Times New Roman"/>
          <w:szCs w:val="24"/>
        </w:rPr>
        <w:t xml:space="preserve"> </w:t>
      </w:r>
      <w:r w:rsidR="00A36E3E" w:rsidRPr="005C2F45">
        <w:rPr>
          <w:rFonts w:ascii="Times New Roman" w:eastAsia="標楷體" w:hAnsi="Times New Roman" w:cs="Times New Roman"/>
          <w:szCs w:val="24"/>
        </w:rPr>
        <w:fldChar w:fldCharType="begin"/>
      </w:r>
      <w:r w:rsidR="00A36E3E" w:rsidRPr="005C2F45">
        <w:rPr>
          <w:rFonts w:ascii="Times New Roman" w:eastAsia="標楷體" w:hAnsi="Times New Roman" w:cs="Times New Roman"/>
          <w:szCs w:val="24"/>
        </w:rPr>
        <w:instrText xml:space="preserve"> ADDIN EN.CITE &lt;EndNote&gt;&lt;Cite&gt;&lt;Author&gt;Ibrahim&lt;/Author&gt;&lt;Year&gt;2019&lt;/Year&gt;&lt;RecNum&gt;43&lt;/RecNum&gt;&lt;DisplayText&gt;(Ibrahim et al., 2019)&lt;/DisplayText&gt;&lt;record&gt;&lt;rec-number&gt;43&lt;/rec-number&gt;&lt;foreign-keys&gt;&lt;key app="EN" db-id="awf2vextfswepzepdwxveveixfwavp95x5ws" timestamp="1608043186"&gt;43&lt;/key&gt;&lt;/foreign-keys&gt;&lt;ref-type name="Journal Article"&gt;17&lt;/ref-type&gt;&lt;contributors&gt;&lt;authors&gt;&lt;author&gt;Ibrahim, Muhammad&lt;/author&gt;&lt;author&gt;Bajwa, Imran Sarwar&lt;/author&gt;&lt;author&gt;Ul-Amin, Riaz&lt;/author&gt;&lt;author&gt;Kasi, Bakhtiar %J Computational intelligence&lt;/author&gt;&lt;author&gt;neuroscience&lt;/author&gt;&lt;/authors&gt;&lt;/contributors&gt;&lt;titles&gt;&lt;title&gt;A neural network-inspired approach for improved and true movie recommendations&lt;/title&gt;&lt;/titles&gt;&lt;volume&gt;2019&lt;/volume&gt;&lt;dates&gt;&lt;year&gt;2019&lt;/year&gt;&lt;/dates&gt;&lt;isbn&gt;1687-5265&lt;/isbn&gt;&lt;urls&gt;&lt;/urls&gt;&lt;/record&gt;&lt;/Cite&gt;&lt;/EndNote&gt;</w:instrText>
      </w:r>
      <w:r w:rsidR="00A36E3E" w:rsidRPr="005C2F45">
        <w:rPr>
          <w:rFonts w:ascii="Times New Roman" w:eastAsia="標楷體" w:hAnsi="Times New Roman" w:cs="Times New Roman"/>
          <w:szCs w:val="24"/>
        </w:rPr>
        <w:fldChar w:fldCharType="separate"/>
      </w:r>
      <w:r w:rsidR="00A36E3E" w:rsidRPr="005C2F45">
        <w:rPr>
          <w:rFonts w:ascii="Times New Roman" w:eastAsia="標楷體" w:hAnsi="Times New Roman" w:cs="Times New Roman"/>
          <w:noProof/>
          <w:szCs w:val="24"/>
        </w:rPr>
        <w:t>(Ibrahim et al., 2019)</w:t>
      </w:r>
      <w:r w:rsidR="00A36E3E" w:rsidRPr="005C2F45">
        <w:rPr>
          <w:rFonts w:ascii="Times New Roman" w:eastAsia="標楷體" w:hAnsi="Times New Roman" w:cs="Times New Roman"/>
          <w:szCs w:val="24"/>
        </w:rPr>
        <w:fldChar w:fldCharType="end"/>
      </w:r>
      <w:r w:rsidR="00946C3E" w:rsidRPr="005C2F45">
        <w:rPr>
          <w:rFonts w:ascii="Times New Roman" w:eastAsia="標楷體" w:hAnsi="Times New Roman" w:cs="Times New Roman"/>
          <w:szCs w:val="24"/>
        </w:rPr>
        <w:t>。</w:t>
      </w:r>
    </w:p>
    <w:p w14:paraId="7500554D" w14:textId="77777777" w:rsidR="00264E6D" w:rsidRDefault="00264E6D" w:rsidP="00264E6D">
      <w:pPr>
        <w:spacing w:line="360" w:lineRule="auto"/>
        <w:ind w:firstLineChars="200" w:firstLine="480"/>
        <w:jc w:val="both"/>
        <w:rPr>
          <w:rFonts w:ascii="Times New Roman" w:eastAsia="標楷體" w:hAnsi="Times New Roman" w:cs="Times New Roman"/>
          <w:szCs w:val="24"/>
        </w:rPr>
      </w:pPr>
    </w:p>
    <w:p w14:paraId="25BE9A7F" w14:textId="77777777" w:rsidR="00264E6D" w:rsidRDefault="00BF7B18" w:rsidP="00264E6D">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另外</w:t>
      </w:r>
      <w:r w:rsidR="00087A4A" w:rsidRPr="005C2F45">
        <w:rPr>
          <w:rFonts w:ascii="Times New Roman" w:eastAsia="標楷體" w:hAnsi="Times New Roman" w:cs="Times New Roman"/>
          <w:szCs w:val="24"/>
        </w:rPr>
        <w:t>傳統的協同過濾推薦系統忽略了資訊的價值會隨著時間衰減對推薦質量的影響，</w:t>
      </w:r>
      <w:r w:rsidR="00992323" w:rsidRPr="005C2F45">
        <w:rPr>
          <w:rFonts w:ascii="Times New Roman" w:eastAsia="標楷體" w:hAnsi="Times New Roman" w:cs="Times New Roman"/>
          <w:szCs w:val="24"/>
        </w:rPr>
        <w:t>這就是資訊過期的問題</w:t>
      </w:r>
      <w:r w:rsidR="00037DEC" w:rsidRPr="005C2F45">
        <w:rPr>
          <w:rFonts w:ascii="Times New Roman" w:eastAsia="標楷體" w:hAnsi="Times New Roman" w:cs="Times New Roman"/>
          <w:szCs w:val="24"/>
        </w:rPr>
        <w:fldChar w:fldCharType="begin"/>
      </w:r>
      <w:r w:rsidR="00037DEC" w:rsidRPr="005C2F45">
        <w:rPr>
          <w:rFonts w:ascii="Times New Roman" w:eastAsia="標楷體" w:hAnsi="Times New Roman" w:cs="Times New Roman"/>
          <w:szCs w:val="24"/>
        </w:rPr>
        <w:instrText xml:space="preserve"> ADDIN EN.CITE &lt;EndNote&gt;&lt;Cite&gt;&lt;Author&gt;Bakir&lt;/Author&gt;&lt;Year&gt;2018&lt;/Year&gt;&lt;RecNum&gt;47&lt;/RecNum&gt;&lt;DisplayText&gt;(Bakir, 2018)&lt;/DisplayText&gt;&lt;record&gt;&lt;rec-number&gt;47&lt;/rec-number&gt;&lt;foreign-keys&gt;&lt;key app="EN" db-id="awf2vextfswepzepdwxveveixfwavp95x5ws" timestamp="1608043942"&gt;47&lt;/key&gt;&lt;/foreign-keys&gt;&lt;ref-type name="Journal Article"&gt;17&lt;/ref-type&gt;&lt;contributors&gt;&lt;authors&gt;&lt;author&gt;Bakir, Cigdem %J Tehnički vjesnik&lt;/author&gt;&lt;/authors&gt;&lt;/contributors&gt;&lt;titles&gt;&lt;title&gt;Collaborative filtering with temporal dynamics with using singular value decomposition&lt;/title&gt;&lt;/titles&gt;&lt;pages&gt;130-135&lt;/pages&gt;&lt;volume&gt;25&lt;/volume&gt;&lt;number&gt;1&lt;/number&gt;&lt;dates&gt;&lt;year&gt;2018&lt;/year&gt;&lt;/dates&gt;&lt;isbn&gt;1330-3651&lt;/isbn&gt;&lt;urls&gt;&lt;/urls&gt;&lt;/record&gt;&lt;/Cite&gt;&lt;/EndNote&gt;</w:instrText>
      </w:r>
      <w:r w:rsidR="00037DEC" w:rsidRPr="005C2F45">
        <w:rPr>
          <w:rFonts w:ascii="Times New Roman" w:eastAsia="標楷體" w:hAnsi="Times New Roman" w:cs="Times New Roman"/>
          <w:szCs w:val="24"/>
        </w:rPr>
        <w:fldChar w:fldCharType="separate"/>
      </w:r>
      <w:r w:rsidR="00037DEC" w:rsidRPr="005C2F45">
        <w:rPr>
          <w:rFonts w:ascii="Times New Roman" w:eastAsia="標楷體" w:hAnsi="Times New Roman" w:cs="Times New Roman"/>
          <w:noProof/>
          <w:szCs w:val="24"/>
        </w:rPr>
        <w:t>(Bakir, 2018)</w:t>
      </w:r>
      <w:r w:rsidR="00037DEC" w:rsidRPr="005C2F45">
        <w:rPr>
          <w:rFonts w:ascii="Times New Roman" w:eastAsia="標楷體" w:hAnsi="Times New Roman" w:cs="Times New Roman"/>
          <w:szCs w:val="24"/>
        </w:rPr>
        <w:fldChar w:fldCharType="end"/>
      </w:r>
      <w:r w:rsidR="00992323" w:rsidRPr="005C2F45">
        <w:rPr>
          <w:rFonts w:ascii="Times New Roman" w:eastAsia="標楷體" w:hAnsi="Times New Roman" w:cs="Times New Roman"/>
          <w:szCs w:val="24"/>
        </w:rPr>
        <w:t>。本質上使用者的興趣是會隨著時間的推移產生改變，並非保持不變的。例如使用者</w:t>
      </w:r>
      <w:r w:rsidR="00992323" w:rsidRPr="005C2F45">
        <w:rPr>
          <w:rFonts w:ascii="Times New Roman" w:eastAsia="標楷體" w:hAnsi="Times New Roman" w:cs="Times New Roman"/>
          <w:szCs w:val="24"/>
        </w:rPr>
        <w:t>A</w:t>
      </w:r>
      <w:r w:rsidR="00992323" w:rsidRPr="005C2F45">
        <w:rPr>
          <w:rFonts w:ascii="Times New Roman" w:eastAsia="標楷體" w:hAnsi="Times New Roman" w:cs="Times New Roman"/>
          <w:szCs w:val="24"/>
        </w:rPr>
        <w:t>在三年前喜歡科幻類型的電影，為電影《蜘蛛人：返校日》打出五分的評分。但隨著時間的推移，他開始更偏好青春戀愛類型的電影，也為電影《可不可以，你也剛好喜歡我》給出五分的評分。如果我們為現在的使用者</w:t>
      </w:r>
      <w:r w:rsidR="00992323" w:rsidRPr="005C2F45">
        <w:rPr>
          <w:rFonts w:ascii="Times New Roman" w:eastAsia="標楷體" w:hAnsi="Times New Roman" w:cs="Times New Roman"/>
          <w:szCs w:val="24"/>
        </w:rPr>
        <w:t>A</w:t>
      </w:r>
      <w:r w:rsidR="00992323" w:rsidRPr="005C2F45">
        <w:rPr>
          <w:rFonts w:ascii="Times New Roman" w:eastAsia="標楷體" w:hAnsi="Times New Roman" w:cs="Times New Roman"/>
          <w:szCs w:val="24"/>
        </w:rPr>
        <w:t>給予推薦時不加入使用者興趣會隨時間改變的考量，兩部電影</w:t>
      </w:r>
      <w:r w:rsidR="00992323" w:rsidRPr="005C2F45">
        <w:rPr>
          <w:rFonts w:ascii="Times New Roman" w:eastAsia="標楷體" w:hAnsi="Times New Roman" w:cs="Times New Roman"/>
          <w:szCs w:val="24"/>
        </w:rPr>
        <w:lastRenderedPageBreak/>
        <w:t>的權重會在推薦的過程中一樣，因此會以相同的機率被推薦，這違背了目前使用者</w:t>
      </w:r>
      <w:r w:rsidR="00992323" w:rsidRPr="005C2F45">
        <w:rPr>
          <w:rFonts w:ascii="Times New Roman" w:eastAsia="標楷體" w:hAnsi="Times New Roman" w:cs="Times New Roman"/>
          <w:szCs w:val="24"/>
        </w:rPr>
        <w:t>A</w:t>
      </w:r>
      <w:r w:rsidR="00992323" w:rsidRPr="005C2F45">
        <w:rPr>
          <w:rFonts w:ascii="Times New Roman" w:eastAsia="標楷體" w:hAnsi="Times New Roman" w:cs="Times New Roman"/>
          <w:szCs w:val="24"/>
        </w:rPr>
        <w:t>對青春戀愛電影偏好程度更高的事實，導致推薦效果不夠準確，使用者體驗變差。因此，在推薦系統中加入對時間的考量能有效的增加推薦的質量與準確度</w:t>
      </w:r>
      <w:r w:rsidR="00B66B90" w:rsidRPr="005C2F45">
        <w:rPr>
          <w:rFonts w:ascii="Times New Roman" w:eastAsia="標楷體" w:hAnsi="Times New Roman" w:cs="Times New Roman"/>
          <w:szCs w:val="24"/>
        </w:rPr>
        <w:t xml:space="preserve"> </w:t>
      </w:r>
      <w:r w:rsidR="00037DEC" w:rsidRPr="005C2F45">
        <w:rPr>
          <w:rFonts w:ascii="Times New Roman" w:eastAsia="標楷體" w:hAnsi="Times New Roman" w:cs="Times New Roman"/>
          <w:szCs w:val="24"/>
        </w:rPr>
        <w:fldChar w:fldCharType="begin"/>
      </w:r>
      <w:r w:rsidR="00037DEC" w:rsidRPr="005C2F45">
        <w:rPr>
          <w:rFonts w:ascii="Times New Roman" w:eastAsia="標楷體" w:hAnsi="Times New Roman" w:cs="Times New Roman"/>
          <w:szCs w:val="24"/>
        </w:rPr>
        <w:instrText xml:space="preserve"> ADDIN EN.CITE &lt;EndNote&gt;&lt;Cite&gt;&lt;Author&gt;Zhang&lt;/Author&gt;&lt;Year&gt;2019&lt;/Year&gt;&lt;RecNum&gt;46&lt;/RecNum&gt;&lt;DisplayText&gt;(Zhang &amp;amp; Mao, 2019)&lt;/DisplayText&gt;&lt;record&gt;&lt;rec-number&gt;46&lt;/rec-number&gt;&lt;foreign-keys&gt;&lt;key app="EN" db-id="awf2vextfswepzepdwxveveixfwavp95x5ws" timestamp="1608043605"&gt;46&lt;/key&gt;&lt;/foreign-keys&gt;&lt;ref-type name="Journal Article"&gt;17&lt;/ref-type&gt;&lt;contributors&gt;&lt;authors&gt;&lt;author&gt;Zhang, Richong&lt;/author&gt;&lt;author&gt;Mao, Yongyi %J IEEE Access&lt;/author&gt;&lt;/authors&gt;&lt;/contributors&gt;&lt;titles&gt;&lt;title&gt;Movie Recommendation via Markovian Factorization of Matrix Processes&lt;/title&gt;&lt;/titles&gt;&lt;pages&gt;13189-13199&lt;/pages&gt;&lt;volume&gt;7&lt;/volume&gt;&lt;dates&gt;&lt;year&gt;2019&lt;/year&gt;&lt;/dates&gt;&lt;isbn&gt;2169-3536&lt;/isbn&gt;&lt;urls&gt;&lt;/urls&gt;&lt;/record&gt;&lt;/Cite&gt;&lt;/EndNote&gt;</w:instrText>
      </w:r>
      <w:r w:rsidR="00037DEC" w:rsidRPr="005C2F45">
        <w:rPr>
          <w:rFonts w:ascii="Times New Roman" w:eastAsia="標楷體" w:hAnsi="Times New Roman" w:cs="Times New Roman"/>
          <w:szCs w:val="24"/>
        </w:rPr>
        <w:fldChar w:fldCharType="separate"/>
      </w:r>
      <w:r w:rsidR="00037DEC" w:rsidRPr="005C2F45">
        <w:rPr>
          <w:rFonts w:ascii="Times New Roman" w:eastAsia="標楷體" w:hAnsi="Times New Roman" w:cs="Times New Roman"/>
          <w:noProof/>
          <w:szCs w:val="24"/>
        </w:rPr>
        <w:t>(Zhang &amp; Mao, 2019)</w:t>
      </w:r>
      <w:r w:rsidR="00037DEC" w:rsidRPr="005C2F45">
        <w:rPr>
          <w:rFonts w:ascii="Times New Roman" w:eastAsia="標楷體" w:hAnsi="Times New Roman" w:cs="Times New Roman"/>
          <w:szCs w:val="24"/>
        </w:rPr>
        <w:fldChar w:fldCharType="end"/>
      </w:r>
      <w:r w:rsidR="00992323" w:rsidRPr="005C2F45">
        <w:rPr>
          <w:rFonts w:ascii="Times New Roman" w:eastAsia="標楷體" w:hAnsi="Times New Roman" w:cs="Times New Roman"/>
          <w:szCs w:val="24"/>
        </w:rPr>
        <w:t>。</w:t>
      </w:r>
    </w:p>
    <w:p w14:paraId="6E4454FF" w14:textId="77777777" w:rsidR="00264E6D" w:rsidRDefault="00264E6D" w:rsidP="00264E6D">
      <w:pPr>
        <w:spacing w:line="360" w:lineRule="auto"/>
        <w:ind w:firstLineChars="200" w:firstLine="480"/>
        <w:jc w:val="both"/>
        <w:rPr>
          <w:rFonts w:ascii="Times New Roman" w:eastAsia="標楷體" w:hAnsi="Times New Roman" w:cs="Times New Roman"/>
          <w:szCs w:val="24"/>
        </w:rPr>
      </w:pPr>
    </w:p>
    <w:p w14:paraId="4D38932E" w14:textId="1C39BE40" w:rsidR="00974C7E" w:rsidRPr="005C2F45" w:rsidRDefault="005D4F27" w:rsidP="00264E6D">
      <w:pPr>
        <w:spacing w:line="360" w:lineRule="auto"/>
        <w:ind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而過去研究未同時考量評論</w:t>
      </w:r>
      <w:r w:rsidR="001C4A90" w:rsidRPr="005C2F45">
        <w:rPr>
          <w:rFonts w:ascii="Times New Roman" w:eastAsia="標楷體" w:hAnsi="Times New Roman" w:cs="Times New Roman"/>
          <w:szCs w:val="24"/>
        </w:rPr>
        <w:t>內容</w:t>
      </w:r>
      <w:r w:rsidRPr="005C2F45">
        <w:rPr>
          <w:rFonts w:ascii="Times New Roman" w:eastAsia="標楷體" w:hAnsi="Times New Roman" w:cs="Times New Roman"/>
          <w:szCs w:val="24"/>
        </w:rPr>
        <w:t>與時間權重的影響</w:t>
      </w:r>
      <w:r w:rsidR="001C4A90" w:rsidRPr="005C2F45">
        <w:rPr>
          <w:rFonts w:ascii="Times New Roman" w:eastAsia="標楷體" w:hAnsi="Times New Roman" w:cs="Times New Roman"/>
          <w:szCs w:val="24"/>
        </w:rPr>
        <w:t>於電影推薦系統中</w:t>
      </w:r>
      <w:r w:rsidRPr="005C2F45">
        <w:rPr>
          <w:rFonts w:ascii="Times New Roman" w:eastAsia="標楷體" w:hAnsi="Times New Roman" w:cs="Times New Roman"/>
          <w:szCs w:val="24"/>
        </w:rPr>
        <w:t>，且</w:t>
      </w:r>
      <w:r w:rsidR="00487662" w:rsidRPr="005C2F45">
        <w:rPr>
          <w:rFonts w:ascii="Times New Roman" w:eastAsia="標楷體" w:hAnsi="Times New Roman" w:cs="Times New Roman"/>
          <w:szCs w:val="24"/>
        </w:rPr>
        <w:t>多數只使用電影類別或使用者評分等特徵進行預測，考量的特徵還有增加的空間</w:t>
      </w:r>
      <w:r w:rsidR="00B66B90" w:rsidRPr="005C2F45">
        <w:rPr>
          <w:rFonts w:ascii="Times New Roman" w:eastAsia="標楷體" w:hAnsi="Times New Roman" w:cs="Times New Roman"/>
          <w:szCs w:val="24"/>
        </w:rPr>
        <w:t xml:space="preserve"> </w:t>
      </w:r>
      <w:r w:rsidR="00AC04E8" w:rsidRPr="005C2F45">
        <w:rPr>
          <w:rFonts w:ascii="Times New Roman" w:eastAsia="標楷體" w:hAnsi="Times New Roman" w:cs="Times New Roman"/>
          <w:szCs w:val="24"/>
        </w:rPr>
        <w:fldChar w:fldCharType="begin"/>
      </w:r>
      <w:r w:rsidR="00AC04E8" w:rsidRPr="005C2F45">
        <w:rPr>
          <w:rFonts w:ascii="Times New Roman" w:eastAsia="標楷體" w:hAnsi="Times New Roman" w:cs="Times New Roman"/>
          <w:szCs w:val="24"/>
        </w:rPr>
        <w:instrText xml:space="preserve"> ADDIN EN.CITE &lt;EndNote&gt;&lt;Cite&gt;&lt;Author&gt;Bansal&lt;/Author&gt;&lt;Year&gt;2016&lt;/Year&gt;&lt;RecNum&gt;51&lt;/RecNum&gt;&lt;DisplayText&gt;(Koren, 2009; Bansal et al., 2016)&lt;/DisplayText&gt;&lt;record&gt;&lt;rec-number&gt;51&lt;/rec-number&gt;&lt;foreign-keys&gt;&lt;key app="EN" db-id="awf2vextfswepzepdwxveveixfwavp95x5ws" timestamp="1608055113"&gt;51&lt;/key&gt;&lt;/foreign-keys&gt;&lt;ref-type name="Conference Proceedings"&gt;10&lt;/ref-type&gt;&lt;contributors&gt;&lt;authors&gt;&lt;author&gt;Bansal, Sakshi&lt;/author&gt;&lt;author&gt;Gupta, Chetna&lt;/author&gt;&lt;author&gt;Arora, Anuja&lt;/author&gt;&lt;/authors&gt;&lt;/contributors&gt;&lt;titles&gt;&lt;title&gt;User tweets based genre prediction and movie recommendation using LSI and SVD&lt;/title&gt;&lt;secondary-title&gt;2016 Ninth International Conference on Contemporary Computing (IC3)&lt;/secondary-title&gt;&lt;/titles&gt;&lt;pages&gt;1-6&lt;/pages&gt;&lt;dates&gt;&lt;year&gt;2016&lt;/year&gt;&lt;/dates&gt;&lt;publisher&gt;IEEE&lt;/publisher&gt;&lt;isbn&gt;1509032517&lt;/isbn&gt;&lt;urls&gt;&lt;/urls&gt;&lt;/record&gt;&lt;/Cite&gt;&lt;Cite&gt;&lt;Author&gt;Koren&lt;/Author&gt;&lt;Year&gt;2009&lt;/Year&gt;&lt;RecNum&gt;53&lt;/RecNum&gt;&lt;record&gt;&lt;rec-number&gt;53&lt;/rec-number&gt;&lt;foreign-keys&gt;&lt;key app="EN" db-id="awf2vextfswepzepdwxveveixfwavp95x5ws" timestamp="1608055261"&gt;53&lt;/key&gt;&lt;/foreign-keys&gt;&lt;ref-type name="Conference Proceedings"&gt;10&lt;/ref-type&gt;&lt;contributors&gt;&lt;authors&gt;&lt;author&gt;Koren, Yehuda&lt;/author&gt;&lt;/authors&gt;&lt;/contributors&gt;&lt;titles&gt;&lt;title&gt;Collaborative filtering with temporal dynamics&lt;/title&gt;&lt;secondary-title&gt;Proceedings of the 15th ACM SIGKDD international conference on Knowledge discovery and data mining&lt;/secondary-title&gt;&lt;/titles&gt;&lt;pages&gt;447-456&lt;/pages&gt;&lt;dates&gt;&lt;year&gt;2009&lt;/year&gt;&lt;/dates&gt;&lt;urls&gt;&lt;/urls&gt;&lt;/record&gt;&lt;/Cite&gt;&lt;/EndNote&gt;</w:instrText>
      </w:r>
      <w:r w:rsidR="00AC04E8" w:rsidRPr="005C2F45">
        <w:rPr>
          <w:rFonts w:ascii="Times New Roman" w:eastAsia="標楷體" w:hAnsi="Times New Roman" w:cs="Times New Roman"/>
          <w:szCs w:val="24"/>
        </w:rPr>
        <w:fldChar w:fldCharType="separate"/>
      </w:r>
      <w:r w:rsidR="00AC04E8" w:rsidRPr="005C2F45">
        <w:rPr>
          <w:rFonts w:ascii="Times New Roman" w:eastAsia="標楷體" w:hAnsi="Times New Roman" w:cs="Times New Roman"/>
          <w:noProof/>
          <w:szCs w:val="24"/>
        </w:rPr>
        <w:t>(Koren, 2009; Bansal et al., 2016)</w:t>
      </w:r>
      <w:r w:rsidR="00AC04E8" w:rsidRPr="005C2F45">
        <w:rPr>
          <w:rFonts w:ascii="Times New Roman" w:eastAsia="標楷體" w:hAnsi="Times New Roman" w:cs="Times New Roman"/>
          <w:szCs w:val="24"/>
        </w:rPr>
        <w:fldChar w:fldCharType="end"/>
      </w:r>
      <w:r w:rsidR="00042E43" w:rsidRPr="005C2F45">
        <w:rPr>
          <w:rFonts w:ascii="Times New Roman" w:eastAsia="標楷體" w:hAnsi="Times New Roman" w:cs="Times New Roman"/>
          <w:szCs w:val="24"/>
        </w:rPr>
        <w:t>。</w:t>
      </w:r>
      <w:r w:rsidR="00CC01CB" w:rsidRPr="005C2F45">
        <w:rPr>
          <w:rFonts w:ascii="Times New Roman" w:eastAsia="標楷體" w:hAnsi="Times New Roman" w:cs="Times New Roman"/>
          <w:szCs w:val="24"/>
        </w:rPr>
        <w:t>基於以上考量，本研究提出一個混合式電影推薦系統，透過加入時間權重概念</w:t>
      </w:r>
      <w:r w:rsidR="00C427C7" w:rsidRPr="005C2F45">
        <w:rPr>
          <w:rFonts w:ascii="Times New Roman" w:eastAsia="標楷體" w:hAnsi="Times New Roman" w:cs="Times New Roman"/>
          <w:szCs w:val="24"/>
        </w:rPr>
        <w:t>來應對使用者隨時間改變的喜好</w:t>
      </w:r>
      <w:r w:rsidR="00CC01CB" w:rsidRPr="005C2F45">
        <w:rPr>
          <w:rFonts w:ascii="Times New Roman" w:eastAsia="標楷體" w:hAnsi="Times New Roman" w:cs="Times New Roman"/>
          <w:szCs w:val="24"/>
        </w:rPr>
        <w:t>，</w:t>
      </w:r>
      <w:r w:rsidR="00C427C7" w:rsidRPr="005C2F45">
        <w:rPr>
          <w:rFonts w:ascii="Times New Roman" w:eastAsia="標楷體" w:hAnsi="Times New Roman" w:cs="Times New Roman"/>
          <w:szCs w:val="24"/>
        </w:rPr>
        <w:t>並利用情感分析找出使用者評論中使用者對電影潛在特徵的喜好</w:t>
      </w:r>
      <w:r w:rsidR="00653D4B" w:rsidRPr="005C2F45">
        <w:rPr>
          <w:rFonts w:ascii="Times New Roman" w:eastAsia="標楷體" w:hAnsi="Times New Roman" w:cs="Times New Roman"/>
          <w:szCs w:val="24"/>
        </w:rPr>
        <w:t>，再結合協同過濾所獲得的使用者評價，形成混合式推薦方法，</w:t>
      </w:r>
      <w:r w:rsidR="001C4A90" w:rsidRPr="005C2F45">
        <w:rPr>
          <w:rFonts w:ascii="Times New Roman" w:eastAsia="標楷體" w:hAnsi="Times New Roman" w:cs="Times New Roman"/>
          <w:szCs w:val="24"/>
        </w:rPr>
        <w:t>預期</w:t>
      </w:r>
      <w:r w:rsidR="00653D4B" w:rsidRPr="005C2F45">
        <w:rPr>
          <w:rFonts w:ascii="Times New Roman" w:eastAsia="標楷體" w:hAnsi="Times New Roman" w:cs="Times New Roman"/>
          <w:szCs w:val="24"/>
        </w:rPr>
        <w:t>解決</w:t>
      </w:r>
      <w:r w:rsidR="001C4A90" w:rsidRPr="005C2F45">
        <w:rPr>
          <w:rFonts w:ascii="Times New Roman" w:eastAsia="標楷體" w:hAnsi="Times New Roman" w:cs="Times New Roman"/>
          <w:szCs w:val="24"/>
        </w:rPr>
        <w:t>推薦系統中</w:t>
      </w:r>
      <w:r w:rsidR="00653D4B" w:rsidRPr="005C2F45">
        <w:rPr>
          <w:rFonts w:ascii="Times New Roman" w:eastAsia="標楷體" w:hAnsi="Times New Roman" w:cs="Times New Roman"/>
          <w:szCs w:val="24"/>
        </w:rPr>
        <w:t>資料稀疏問題所造成的影響，</w:t>
      </w:r>
      <w:r w:rsidR="001C4A90" w:rsidRPr="005C2F45">
        <w:rPr>
          <w:rFonts w:ascii="Times New Roman" w:eastAsia="標楷體" w:hAnsi="Times New Roman" w:cs="Times New Roman"/>
          <w:szCs w:val="24"/>
        </w:rPr>
        <w:t>並</w:t>
      </w:r>
      <w:r w:rsidR="00653D4B" w:rsidRPr="005C2F45">
        <w:rPr>
          <w:rFonts w:ascii="Times New Roman" w:eastAsia="標楷體" w:hAnsi="Times New Roman" w:cs="Times New Roman"/>
          <w:szCs w:val="24"/>
        </w:rPr>
        <w:t>增加推薦的準確度。</w:t>
      </w:r>
    </w:p>
    <w:p w14:paraId="1BAA0F1A" w14:textId="12ACEE1A" w:rsidR="007C14CD" w:rsidRPr="005C2F45" w:rsidRDefault="007C14CD" w:rsidP="00FA2DBB">
      <w:pPr>
        <w:spacing w:line="360" w:lineRule="auto"/>
        <w:jc w:val="both"/>
        <w:rPr>
          <w:rFonts w:ascii="Times New Roman" w:eastAsia="標楷體" w:hAnsi="Times New Roman" w:cs="Times New Roman"/>
        </w:rPr>
      </w:pPr>
    </w:p>
    <w:p w14:paraId="0FF73662" w14:textId="0921061E" w:rsidR="003D1C2E" w:rsidRPr="005C2F45" w:rsidRDefault="003D1C2E" w:rsidP="00FA2DBB">
      <w:pPr>
        <w:spacing w:line="360" w:lineRule="auto"/>
        <w:jc w:val="both"/>
        <w:rPr>
          <w:rFonts w:ascii="Times New Roman" w:eastAsia="標楷體" w:hAnsi="Times New Roman" w:cs="Times New Roman"/>
        </w:rPr>
      </w:pPr>
    </w:p>
    <w:p w14:paraId="59898818" w14:textId="4B3242DF" w:rsidR="007C14CD" w:rsidRPr="005C2F45" w:rsidRDefault="007C14CD" w:rsidP="00FA2DBB">
      <w:pPr>
        <w:spacing w:line="360" w:lineRule="auto"/>
        <w:jc w:val="both"/>
        <w:rPr>
          <w:rFonts w:ascii="Times New Roman" w:eastAsia="標楷體" w:hAnsi="Times New Roman" w:cs="Times New Roman"/>
        </w:rPr>
        <w:sectPr w:rsidR="007C14CD" w:rsidRPr="005C2F45" w:rsidSect="00AE5964">
          <w:pgSz w:w="11906" w:h="16838"/>
          <w:pgMar w:top="1418" w:right="1418" w:bottom="1418" w:left="1701" w:header="567" w:footer="567" w:gutter="0"/>
          <w:pgNumType w:start="1"/>
          <w:cols w:space="720"/>
          <w:formProt w:val="0"/>
          <w:titlePg/>
          <w:docGrid w:type="lines" w:linePitch="360" w:charSpace="-6145"/>
        </w:sectPr>
      </w:pPr>
    </w:p>
    <w:p w14:paraId="381A518D" w14:textId="07F82498" w:rsidR="00693320" w:rsidRPr="005C2F45" w:rsidRDefault="005908E6" w:rsidP="00FA2DBB">
      <w:pPr>
        <w:pStyle w:val="2"/>
        <w:numPr>
          <w:ilvl w:val="1"/>
          <w:numId w:val="20"/>
        </w:numPr>
        <w:spacing w:line="360" w:lineRule="auto"/>
        <w:jc w:val="both"/>
        <w:rPr>
          <w:rFonts w:ascii="Times New Roman" w:eastAsia="標楷體" w:hAnsi="Times New Roman" w:cs="Times New Roman"/>
          <w:sz w:val="28"/>
          <w:szCs w:val="28"/>
        </w:rPr>
      </w:pPr>
      <w:bookmarkStart w:id="17" w:name="_Toc60187093"/>
      <w:r w:rsidRPr="005C2F45">
        <w:rPr>
          <w:rFonts w:ascii="Times New Roman" w:eastAsia="標楷體" w:hAnsi="Times New Roman" w:cs="Times New Roman"/>
          <w:sz w:val="28"/>
          <w:szCs w:val="28"/>
        </w:rPr>
        <w:t>研究目的</w:t>
      </w:r>
      <w:bookmarkEnd w:id="16"/>
      <w:bookmarkEnd w:id="17"/>
    </w:p>
    <w:p w14:paraId="4384D4C1" w14:textId="77777777" w:rsidR="00264E6D" w:rsidRDefault="00264E6D" w:rsidP="00264E6D">
      <w:pPr>
        <w:spacing w:line="360" w:lineRule="auto"/>
        <w:jc w:val="both"/>
        <w:rPr>
          <w:rFonts w:ascii="Times New Roman" w:eastAsia="標楷體" w:hAnsi="Times New Roman" w:cs="Times New Roman"/>
        </w:rPr>
      </w:pPr>
    </w:p>
    <w:p w14:paraId="7D92D7BA" w14:textId="77777777" w:rsidR="00264E6D" w:rsidRDefault="00D036A0"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根據上述的研究背景與動機，本研究的主要目的如下：</w:t>
      </w:r>
    </w:p>
    <w:p w14:paraId="3FF003FF" w14:textId="77777777" w:rsidR="00264E6D" w:rsidRPr="00264E6D" w:rsidRDefault="00D036A0"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rPr>
        <w:t>蒐集網路電影資料庫</w:t>
      </w:r>
      <w:r w:rsidRPr="00264E6D">
        <w:rPr>
          <w:rFonts w:ascii="Times New Roman" w:eastAsia="標楷體" w:hAnsi="Times New Roman" w:cs="Times New Roman"/>
        </w:rPr>
        <w:t>IMD</w:t>
      </w:r>
      <w:r w:rsidR="0065197A" w:rsidRPr="00264E6D">
        <w:rPr>
          <w:rFonts w:ascii="Times New Roman" w:eastAsia="標楷體" w:hAnsi="Times New Roman" w:cs="Times New Roman"/>
        </w:rPr>
        <w:t>b</w:t>
      </w:r>
      <w:r w:rsidRPr="00264E6D">
        <w:rPr>
          <w:rFonts w:ascii="Times New Roman" w:eastAsia="標楷體" w:hAnsi="Times New Roman" w:cs="Times New Roman"/>
        </w:rPr>
        <w:t>的實際數據，建立使用情感分析與考量時間權重的混合式推薦模型</w:t>
      </w:r>
      <w:r w:rsidRPr="00264E6D">
        <w:rPr>
          <w:rFonts w:ascii="Times New Roman" w:eastAsia="標楷體" w:hAnsi="Times New Roman" w:cs="Times New Roman"/>
          <w:szCs w:val="24"/>
        </w:rPr>
        <w:t>。</w:t>
      </w:r>
    </w:p>
    <w:p w14:paraId="51D02B75" w14:textId="77777777" w:rsidR="00264E6D" w:rsidRPr="00264E6D" w:rsidRDefault="00C06BDE"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比較使用情感分析是否增加模型準確度。</w:t>
      </w:r>
    </w:p>
    <w:p w14:paraId="7C011176" w14:textId="77777777" w:rsidR="00264E6D" w:rsidRPr="00264E6D" w:rsidRDefault="00C06BDE"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比較考慮時間權重是否增加模型準確度。</w:t>
      </w:r>
    </w:p>
    <w:p w14:paraId="75344F2C" w14:textId="77777777" w:rsidR="00264E6D" w:rsidRPr="00264E6D" w:rsidRDefault="00C06BDE"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驗證過往研究建立電影推薦模型之關鍵因子。</w:t>
      </w:r>
    </w:p>
    <w:p w14:paraId="38F7D3FA" w14:textId="56AAE587" w:rsidR="00D036A0" w:rsidRPr="00264E6D" w:rsidRDefault="00D036A0" w:rsidP="00264E6D">
      <w:pPr>
        <w:pStyle w:val="ad"/>
        <w:numPr>
          <w:ilvl w:val="0"/>
          <w:numId w:val="38"/>
        </w:numPr>
        <w:spacing w:line="360" w:lineRule="auto"/>
        <w:jc w:val="both"/>
        <w:rPr>
          <w:rFonts w:ascii="Times New Roman" w:eastAsia="標楷體" w:hAnsi="Times New Roman" w:cs="Times New Roman"/>
        </w:rPr>
      </w:pPr>
      <w:r w:rsidRPr="00264E6D">
        <w:rPr>
          <w:rFonts w:ascii="Times New Roman" w:eastAsia="標楷體" w:hAnsi="Times New Roman" w:cs="Times New Roman"/>
          <w:szCs w:val="24"/>
        </w:rPr>
        <w:t>透過實驗評估本研究推薦方法對資料稀疏性問題的改善程度。</w:t>
      </w:r>
    </w:p>
    <w:p w14:paraId="7DE61757" w14:textId="77777777" w:rsidR="00D036A0" w:rsidRPr="005C2F45" w:rsidRDefault="00D036A0" w:rsidP="00FA2DBB">
      <w:pPr>
        <w:spacing w:line="360" w:lineRule="auto"/>
        <w:jc w:val="both"/>
        <w:rPr>
          <w:rFonts w:ascii="Times New Roman" w:eastAsia="標楷體" w:hAnsi="Times New Roman" w:cs="Times New Roman"/>
        </w:rPr>
      </w:pPr>
    </w:p>
    <w:p w14:paraId="4900FA66" w14:textId="6AB29249" w:rsidR="004E224F" w:rsidRPr="005C2F45" w:rsidRDefault="005908E6" w:rsidP="00FA2DBB">
      <w:pPr>
        <w:pStyle w:val="2"/>
        <w:numPr>
          <w:ilvl w:val="1"/>
          <w:numId w:val="20"/>
        </w:numPr>
        <w:spacing w:line="360" w:lineRule="auto"/>
        <w:jc w:val="both"/>
        <w:rPr>
          <w:rFonts w:ascii="Times New Roman" w:eastAsia="標楷體" w:hAnsi="Times New Roman" w:cs="Times New Roman"/>
          <w:sz w:val="28"/>
          <w:szCs w:val="28"/>
        </w:rPr>
      </w:pPr>
      <w:bookmarkStart w:id="18" w:name="_Toc53005724"/>
      <w:bookmarkStart w:id="19" w:name="_Toc60187094"/>
      <w:commentRangeStart w:id="20"/>
      <w:r w:rsidRPr="005C2F45">
        <w:rPr>
          <w:rFonts w:ascii="Times New Roman" w:eastAsia="標楷體" w:hAnsi="Times New Roman" w:cs="Times New Roman"/>
          <w:sz w:val="28"/>
          <w:szCs w:val="28"/>
        </w:rPr>
        <w:lastRenderedPageBreak/>
        <w:t>預期結果與貢獻</w:t>
      </w:r>
      <w:bookmarkEnd w:id="18"/>
      <w:bookmarkEnd w:id="19"/>
    </w:p>
    <w:p w14:paraId="6B308FE9" w14:textId="77777777" w:rsidR="00264E6D" w:rsidRDefault="00264E6D" w:rsidP="00264E6D">
      <w:pPr>
        <w:spacing w:line="360" w:lineRule="auto"/>
        <w:jc w:val="both"/>
        <w:rPr>
          <w:rFonts w:ascii="Times New Roman" w:eastAsia="標楷體" w:hAnsi="Times New Roman" w:cs="Times New Roman"/>
        </w:rPr>
      </w:pPr>
    </w:p>
    <w:p w14:paraId="4A94846A" w14:textId="77777777" w:rsidR="00264E6D" w:rsidRDefault="00AA2B51" w:rsidP="00264E6D">
      <w:pPr>
        <w:spacing w:line="360" w:lineRule="auto"/>
        <w:ind w:firstLineChars="200" w:firstLine="480"/>
        <w:jc w:val="both"/>
        <w:rPr>
          <w:rFonts w:ascii="Times New Roman" w:eastAsia="標楷體" w:hAnsi="Times New Roman" w:cs="Times New Roman"/>
          <w:highlight w:val="yellow"/>
        </w:rPr>
      </w:pPr>
      <w:r w:rsidRPr="005C2F45">
        <w:rPr>
          <w:rFonts w:ascii="Times New Roman" w:eastAsia="標楷體" w:hAnsi="Times New Roman" w:cs="Times New Roman"/>
        </w:rPr>
        <w:t>本研究的預期結果與貢獻分為學術</w:t>
      </w:r>
      <w:r w:rsidR="00F310DE" w:rsidRPr="005C2F45">
        <w:rPr>
          <w:rFonts w:ascii="Times New Roman" w:eastAsia="標楷體" w:hAnsi="Times New Roman" w:cs="Times New Roman"/>
        </w:rPr>
        <w:t>上</w:t>
      </w:r>
      <w:r w:rsidRPr="005C2F45">
        <w:rPr>
          <w:rFonts w:ascii="Times New Roman" w:eastAsia="標楷體" w:hAnsi="Times New Roman" w:cs="Times New Roman"/>
        </w:rPr>
        <w:t>與實務</w:t>
      </w:r>
      <w:r w:rsidR="00F310DE" w:rsidRPr="005C2F45">
        <w:rPr>
          <w:rFonts w:ascii="Times New Roman" w:eastAsia="標楷體" w:hAnsi="Times New Roman" w:cs="Times New Roman"/>
        </w:rPr>
        <w:t>上</w:t>
      </w:r>
      <w:r w:rsidRPr="005C2F45">
        <w:rPr>
          <w:rFonts w:ascii="Times New Roman" w:eastAsia="標楷體" w:hAnsi="Times New Roman" w:cs="Times New Roman"/>
        </w:rPr>
        <w:t>兩部分</w:t>
      </w:r>
      <w:r w:rsidRPr="005C2F45">
        <w:rPr>
          <w:rFonts w:ascii="Times New Roman" w:eastAsia="標楷體" w:hAnsi="Times New Roman" w:cs="Times New Roman"/>
          <w:szCs w:val="24"/>
        </w:rPr>
        <w:t>。</w:t>
      </w:r>
      <w:r w:rsidRPr="005C2F45">
        <w:rPr>
          <w:rFonts w:ascii="Times New Roman" w:eastAsia="標楷體" w:hAnsi="Times New Roman" w:cs="Times New Roman"/>
        </w:rPr>
        <w:t>學術</w:t>
      </w:r>
      <w:r w:rsidR="00F310DE" w:rsidRPr="005C2F45">
        <w:rPr>
          <w:rFonts w:ascii="Times New Roman" w:eastAsia="標楷體" w:hAnsi="Times New Roman" w:cs="Times New Roman"/>
        </w:rPr>
        <w:t>上</w:t>
      </w:r>
      <w:r w:rsidRPr="005C2F45">
        <w:rPr>
          <w:rFonts w:ascii="Times New Roman" w:eastAsia="標楷體" w:hAnsi="Times New Roman" w:cs="Times New Roman"/>
        </w:rPr>
        <w:t>貢獻的部分分為</w:t>
      </w:r>
      <w:r w:rsidR="00F310DE" w:rsidRPr="005C2F45">
        <w:rPr>
          <w:rFonts w:ascii="Times New Roman" w:eastAsia="標楷體" w:hAnsi="Times New Roman" w:cs="Times New Roman"/>
        </w:rPr>
        <w:t>四</w:t>
      </w:r>
      <w:r w:rsidRPr="005C2F45">
        <w:rPr>
          <w:rFonts w:ascii="Times New Roman" w:eastAsia="標楷體" w:hAnsi="Times New Roman" w:cs="Times New Roman"/>
        </w:rPr>
        <w:t>點</w:t>
      </w:r>
      <w:r w:rsidRPr="005C2F45">
        <w:rPr>
          <w:rFonts w:ascii="Times New Roman" w:eastAsia="標楷體" w:hAnsi="Times New Roman" w:cs="Times New Roman"/>
        </w:rPr>
        <w:t xml:space="preserve">: </w:t>
      </w:r>
      <w:r w:rsidRPr="005C2F45">
        <w:rPr>
          <w:rFonts w:ascii="Times New Roman" w:eastAsia="標楷體" w:hAnsi="Times New Roman" w:cs="Times New Roman"/>
        </w:rPr>
        <w:t>第一</w:t>
      </w:r>
      <w:r w:rsidR="00F310DE" w:rsidRPr="005C2F45">
        <w:rPr>
          <w:rFonts w:ascii="Times New Roman" w:eastAsia="標楷體" w:hAnsi="Times New Roman" w:cs="Times New Roman"/>
        </w:rPr>
        <w:t>點為</w:t>
      </w:r>
      <w:r w:rsidRPr="005C2F45">
        <w:rPr>
          <w:rFonts w:ascii="Times New Roman" w:eastAsia="標楷體" w:hAnsi="Times New Roman" w:cs="Times New Roman"/>
        </w:rPr>
        <w:t>透過加入評論的時間因素，模型可對使用者興趣隨時間的改變作出應對</w:t>
      </w:r>
      <w:r w:rsidR="00F310DE" w:rsidRPr="005C2F45">
        <w:rPr>
          <w:rFonts w:ascii="Times New Roman" w:eastAsia="標楷體" w:hAnsi="Times New Roman" w:cs="Times New Roman"/>
        </w:rPr>
        <w:t xml:space="preserve">; </w:t>
      </w:r>
      <w:r w:rsidR="00F310DE" w:rsidRPr="005C2F45">
        <w:rPr>
          <w:rFonts w:ascii="Times New Roman" w:eastAsia="標楷體" w:hAnsi="Times New Roman" w:cs="Times New Roman"/>
        </w:rPr>
        <w:t>第二點為</w:t>
      </w:r>
      <w:r w:rsidRPr="005C2F45">
        <w:rPr>
          <w:rFonts w:ascii="Times New Roman" w:eastAsia="標楷體" w:hAnsi="Times New Roman" w:cs="Times New Roman"/>
        </w:rPr>
        <w:t>透過情感分析找出評論中使用者對電影潛在特徵的喜好，能更有效地找出使用者喜歡的電影類型</w:t>
      </w:r>
      <w:r w:rsidR="00F310DE" w:rsidRPr="005C2F45">
        <w:rPr>
          <w:rFonts w:ascii="Times New Roman" w:eastAsia="標楷體" w:hAnsi="Times New Roman" w:cs="Times New Roman"/>
        </w:rPr>
        <w:t xml:space="preserve">; </w:t>
      </w:r>
      <w:r w:rsidR="00F310DE" w:rsidRPr="005C2F45">
        <w:rPr>
          <w:rFonts w:ascii="Times New Roman" w:eastAsia="標楷體" w:hAnsi="Times New Roman" w:cs="Times New Roman"/>
        </w:rPr>
        <w:t>第三點為本研究使用基於內容過濾與協同過濾兩種算法，期望透過混和模型能有效的減緩資稀疏對於推薦系統效能的影響</w:t>
      </w:r>
      <w:r w:rsidR="00F310DE" w:rsidRPr="005C2F45">
        <w:rPr>
          <w:rFonts w:ascii="Times New Roman" w:eastAsia="標楷體" w:hAnsi="Times New Roman" w:cs="Times New Roman"/>
        </w:rPr>
        <w:t xml:space="preserve">; </w:t>
      </w:r>
      <w:r w:rsidR="00F310DE" w:rsidRPr="005C2F45">
        <w:rPr>
          <w:rFonts w:ascii="Times New Roman" w:eastAsia="標楷體" w:hAnsi="Times New Roman" w:cs="Times New Roman"/>
        </w:rPr>
        <w:t>第四點為本研究合併過往研究中未曾同時考量的評論文本特徵與評論時間特徵，期望能提升模型的準確性。</w:t>
      </w:r>
    </w:p>
    <w:p w14:paraId="66F289FA" w14:textId="77777777" w:rsidR="00264E6D" w:rsidRDefault="00264E6D" w:rsidP="00264E6D">
      <w:pPr>
        <w:spacing w:line="360" w:lineRule="auto"/>
        <w:ind w:firstLineChars="200" w:firstLine="480"/>
        <w:jc w:val="both"/>
        <w:rPr>
          <w:rFonts w:ascii="Times New Roman" w:eastAsia="標楷體" w:hAnsi="Times New Roman" w:cs="Times New Roman"/>
        </w:rPr>
      </w:pPr>
    </w:p>
    <w:p w14:paraId="3FC45441" w14:textId="3EA8A5EF" w:rsidR="00F310DE" w:rsidRPr="00264E6D" w:rsidRDefault="00F310DE" w:rsidP="00264E6D">
      <w:pPr>
        <w:spacing w:line="360" w:lineRule="auto"/>
        <w:ind w:firstLineChars="200" w:firstLine="480"/>
        <w:jc w:val="both"/>
        <w:rPr>
          <w:rFonts w:ascii="Times New Roman" w:eastAsia="標楷體" w:hAnsi="Times New Roman" w:cs="Times New Roman"/>
          <w:highlight w:val="yellow"/>
        </w:rPr>
      </w:pPr>
      <w:r w:rsidRPr="005C2F45">
        <w:rPr>
          <w:rFonts w:ascii="Times New Roman" w:eastAsia="標楷體" w:hAnsi="Times New Roman" w:cs="Times New Roman"/>
        </w:rPr>
        <w:t>實務上的貢獻分為兩點</w:t>
      </w:r>
      <w:r w:rsidRPr="005C2F45">
        <w:rPr>
          <w:rFonts w:ascii="Times New Roman" w:eastAsia="標楷體" w:hAnsi="Times New Roman" w:cs="Times New Roman"/>
        </w:rPr>
        <w:t xml:space="preserve">: </w:t>
      </w:r>
      <w:r w:rsidRPr="005C2F45">
        <w:rPr>
          <w:rFonts w:ascii="Times New Roman" w:eastAsia="標楷體" w:hAnsi="Times New Roman" w:cs="Times New Roman"/>
        </w:rPr>
        <w:t>第一點為線上影音播放平台或電影院等企業能透過此系統更有效的應對使用者喜好的變化並予以準確的推薦，增加使用者黏著度</w:t>
      </w:r>
      <w:r w:rsidRPr="005C2F45">
        <w:rPr>
          <w:rFonts w:ascii="Times New Roman" w:eastAsia="標楷體" w:hAnsi="Times New Roman" w:cs="Times New Roman"/>
        </w:rPr>
        <w:t xml:space="preserve">; </w:t>
      </w:r>
      <w:r w:rsidRPr="005C2F45">
        <w:rPr>
          <w:rFonts w:ascii="Times New Roman" w:eastAsia="標楷體" w:hAnsi="Times New Roman" w:cs="Times New Roman"/>
        </w:rPr>
        <w:t>第二點為使用者透過此系統能更迅速及準確地找到適合的電影。</w:t>
      </w:r>
      <w:commentRangeEnd w:id="20"/>
      <w:r w:rsidR="00800630">
        <w:rPr>
          <w:rStyle w:val="af5"/>
        </w:rPr>
        <w:commentReference w:id="20"/>
      </w:r>
    </w:p>
    <w:p w14:paraId="2FD00A25" w14:textId="2A66DFB1" w:rsidR="001427A7"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21" w:name="_Toc53005725"/>
      <w:bookmarkStart w:id="22" w:name="_Toc60187095"/>
      <w:r w:rsidRPr="005C2F45">
        <w:rPr>
          <w:rFonts w:ascii="Times New Roman" w:eastAsia="標楷體" w:hAnsi="Times New Roman" w:cs="Times New Roman"/>
          <w:sz w:val="36"/>
          <w:szCs w:val="36"/>
        </w:rPr>
        <w:lastRenderedPageBreak/>
        <w:t>文獻探討</w:t>
      </w:r>
      <w:bookmarkEnd w:id="21"/>
      <w:bookmarkEnd w:id="22"/>
    </w:p>
    <w:p w14:paraId="590FD53B" w14:textId="34DE4219" w:rsidR="001E5406" w:rsidRPr="005C2F45" w:rsidRDefault="001E5406" w:rsidP="00134E17">
      <w:pPr>
        <w:spacing w:line="288" w:lineRule="auto"/>
        <w:jc w:val="both"/>
        <w:rPr>
          <w:rFonts w:ascii="Times New Roman" w:eastAsia="標楷體" w:hAnsi="Times New Roman" w:cs="Times New Roman"/>
        </w:rPr>
      </w:pPr>
    </w:p>
    <w:p w14:paraId="4D9A9AF0" w14:textId="77777777" w:rsidR="00134E17" w:rsidRPr="005C2F45" w:rsidRDefault="00134E17" w:rsidP="00134E17">
      <w:pPr>
        <w:spacing w:line="288" w:lineRule="auto"/>
        <w:jc w:val="both"/>
        <w:rPr>
          <w:rFonts w:ascii="Times New Roman" w:eastAsia="標楷體" w:hAnsi="Times New Roman" w:cs="Times New Roman"/>
        </w:rPr>
      </w:pPr>
    </w:p>
    <w:p w14:paraId="79F5C4FB" w14:textId="77777777" w:rsidR="00A673D1" w:rsidRPr="005C2F45" w:rsidRDefault="00A673D1"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23" w:name="_Toc53002539"/>
      <w:bookmarkStart w:id="24" w:name="_Toc53005726"/>
      <w:bookmarkStart w:id="25" w:name="_Toc53005766"/>
      <w:bookmarkStart w:id="26" w:name="_Toc53006120"/>
      <w:bookmarkStart w:id="27" w:name="_Toc53006160"/>
      <w:bookmarkStart w:id="28" w:name="_Toc53761409"/>
      <w:bookmarkStart w:id="29" w:name="_Toc59568831"/>
      <w:bookmarkStart w:id="30" w:name="_Toc59568878"/>
      <w:bookmarkStart w:id="31" w:name="_Toc60002725"/>
      <w:bookmarkStart w:id="32" w:name="_Toc60015146"/>
      <w:bookmarkStart w:id="33" w:name="_Toc60015305"/>
      <w:bookmarkStart w:id="34" w:name="_Toc60015478"/>
      <w:bookmarkStart w:id="35" w:name="_Toc60187037"/>
      <w:bookmarkStart w:id="36" w:name="_Toc60187096"/>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50035B93" w14:textId="41C69DAF" w:rsidR="00C741EF" w:rsidRPr="005C2F45" w:rsidRDefault="00F82C53" w:rsidP="00264E6D">
      <w:pPr>
        <w:pStyle w:val="2"/>
        <w:numPr>
          <w:ilvl w:val="1"/>
          <w:numId w:val="20"/>
        </w:numPr>
        <w:spacing w:line="360" w:lineRule="auto"/>
        <w:ind w:left="567"/>
        <w:jc w:val="both"/>
        <w:rPr>
          <w:rFonts w:ascii="Times New Roman" w:eastAsia="標楷體" w:hAnsi="Times New Roman" w:cs="Times New Roman"/>
          <w:sz w:val="28"/>
          <w:szCs w:val="28"/>
        </w:rPr>
      </w:pPr>
      <w:bookmarkStart w:id="37" w:name="_Toc60187097"/>
      <w:r w:rsidRPr="005C2F45">
        <w:rPr>
          <w:rFonts w:ascii="Times New Roman" w:eastAsia="標楷體" w:hAnsi="Times New Roman" w:cs="Times New Roman"/>
          <w:sz w:val="28"/>
          <w:szCs w:val="28"/>
        </w:rPr>
        <w:t>傳統電影推薦系統</w:t>
      </w:r>
      <w:bookmarkEnd w:id="37"/>
    </w:p>
    <w:p w14:paraId="1429A928" w14:textId="77777777" w:rsidR="00264E6D" w:rsidRDefault="00264E6D" w:rsidP="00264E6D">
      <w:pPr>
        <w:spacing w:line="360" w:lineRule="auto"/>
        <w:jc w:val="both"/>
        <w:rPr>
          <w:rFonts w:ascii="Times New Roman" w:eastAsia="標楷體" w:hAnsi="Times New Roman" w:cs="Times New Roman"/>
        </w:rPr>
      </w:pPr>
    </w:p>
    <w:p w14:paraId="33AC260F" w14:textId="77777777" w:rsidR="00264E6D" w:rsidRDefault="00A41D38"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使用者在選擇電影時，通常都是透過曾經的印象來挑選相似的產品，抉擇的標準通常是基於產品或使用者的某些特徵，而基於內容推薦便是基於此概念。基於內容推薦是建立在產品或使用者資訊上，</w:t>
      </w:r>
      <w:r w:rsidR="008D66FE" w:rsidRPr="005C2F45">
        <w:rPr>
          <w:rFonts w:ascii="Times New Roman" w:eastAsia="標楷體" w:hAnsi="Times New Roman" w:cs="Times New Roman"/>
        </w:rPr>
        <w:t>透過個人資訊、歷史瀏覽紀錄、產品的文字的描述、使用者的歷史購買紀錄等</w:t>
      </w:r>
      <w:r w:rsidR="00371AD9" w:rsidRPr="005C2F45">
        <w:rPr>
          <w:rFonts w:ascii="Times New Roman" w:eastAsia="標楷體" w:hAnsi="Times New Roman" w:cs="Times New Roman"/>
        </w:rPr>
        <w:t>，來定義產品相關的特徵，分析被使用者購買過與沒購買過產品彼此</w:t>
      </w:r>
      <w:r w:rsidRPr="005C2F45">
        <w:rPr>
          <w:rFonts w:ascii="Times New Roman" w:eastAsia="標楷體" w:hAnsi="Times New Roman" w:cs="Times New Roman"/>
        </w:rPr>
        <w:t>屬性是否相似，來找出產品</w:t>
      </w:r>
      <w:r w:rsidR="00371AD9" w:rsidRPr="005C2F45">
        <w:rPr>
          <w:rFonts w:ascii="Times New Roman" w:eastAsia="標楷體" w:hAnsi="Times New Roman" w:cs="Times New Roman"/>
        </w:rPr>
        <w:t>之間</w:t>
      </w:r>
      <w:r w:rsidRPr="005C2F45">
        <w:rPr>
          <w:rFonts w:ascii="Times New Roman" w:eastAsia="標楷體" w:hAnsi="Times New Roman" w:cs="Times New Roman"/>
        </w:rPr>
        <w:t>的關聯性，</w:t>
      </w:r>
      <w:r w:rsidR="008D66FE" w:rsidRPr="005C2F45">
        <w:rPr>
          <w:rFonts w:ascii="Times New Roman" w:eastAsia="標楷體" w:hAnsi="Times New Roman" w:cs="Times New Roman"/>
        </w:rPr>
        <w:t>並以使用者偏好的產品的特徵來預測使用者可能的喜好，再將合適的產品推薦給使用者</w:t>
      </w:r>
      <w:r w:rsidR="00B66B90" w:rsidRPr="005C2F45">
        <w:rPr>
          <w:rFonts w:ascii="Times New Roman" w:eastAsia="標楷體" w:hAnsi="Times New Roman" w:cs="Times New Roman"/>
        </w:rPr>
        <w:t xml:space="preserve"> </w:t>
      </w:r>
      <w:r w:rsidR="00BF3D42" w:rsidRPr="005C2F45">
        <w:rPr>
          <w:rFonts w:ascii="Times New Roman" w:eastAsia="標楷體" w:hAnsi="Times New Roman" w:cs="Times New Roman"/>
        </w:rPr>
        <w:fldChar w:fldCharType="begin"/>
      </w:r>
      <w:r w:rsidR="00BF3D42" w:rsidRPr="005C2F45">
        <w:rPr>
          <w:rFonts w:ascii="Times New Roman" w:eastAsia="標楷體" w:hAnsi="Times New Roman" w:cs="Times New Roman"/>
        </w:rPr>
        <w:instrText xml:space="preserve"> ADDIN EN.CITE &lt;EndNote&gt;&lt;Cite&gt;&lt;Author&gt;Lops&lt;/Author&gt;&lt;Year&gt;2019&lt;/Year&gt;&lt;RecNum&gt;54&lt;/RecNum&gt;&lt;DisplayText&gt;(Lops et al., 2019)&lt;/DisplayText&gt;&lt;record&gt;&lt;rec-number&gt;54&lt;/rec-number&gt;&lt;foreign-keys&gt;&lt;key app="EN" db-id="awf2vextfswepzepdwxveveixfwavp95x5ws" timestamp="1608086585"&gt;54&lt;/key&gt;&lt;/foreign-keys&gt;&lt;ref-type name="Journal Article"&gt;17&lt;/ref-type&gt;&lt;contributors&gt;&lt;authors&gt;&lt;author&gt;Lops, Pasquale&lt;/author&gt;&lt;author&gt;Jannach, Dietmar&lt;/author&gt;&lt;author&gt;Musto, Cataldo&lt;/author&gt;&lt;author&gt;Bogers, Toine&lt;/author&gt;&lt;author&gt;Koolen, Marijn %J User Modeling&lt;/author&gt;&lt;author&gt;User-Adapted Interaction&lt;/author&gt;&lt;/authors&gt;&lt;/contributors&gt;&lt;titles&gt;&lt;title&gt;Trends in content-based recommendation&lt;/title&gt;&lt;/titles&gt;&lt;pages&gt;239-249&lt;/pages&gt;&lt;volume&gt;29&lt;/volume&gt;&lt;number&gt;2&lt;/number&gt;&lt;dates&gt;&lt;year&gt;2019&lt;/year&gt;&lt;/dates&gt;&lt;isbn&gt;0924-1868&lt;/isbn&gt;&lt;urls&gt;&lt;/urls&gt;&lt;/record&gt;&lt;/Cite&gt;&lt;/EndNote&gt;</w:instrText>
      </w:r>
      <w:r w:rsidR="00BF3D42" w:rsidRPr="005C2F45">
        <w:rPr>
          <w:rFonts w:ascii="Times New Roman" w:eastAsia="標楷體" w:hAnsi="Times New Roman" w:cs="Times New Roman"/>
        </w:rPr>
        <w:fldChar w:fldCharType="separate"/>
      </w:r>
      <w:r w:rsidR="00BF3D42" w:rsidRPr="005C2F45">
        <w:rPr>
          <w:rFonts w:ascii="Times New Roman" w:eastAsia="標楷體" w:hAnsi="Times New Roman" w:cs="Times New Roman"/>
          <w:noProof/>
        </w:rPr>
        <w:t>(Lops et al., 2019)</w:t>
      </w:r>
      <w:r w:rsidR="00BF3D42" w:rsidRPr="005C2F45">
        <w:rPr>
          <w:rFonts w:ascii="Times New Roman" w:eastAsia="標楷體" w:hAnsi="Times New Roman" w:cs="Times New Roman"/>
        </w:rPr>
        <w:fldChar w:fldCharType="end"/>
      </w:r>
      <w:r w:rsidR="00B81A41" w:rsidRPr="005C2F45">
        <w:rPr>
          <w:rFonts w:ascii="Times New Roman" w:eastAsia="標楷體" w:hAnsi="Times New Roman" w:cs="Times New Roman"/>
        </w:rPr>
        <w:t>。</w:t>
      </w:r>
    </w:p>
    <w:p w14:paraId="30EF3A27"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3B976A2F" w14:textId="77777777" w:rsidR="00264E6D" w:rsidRPr="00B85140" w:rsidRDefault="003171FE"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t>在</w:t>
      </w:r>
      <w:r w:rsidR="002478E1" w:rsidRPr="00B85140">
        <w:rPr>
          <w:rFonts w:ascii="Times New Roman" w:eastAsia="標楷體" w:hAnsi="Times New Roman" w:cs="Times New Roman"/>
        </w:rPr>
        <w:t>基於內容</w:t>
      </w:r>
      <w:r w:rsidRPr="00B85140">
        <w:rPr>
          <w:rFonts w:ascii="Times New Roman" w:eastAsia="標楷體" w:hAnsi="Times New Roman" w:cs="Times New Roman"/>
        </w:rPr>
        <w:t>電影推薦</w:t>
      </w:r>
      <w:r w:rsidR="004573AC" w:rsidRPr="00B85140">
        <w:rPr>
          <w:rFonts w:ascii="Times New Roman" w:eastAsia="標楷體" w:hAnsi="Times New Roman" w:cs="Times New Roman"/>
        </w:rPr>
        <w:t>的過去研究</w:t>
      </w:r>
      <w:r w:rsidRPr="00B85140">
        <w:rPr>
          <w:rFonts w:ascii="Times New Roman" w:eastAsia="標楷體" w:hAnsi="Times New Roman" w:cs="Times New Roman"/>
        </w:rPr>
        <w:t>中，</w:t>
      </w:r>
      <w:r w:rsidR="0090526B" w:rsidRPr="00B85140">
        <w:rPr>
          <w:rFonts w:ascii="Times New Roman" w:eastAsia="標楷體" w:hAnsi="Times New Roman" w:cs="Times New Roman"/>
        </w:rPr>
        <w:fldChar w:fldCharType="begin"/>
      </w:r>
      <w:r w:rsidR="0090526B" w:rsidRPr="00B85140">
        <w:rPr>
          <w:rFonts w:ascii="Times New Roman" w:eastAsia="標楷體" w:hAnsi="Times New Roman" w:cs="Times New Roman"/>
        </w:rPr>
        <w:instrText xml:space="preserve"> ADDIN EN.CITE &lt;EndNote&gt;&lt;Cite&gt;&lt;Author&gt;Bougiatiotis&lt;/Author&gt;&lt;Year&gt;2018&lt;/Year&gt;&lt;RecNum&gt;55&lt;/RecNum&gt;&lt;DisplayText&gt;(Bougiatiotis &amp;amp; Giannakopoulos, 2018)&lt;/DisplayText&gt;&lt;record&gt;&lt;rec-number&gt;55&lt;/rec-number&gt;&lt;foreign-keys&gt;&lt;key app="EN" db-id="awf2vextfswepzepdwxveveixfwavp95x5ws" timestamp="1608086714"&gt;55&lt;/key&gt;&lt;/foreign-keys&gt;&lt;ref-type name="Journal Article"&gt;17&lt;/ref-type&gt;&lt;contributors&gt;&lt;authors&gt;&lt;author&gt;Bougiatiotis, Konstantinos&lt;/author&gt;&lt;author&gt;Giannakopoulos, Theodoros %J Expert Systems with Applications&lt;/author&gt;&lt;/authors&gt;&lt;/contributors&gt;&lt;titles&gt;&lt;title&gt;Enhanced movie content similarity based on textual, auditory and visual information&lt;/title&gt;&lt;/titles&gt;&lt;pages&gt;86-102&lt;/pages&gt;&lt;volume&gt;96&lt;/volume&gt;&lt;dates&gt;&lt;year&gt;2018&lt;/year&gt;&lt;/dates&gt;&lt;isbn&gt;0957-4174&lt;/isbn&gt;&lt;urls&gt;&lt;/urls&gt;&lt;/record&gt;&lt;/Cite&gt;&lt;/EndNote&gt;</w:instrText>
      </w:r>
      <w:r w:rsidR="0090526B" w:rsidRPr="00B85140">
        <w:rPr>
          <w:rFonts w:ascii="Times New Roman" w:eastAsia="標楷體" w:hAnsi="Times New Roman" w:cs="Times New Roman"/>
        </w:rPr>
        <w:fldChar w:fldCharType="separate"/>
      </w:r>
      <w:r w:rsidR="0090526B" w:rsidRPr="00B85140">
        <w:rPr>
          <w:rFonts w:ascii="Times New Roman" w:eastAsia="標楷體" w:hAnsi="Times New Roman" w:cs="Times New Roman"/>
          <w:noProof/>
        </w:rPr>
        <w:t xml:space="preserve">Bougiatiotis </w:t>
      </w:r>
      <w:r w:rsidR="0079430D" w:rsidRPr="00B85140">
        <w:rPr>
          <w:rFonts w:ascii="Times New Roman" w:eastAsia="標楷體" w:hAnsi="Times New Roman" w:cs="Times New Roman"/>
          <w:noProof/>
        </w:rPr>
        <w:t>and</w:t>
      </w:r>
      <w:r w:rsidR="0090526B" w:rsidRPr="00B85140">
        <w:rPr>
          <w:rFonts w:ascii="Times New Roman" w:eastAsia="標楷體" w:hAnsi="Times New Roman" w:cs="Times New Roman"/>
          <w:noProof/>
        </w:rPr>
        <w:t xml:space="preserve"> Giannakopoulos </w:t>
      </w:r>
      <w:r w:rsidR="0079430D" w:rsidRPr="00B85140">
        <w:rPr>
          <w:rFonts w:ascii="Times New Roman" w:eastAsia="標楷體" w:hAnsi="Times New Roman" w:cs="Times New Roman"/>
          <w:noProof/>
        </w:rPr>
        <w:t>(</w:t>
      </w:r>
      <w:r w:rsidR="0090526B" w:rsidRPr="00B85140">
        <w:rPr>
          <w:rFonts w:ascii="Times New Roman" w:eastAsia="標楷體" w:hAnsi="Times New Roman" w:cs="Times New Roman"/>
          <w:noProof/>
        </w:rPr>
        <w:t>2018)</w:t>
      </w:r>
      <w:r w:rsidR="0090526B" w:rsidRPr="00B85140">
        <w:rPr>
          <w:rFonts w:ascii="Times New Roman" w:eastAsia="標楷體" w:hAnsi="Times New Roman" w:cs="Times New Roman"/>
        </w:rPr>
        <w:fldChar w:fldCharType="end"/>
      </w:r>
      <w:r w:rsidR="0079430D"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提出基於文本</w:t>
      </w:r>
      <w:r w:rsidR="00EB7FCD" w:rsidRPr="00B85140">
        <w:rPr>
          <w:rFonts w:ascii="Times New Roman" w:eastAsia="標楷體" w:hAnsi="Times New Roman" w:cs="Times New Roman"/>
        </w:rPr>
        <w:t>、影像與音頻的電影推薦系統，</w:t>
      </w:r>
      <w:r w:rsidR="0059460E" w:rsidRPr="00B85140">
        <w:rPr>
          <w:rFonts w:ascii="Times New Roman" w:eastAsia="標楷體" w:hAnsi="Times New Roman" w:cs="Times New Roman"/>
        </w:rPr>
        <w:t>利用</w:t>
      </w:r>
      <w:r w:rsidR="00EB7FCD" w:rsidRPr="00B85140">
        <w:rPr>
          <w:rFonts w:ascii="Times New Roman" w:eastAsia="標楷體" w:hAnsi="Times New Roman" w:cs="Times New Roman"/>
        </w:rPr>
        <w:t>這三個面向去歸類出電影的特徵及屬性</w:t>
      </w:r>
      <w:r w:rsidR="0059460E" w:rsidRPr="00B85140">
        <w:rPr>
          <w:rFonts w:ascii="Times New Roman" w:eastAsia="標楷體" w:hAnsi="Times New Roman" w:cs="Times New Roman"/>
        </w:rPr>
        <w:t>。在文本方面，對電影的字幕進行主題建模，用以提取可區分電影的不同主題。在影像方面，對語意上有用的特徵進行萃取，如模擬相機的移動方式、顏色和臉部表情等。而對於音頻方面，採用預訓練模型對音頻做分類彙總</w:t>
      </w:r>
      <w:r w:rsidR="00060D7D" w:rsidRPr="00B85140">
        <w:rPr>
          <w:rFonts w:ascii="Times New Roman" w:eastAsia="標楷體" w:hAnsi="Times New Roman" w:cs="Times New Roman"/>
        </w:rPr>
        <w:t>。</w:t>
      </w:r>
      <w:r w:rsidR="00114925" w:rsidRPr="00B85140">
        <w:rPr>
          <w:rFonts w:ascii="Times New Roman" w:eastAsia="標楷體" w:hAnsi="Times New Roman" w:cs="Times New Roman"/>
        </w:rPr>
        <w:t>將這三個面向與靜態的</w:t>
      </w:r>
      <w:r w:rsidR="00C410D7" w:rsidRPr="00B85140">
        <w:rPr>
          <w:rFonts w:ascii="Times New Roman" w:eastAsia="標楷體" w:hAnsi="Times New Roman" w:cs="Times New Roman"/>
        </w:rPr>
        <w:t>元</w:t>
      </w:r>
      <w:r w:rsidR="00114925" w:rsidRPr="00B85140">
        <w:rPr>
          <w:rFonts w:ascii="Times New Roman" w:eastAsia="標楷體" w:hAnsi="Times New Roman" w:cs="Times New Roman"/>
        </w:rPr>
        <w:t>資料如導演、演員等作結合，證明使用低級別的多模型資訊可加強基於內容推薦的相似性</w:t>
      </w:r>
      <w:r w:rsidR="008B699C" w:rsidRPr="00B85140">
        <w:rPr>
          <w:rFonts w:ascii="Times New Roman" w:eastAsia="標楷體" w:hAnsi="Times New Roman" w:cs="Times New Roman"/>
        </w:rPr>
        <w:t>效能，且預測結果會比單純使用</w:t>
      </w:r>
      <w:r w:rsidR="000B77E5" w:rsidRPr="00B85140">
        <w:rPr>
          <w:rFonts w:ascii="Times New Roman" w:eastAsia="標楷體" w:hAnsi="Times New Roman" w:cs="Times New Roman"/>
        </w:rPr>
        <w:t>元</w:t>
      </w:r>
      <w:r w:rsidR="008B699C" w:rsidRPr="00B85140">
        <w:rPr>
          <w:rFonts w:ascii="Times New Roman" w:eastAsia="標楷體" w:hAnsi="Times New Roman" w:cs="Times New Roman"/>
        </w:rPr>
        <w:t>資料還</w:t>
      </w:r>
      <w:r w:rsidR="00B8627C" w:rsidRPr="00B85140">
        <w:rPr>
          <w:rFonts w:ascii="Times New Roman" w:eastAsia="標楷體" w:hAnsi="Times New Roman" w:cs="Times New Roman"/>
        </w:rPr>
        <w:t>準確</w:t>
      </w:r>
      <w:r w:rsidR="00114925" w:rsidRPr="00B85140">
        <w:rPr>
          <w:rFonts w:ascii="Times New Roman" w:eastAsia="標楷體" w:hAnsi="Times New Roman" w:cs="Times New Roman"/>
        </w:rPr>
        <w:t>。</w:t>
      </w:r>
    </w:p>
    <w:p w14:paraId="0EA24DF8"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3323247D" w14:textId="77777777" w:rsidR="00264E6D" w:rsidRDefault="000A060D"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&lt;EndNote&gt;&lt;Cite&gt;&lt;Author&gt;Bergamaschi&lt;/Author&gt;&lt;Year&gt;2014&lt;/Year&gt;&lt;RecNum&gt;57&lt;/RecNum&gt;&lt;DisplayText&gt;(Bergamaschi &amp;amp; Po, 2014)&lt;/DisplayText&gt;&lt;record&gt;&lt;rec-number&gt;57&lt;/rec-number&gt;&lt;foreign-keys&gt;&lt;key app="EN" db-id="awf2vextfswepzepdwxveveixfwavp95x5ws" timestamp="1608098332"&gt;57&lt;/key&gt;&lt;/foreign-keys&gt;&lt;ref-type name="Conference Proceedings"&gt;10&lt;/ref-type&gt;&lt;contributors&gt;&lt;authors&gt;&lt;author&gt;Bergamaschi, Sonia&lt;/author&gt;&lt;author&gt;Po, Laura&lt;/author&gt;&lt;/authors&gt;&lt;/contributors&gt;&lt;titles&gt;&lt;title&gt;Comparing LDA and LSA topic models for content-based movie recommendation systems&lt;/title&gt;&lt;secondary-title&gt;International conference on web information systems and technologies&lt;/secondary-title&gt;&lt;/titles&gt;&lt;pages&gt;247-263&lt;/pages&gt;&lt;dates&gt;&lt;year&gt;2014&lt;/year&gt;&lt;/dates&gt;&lt;publisher&gt;Springer&lt;/publisher&gt;&lt;urls&gt;&lt;/urls&gt;&lt;/record&gt;&lt;/Cite&gt;&lt;/EndNote&gt;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Bergamaschi and Po (2014)</w:t>
      </w:r>
      <w:r w:rsidRPr="00B85140">
        <w:rPr>
          <w:rFonts w:ascii="Times New Roman" w:eastAsia="標楷體" w:hAnsi="Times New Roman" w:cs="Times New Roman"/>
        </w:rPr>
        <w:fldChar w:fldCharType="end"/>
      </w:r>
      <w:r w:rsidRPr="00B85140">
        <w:rPr>
          <w:rFonts w:ascii="Times New Roman" w:eastAsia="標楷體" w:hAnsi="Times New Roman" w:cs="Times New Roman"/>
        </w:rPr>
        <w:t xml:space="preserve"> </w:t>
      </w:r>
      <w:r w:rsidRPr="00B85140">
        <w:rPr>
          <w:rFonts w:ascii="Times New Roman" w:eastAsia="標楷體" w:hAnsi="Times New Roman" w:cs="Times New Roman"/>
        </w:rPr>
        <w:t>提出</w:t>
      </w:r>
      <w:r w:rsidRPr="005C2F45">
        <w:rPr>
          <w:rFonts w:ascii="Times New Roman" w:eastAsia="標楷體" w:hAnsi="Times New Roman" w:cs="Times New Roman"/>
        </w:rPr>
        <w:t>基於電影情節的電影推薦系統，透過使用者的觀看紀錄，評估電影情節之間的相似性。透過與資料庫中大量的電影情節比較，系統獨立於使用者評分數量外，因此可以有效推薦使用者情節相似的未觀看過電影，包括當下熱門電影、冷門電影或是老電影。實驗過程中比較了潛在語義分析模型</w:t>
      </w:r>
      <w:r w:rsidRPr="005C2F45">
        <w:rPr>
          <w:rFonts w:ascii="Times New Roman" w:eastAsia="標楷體" w:hAnsi="Times New Roman" w:cs="Times New Roman"/>
        </w:rPr>
        <w:t xml:space="preserve"> </w:t>
      </w:r>
      <w:r w:rsidRPr="005C2F45">
        <w:rPr>
          <w:rFonts w:ascii="Times New Roman" w:eastAsia="標楷體" w:hAnsi="Times New Roman" w:cs="Times New Roman"/>
        </w:rPr>
        <w:lastRenderedPageBreak/>
        <w:t>(Latent Semantic Analysis, LSA)</w:t>
      </w:r>
      <w:r w:rsidRPr="005C2F45">
        <w:rPr>
          <w:rFonts w:ascii="Times New Roman" w:eastAsia="標楷體" w:hAnsi="Times New Roman" w:cs="Times New Roman"/>
        </w:rPr>
        <w:t>與隱含狄利克雷分布</w:t>
      </w:r>
      <w:r w:rsidRPr="005C2F45">
        <w:rPr>
          <w:rFonts w:ascii="Times New Roman" w:eastAsia="標楷體" w:hAnsi="Times New Roman" w:cs="Times New Roman"/>
        </w:rPr>
        <w:t xml:space="preserve"> (</w:t>
      </w:r>
      <w:r w:rsidRPr="005C2F45">
        <w:rPr>
          <w:rFonts w:ascii="Times New Roman" w:eastAsia="標楷體" w:hAnsi="Times New Roman" w:cs="Times New Roman"/>
          <w:color w:val="202124"/>
          <w:shd w:val="clear" w:color="auto" w:fill="FFFFFF"/>
        </w:rPr>
        <w:t>Latent Dirichlet Allocation</w:t>
      </w:r>
      <w:r w:rsidRPr="005C2F45">
        <w:rPr>
          <w:rFonts w:ascii="Times New Roman" w:eastAsia="標楷體" w:hAnsi="Times New Roman" w:cs="Times New Roman"/>
        </w:rPr>
        <w:t>, LDA)</w:t>
      </w:r>
      <w:r w:rsidRPr="005C2F45">
        <w:rPr>
          <w:rFonts w:ascii="Times New Roman" w:eastAsia="標楷體" w:hAnsi="Times New Roman" w:cs="Times New Roman"/>
        </w:rPr>
        <w:t>的效能，結果顯示</w:t>
      </w:r>
      <w:r w:rsidRPr="005C2F45">
        <w:rPr>
          <w:rFonts w:ascii="Times New Roman" w:eastAsia="標楷體" w:hAnsi="Times New Roman" w:cs="Times New Roman"/>
        </w:rPr>
        <w:t>LSA</w:t>
      </w:r>
      <w:r w:rsidRPr="005C2F45">
        <w:rPr>
          <w:rFonts w:ascii="Times New Roman" w:eastAsia="標楷體" w:hAnsi="Times New Roman" w:cs="Times New Roman"/>
        </w:rPr>
        <w:t>應用於電影情節上優於</w:t>
      </w:r>
      <w:r w:rsidRPr="005C2F45">
        <w:rPr>
          <w:rFonts w:ascii="Times New Roman" w:eastAsia="標楷體" w:hAnsi="Times New Roman" w:cs="Times New Roman"/>
        </w:rPr>
        <w:t>LDA</w:t>
      </w:r>
      <w:r w:rsidRPr="005C2F45">
        <w:rPr>
          <w:rFonts w:ascii="Times New Roman" w:eastAsia="標楷體" w:hAnsi="Times New Roman" w:cs="Times New Roman"/>
        </w:rPr>
        <w:t>。</w:t>
      </w:r>
    </w:p>
    <w:p w14:paraId="1629F858" w14:textId="77777777" w:rsidR="00264E6D" w:rsidRDefault="00264E6D" w:rsidP="00264E6D">
      <w:pPr>
        <w:spacing w:line="360" w:lineRule="auto"/>
        <w:ind w:firstLineChars="200" w:firstLine="480"/>
        <w:jc w:val="both"/>
        <w:rPr>
          <w:rFonts w:ascii="Times New Roman" w:eastAsia="標楷體" w:hAnsi="Times New Roman" w:cs="Times New Roman"/>
        </w:rPr>
      </w:pPr>
    </w:p>
    <w:p w14:paraId="7097C7FC" w14:textId="77777777" w:rsidR="00264E6D" w:rsidRDefault="0090526B"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&lt;EndNote&gt;&lt;Cite&gt;&lt;Author&gt;Zhang&lt;/Author&gt;&lt;Year&gt;2015&lt;/Year&gt;&lt;RecNum&gt;56&lt;/RecNum&gt;&lt;DisplayText&gt;(Zhang et al., 2015)&lt;/DisplayText&gt;&lt;record&gt;&lt;rec-number&gt;56&lt;/rec-number&gt;&lt;foreign-keys&gt;&lt;key app="EN" db-id="awf2vextfswepzepdwxveveixfwavp95x5ws" timestamp="1608087262"&gt;56&lt;/key&gt;&lt;/foreign-keys&gt;&lt;ref-type name="Journal Article"&gt;17&lt;/ref-type&gt;&lt;contributors&gt;&lt;authors&gt;&lt;author&gt;Zhang, Haijun&lt;/author&gt;&lt;author&gt;Ji, Yuzhu&lt;/author&gt;&lt;author&gt;Li, Jingxuan&lt;/author&gt;&lt;author&gt;Ye, Yunming %J IEEE Transactions on Industrial Informatics&lt;/author&gt;&lt;/authors&gt;&lt;/contributors&gt;&lt;titles&gt;&lt;title&gt;A triple wing harmonium model for movie recommendation&lt;/title&gt;&lt;/titles&gt;&lt;pages&gt;231-239&lt;/pages&gt;&lt;volume&gt;12&lt;/volume&gt;&lt;number&gt;1&lt;/number&gt;&lt;dates&gt;&lt;year&gt;2015&lt;/year&gt;&lt;/dates&gt;&lt;isbn&gt;1551-3203&lt;/isbn&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 xml:space="preserve">Zhang et al. </w:t>
      </w:r>
      <w:r w:rsidR="0079430D" w:rsidRPr="005C2F45">
        <w:rPr>
          <w:rFonts w:ascii="Times New Roman" w:eastAsia="標楷體" w:hAnsi="Times New Roman" w:cs="Times New Roman"/>
          <w:noProof/>
        </w:rPr>
        <w:t>(</w:t>
      </w:r>
      <w:r w:rsidRPr="005C2F45">
        <w:rPr>
          <w:rFonts w:ascii="Times New Roman" w:eastAsia="標楷體" w:hAnsi="Times New Roman" w:cs="Times New Roman"/>
          <w:noProof/>
        </w:rPr>
        <w:t>2015)</w:t>
      </w:r>
      <w:r w:rsidRPr="005C2F45">
        <w:rPr>
          <w:rFonts w:ascii="Times New Roman" w:eastAsia="標楷體" w:hAnsi="Times New Roman" w:cs="Times New Roman"/>
        </w:rPr>
        <w:fldChar w:fldCharType="end"/>
      </w:r>
      <w:r w:rsidR="0079430D" w:rsidRPr="005C2F45">
        <w:rPr>
          <w:rFonts w:ascii="Times New Roman" w:eastAsia="標楷體" w:hAnsi="Times New Roman" w:cs="Times New Roman"/>
        </w:rPr>
        <w:t xml:space="preserve"> </w:t>
      </w:r>
      <w:r w:rsidR="00AF4479" w:rsidRPr="005C2F45">
        <w:rPr>
          <w:rFonts w:ascii="Times New Roman" w:eastAsia="標楷體" w:hAnsi="Times New Roman" w:cs="Times New Roman"/>
        </w:rPr>
        <w:t>提出</w:t>
      </w:r>
      <w:r w:rsidR="001224CC" w:rsidRPr="005C2F45">
        <w:rPr>
          <w:rFonts w:ascii="Times New Roman" w:eastAsia="標楷體" w:hAnsi="Times New Roman" w:cs="Times New Roman"/>
        </w:rPr>
        <w:t xml:space="preserve">Triple </w:t>
      </w:r>
      <w:r w:rsidR="00445B9A" w:rsidRPr="005C2F45">
        <w:rPr>
          <w:rFonts w:ascii="Times New Roman" w:eastAsia="標楷體" w:hAnsi="Times New Roman" w:cs="Times New Roman"/>
        </w:rPr>
        <w:t xml:space="preserve">Wing Harmonium </w:t>
      </w:r>
      <w:r w:rsidR="001224CC" w:rsidRPr="005C2F45">
        <w:rPr>
          <w:rFonts w:ascii="Times New Roman" w:eastAsia="標楷體" w:hAnsi="Times New Roman" w:cs="Times New Roman"/>
        </w:rPr>
        <w:t>(TWH)</w:t>
      </w:r>
      <w:r w:rsidR="001224CC" w:rsidRPr="005C2F45">
        <w:rPr>
          <w:rFonts w:ascii="Times New Roman" w:eastAsia="標楷體" w:hAnsi="Times New Roman" w:cs="Times New Roman"/>
        </w:rPr>
        <w:t>模型，將文本</w:t>
      </w:r>
      <w:r w:rsidR="000B77E5" w:rsidRPr="005C2F45">
        <w:rPr>
          <w:rFonts w:ascii="Times New Roman" w:eastAsia="標楷體" w:hAnsi="Times New Roman" w:cs="Times New Roman"/>
        </w:rPr>
        <w:t>元資料</w:t>
      </w:r>
      <w:r w:rsidR="001224CC" w:rsidRPr="005C2F45">
        <w:rPr>
          <w:rFonts w:ascii="Times New Roman" w:eastAsia="標楷體" w:hAnsi="Times New Roman" w:cs="Times New Roman"/>
        </w:rPr>
        <w:t>整合到低維</w:t>
      </w:r>
      <w:r w:rsidR="00895B89" w:rsidRPr="005C2F45">
        <w:rPr>
          <w:rFonts w:ascii="Times New Roman" w:eastAsia="標楷體" w:hAnsi="Times New Roman" w:cs="Times New Roman"/>
        </w:rPr>
        <w:t>度</w:t>
      </w:r>
      <w:r w:rsidR="001224CC" w:rsidRPr="005C2F45">
        <w:rPr>
          <w:rFonts w:ascii="Times New Roman" w:eastAsia="標楷體" w:hAnsi="Times New Roman" w:cs="Times New Roman"/>
        </w:rPr>
        <w:t>語意空間中，以應用於基於內容的電影推薦系統，研究中考慮的文本</w:t>
      </w:r>
      <w:r w:rsidR="000B77E5" w:rsidRPr="005C2F45">
        <w:rPr>
          <w:rFonts w:ascii="Times New Roman" w:eastAsia="標楷體" w:hAnsi="Times New Roman" w:cs="Times New Roman"/>
        </w:rPr>
        <w:t>元資料</w:t>
      </w:r>
      <w:r w:rsidR="001224CC" w:rsidRPr="005C2F45">
        <w:rPr>
          <w:rFonts w:ascii="Times New Roman" w:eastAsia="標楷體" w:hAnsi="Times New Roman" w:cs="Times New Roman"/>
        </w:rPr>
        <w:t>包括電影簡介、演員列表以及用戶評論等。透過</w:t>
      </w:r>
      <w:r w:rsidR="001224CC" w:rsidRPr="005C2F45">
        <w:rPr>
          <w:rFonts w:ascii="Times New Roman" w:eastAsia="標楷體" w:hAnsi="Times New Roman" w:cs="Times New Roman"/>
        </w:rPr>
        <w:t>TWH</w:t>
      </w:r>
      <w:r w:rsidR="001224CC" w:rsidRPr="005C2F45">
        <w:rPr>
          <w:rFonts w:ascii="Times New Roman" w:eastAsia="標楷體" w:hAnsi="Times New Roman" w:cs="Times New Roman"/>
        </w:rPr>
        <w:t>模型，將文本特徵轉換為具有不同分佈概率的假設的低維度潛在主題，另外，</w:t>
      </w:r>
      <w:r w:rsidR="00AF4479" w:rsidRPr="005C2F45">
        <w:rPr>
          <w:rFonts w:ascii="Times New Roman" w:eastAsia="標楷體" w:hAnsi="Times New Roman" w:cs="Times New Roman"/>
        </w:rPr>
        <w:t>利用對比散度演算法</w:t>
      </w:r>
      <w:r w:rsidR="00AF4479" w:rsidRPr="005C2F45">
        <w:rPr>
          <w:rFonts w:ascii="Times New Roman" w:eastAsia="標楷體" w:hAnsi="Times New Roman" w:cs="Times New Roman"/>
        </w:rPr>
        <w:t xml:space="preserve"> (</w:t>
      </w:r>
      <w:r w:rsidR="001224CC" w:rsidRPr="005C2F45">
        <w:rPr>
          <w:rFonts w:ascii="Times New Roman" w:eastAsia="標楷體" w:hAnsi="Times New Roman" w:cs="Times New Roman"/>
        </w:rPr>
        <w:t xml:space="preserve">Contrastive Divergence </w:t>
      </w:r>
      <w:r w:rsidR="004747D3" w:rsidRPr="005C2F45">
        <w:rPr>
          <w:rFonts w:ascii="Times New Roman" w:eastAsia="標楷體" w:hAnsi="Times New Roman" w:cs="Times New Roman"/>
        </w:rPr>
        <w:t>A</w:t>
      </w:r>
      <w:r w:rsidR="00AF4479" w:rsidRPr="005C2F45">
        <w:rPr>
          <w:rFonts w:ascii="Times New Roman" w:eastAsia="標楷體" w:hAnsi="Times New Roman" w:cs="Times New Roman"/>
        </w:rPr>
        <w:t xml:space="preserve">lgorithm) </w:t>
      </w:r>
      <w:r w:rsidR="00AF4479" w:rsidRPr="005C2F45">
        <w:rPr>
          <w:rFonts w:ascii="Times New Roman" w:eastAsia="標楷體" w:hAnsi="Times New Roman" w:cs="Times New Roman"/>
        </w:rPr>
        <w:t>進行學習與預測</w:t>
      </w:r>
      <w:r w:rsidR="008144F6" w:rsidRPr="005C2F45">
        <w:rPr>
          <w:rFonts w:ascii="Times New Roman" w:eastAsia="標楷體" w:hAnsi="Times New Roman" w:cs="Times New Roman"/>
        </w:rPr>
        <w:t>。實驗結果顯示此方法透過將文本特徵降維使用能有效提高模型效能。</w:t>
      </w:r>
    </w:p>
    <w:p w14:paraId="70F96C38" w14:textId="77777777" w:rsidR="00264E6D" w:rsidRDefault="00264E6D" w:rsidP="00264E6D">
      <w:pPr>
        <w:spacing w:line="360" w:lineRule="auto"/>
        <w:ind w:firstLineChars="200" w:firstLine="480"/>
        <w:jc w:val="both"/>
        <w:rPr>
          <w:rFonts w:ascii="Times New Roman" w:eastAsia="標楷體" w:hAnsi="Times New Roman" w:cs="Times New Roman"/>
        </w:rPr>
      </w:pPr>
    </w:p>
    <w:p w14:paraId="71E69724" w14:textId="2AAC7C8A" w:rsidR="00264E6D" w:rsidRPr="00B85140" w:rsidRDefault="006015D0"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另一種廣泛應用的推薦技術</w:t>
      </w:r>
      <w:r w:rsidR="007B3155" w:rsidRPr="005C2F45">
        <w:rPr>
          <w:rFonts w:ascii="Times New Roman" w:eastAsia="標楷體" w:hAnsi="Times New Roman" w:cs="Times New Roman"/>
        </w:rPr>
        <w:t>為</w:t>
      </w:r>
      <w:r w:rsidRPr="005C2F45">
        <w:rPr>
          <w:rFonts w:ascii="Times New Roman" w:eastAsia="標楷體" w:hAnsi="Times New Roman" w:cs="Times New Roman"/>
        </w:rPr>
        <w:t>協同過濾，透過</w:t>
      </w:r>
      <w:r w:rsidR="00C65BB1" w:rsidRPr="005C2F45">
        <w:rPr>
          <w:rFonts w:ascii="Times New Roman" w:eastAsia="標楷體" w:hAnsi="Times New Roman" w:cs="Times New Roman"/>
        </w:rPr>
        <w:t>使用者與物品組成的</w:t>
      </w:r>
      <w:r w:rsidR="00C65BB1" w:rsidRPr="005C2F45">
        <w:rPr>
          <w:rFonts w:ascii="Times New Roman" w:eastAsia="標楷體" w:hAnsi="Times New Roman" w:cs="Times New Roman"/>
        </w:rPr>
        <w:t>U</w:t>
      </w:r>
      <w:r w:rsidR="00CC1DA0" w:rsidRPr="005C2F45">
        <w:rPr>
          <w:rFonts w:ascii="Times New Roman" w:eastAsia="標楷體" w:hAnsi="Times New Roman" w:cs="Times New Roman"/>
        </w:rPr>
        <w:t xml:space="preserve">ser </w:t>
      </w:r>
      <w:r w:rsidR="00096930" w:rsidRPr="0098598C">
        <w:rPr>
          <w:rFonts w:ascii="Times New Roman" w:eastAsia="標楷體" w:hAnsi="Times New Roman" w:cs="Times New Roman"/>
        </w:rPr>
        <w:t>×</w:t>
      </w:r>
      <w:r w:rsidR="00096930" w:rsidRPr="005C2F45">
        <w:rPr>
          <w:rFonts w:ascii="Times New Roman" w:eastAsia="標楷體" w:hAnsi="Times New Roman" w:cs="Times New Roman"/>
        </w:rPr>
        <w:t xml:space="preserve"> Item</w:t>
      </w:r>
      <w:r w:rsidR="00096930" w:rsidRPr="005C2F45">
        <w:rPr>
          <w:rFonts w:ascii="Times New Roman" w:eastAsia="標楷體" w:hAnsi="Times New Roman" w:cs="Times New Roman"/>
        </w:rPr>
        <w:t>矩陣</w:t>
      </w:r>
      <w:r w:rsidR="00C65BB1" w:rsidRPr="005C2F45">
        <w:rPr>
          <w:rFonts w:ascii="Times New Roman" w:eastAsia="標楷體" w:hAnsi="Times New Roman" w:cs="Times New Roman"/>
        </w:rPr>
        <w:t>分析使用者或產品之間的相似性，</w:t>
      </w:r>
      <w:r w:rsidRPr="005C2F45">
        <w:rPr>
          <w:rFonts w:ascii="Times New Roman" w:eastAsia="標楷體" w:hAnsi="Times New Roman" w:cs="Times New Roman"/>
        </w:rPr>
        <w:t>來預測使用者可能感興趣的內容並將此內容推薦給使用者。協同過濾的算法可分為基於使用者的協同過濾</w:t>
      </w:r>
      <w:r w:rsidR="00B34AAD" w:rsidRPr="005C2F45">
        <w:rPr>
          <w:rFonts w:ascii="Times New Roman" w:eastAsia="標楷體" w:hAnsi="Times New Roman" w:cs="Times New Roman"/>
        </w:rPr>
        <w:t>、</w:t>
      </w:r>
      <w:r w:rsidRPr="005C2F45">
        <w:rPr>
          <w:rFonts w:ascii="Times New Roman" w:eastAsia="標楷體" w:hAnsi="Times New Roman" w:cs="Times New Roman"/>
        </w:rPr>
        <w:t>基於物品的協同過濾</w:t>
      </w:r>
      <w:r w:rsidR="00B34AAD" w:rsidRPr="005C2F45">
        <w:rPr>
          <w:rFonts w:ascii="Times New Roman" w:eastAsia="標楷體" w:hAnsi="Times New Roman" w:cs="Times New Roman"/>
        </w:rPr>
        <w:t>與基於模型的協同過濾</w:t>
      </w:r>
      <w:r w:rsidR="00B66B90" w:rsidRPr="005C2F45">
        <w:rPr>
          <w:rFonts w:ascii="Times New Roman" w:eastAsia="標楷體" w:hAnsi="Times New Roman" w:cs="Times New Roman"/>
        </w:rPr>
        <w:t xml:space="preserve"> </w:t>
      </w:r>
      <w:r w:rsidR="00B34AAD" w:rsidRPr="005C2F45">
        <w:rPr>
          <w:rFonts w:ascii="Times New Roman" w:eastAsia="標楷體" w:hAnsi="Times New Roman" w:cs="Times New Roman"/>
        </w:rPr>
        <w:t>(Model-</w:t>
      </w:r>
      <w:r w:rsidR="004747D3" w:rsidRPr="005C2F45">
        <w:rPr>
          <w:rFonts w:ascii="Times New Roman" w:eastAsia="標楷體" w:hAnsi="Times New Roman" w:cs="Times New Roman"/>
        </w:rPr>
        <w:t>Based</w:t>
      </w:r>
      <w:r w:rsidR="00B34AAD" w:rsidRPr="005C2F45">
        <w:rPr>
          <w:rFonts w:ascii="Times New Roman" w:eastAsia="標楷體" w:hAnsi="Times New Roman" w:cs="Times New Roman"/>
        </w:rPr>
        <w:t>)</w:t>
      </w:r>
      <w:r w:rsidR="00B34AAD" w:rsidRPr="005C2F45">
        <w:rPr>
          <w:rFonts w:ascii="Times New Roman" w:eastAsia="標楷體" w:hAnsi="Times New Roman" w:cs="Times New Roman"/>
        </w:rPr>
        <w:t>三</w:t>
      </w:r>
      <w:r w:rsidRPr="005C2F45">
        <w:rPr>
          <w:rFonts w:ascii="Times New Roman" w:eastAsia="標楷體" w:hAnsi="Times New Roman" w:cs="Times New Roman"/>
        </w:rPr>
        <w:t>個種類。</w:t>
      </w:r>
      <w:r w:rsidR="00CF6E61" w:rsidRPr="005C2F45">
        <w:rPr>
          <w:rFonts w:ascii="Times New Roman" w:eastAsia="標楷體" w:hAnsi="Times New Roman" w:cs="Times New Roman"/>
        </w:rPr>
        <w:t>基於使用者的基本思想為基於目標使用者對物品的偏好找到相鄰鄰居使用者，然後將鄰居使用者喜歡的推薦給目標使用者。基於物品的原理有一個基本的假設</w:t>
      </w:r>
      <w:r w:rsidR="00445B9A" w:rsidRPr="005C2F45">
        <w:rPr>
          <w:rFonts w:ascii="Times New Roman" w:eastAsia="標楷體" w:hAnsi="Times New Roman" w:cs="Times New Roman"/>
        </w:rPr>
        <w:t>：「</w:t>
      </w:r>
      <w:r w:rsidR="00CF6E61" w:rsidRPr="005C2F45">
        <w:rPr>
          <w:rFonts w:ascii="Times New Roman" w:eastAsia="標楷體" w:hAnsi="Times New Roman" w:cs="Times New Roman"/>
        </w:rPr>
        <w:t>能夠引起使用者感興趣的物品，必定與使用者之前給予高評分的物品相似</w:t>
      </w:r>
      <w:r w:rsidR="00445B9A" w:rsidRPr="005C2F45">
        <w:rPr>
          <w:rFonts w:ascii="Times New Roman" w:eastAsia="標楷體" w:hAnsi="Times New Roman" w:cs="Times New Roman"/>
        </w:rPr>
        <w:t>」</w:t>
      </w:r>
      <w:r w:rsidR="00CF6E61" w:rsidRPr="005C2F45">
        <w:rPr>
          <w:rFonts w:ascii="Times New Roman" w:eastAsia="標楷體" w:hAnsi="Times New Roman" w:cs="Times New Roman"/>
        </w:rPr>
        <w:t>，通過計算物品之間的相似性來代替使用者之間的相似性。而</w:t>
      </w:r>
      <w:r w:rsidR="00F01DEE" w:rsidRPr="005C2F45">
        <w:rPr>
          <w:rFonts w:ascii="Times New Roman" w:eastAsia="標楷體" w:hAnsi="Times New Roman" w:cs="Times New Roman"/>
        </w:rPr>
        <w:t>基於模型則是透過</w:t>
      </w:r>
      <w:r w:rsidR="00CF6E61" w:rsidRPr="005C2F45">
        <w:rPr>
          <w:rFonts w:ascii="Times New Roman" w:eastAsia="標楷體" w:hAnsi="Times New Roman" w:cs="Times New Roman"/>
        </w:rPr>
        <w:t>歷史數據得到一個模型</w:t>
      </w:r>
      <w:r w:rsidR="00F01DEE" w:rsidRPr="005C2F45">
        <w:rPr>
          <w:rFonts w:ascii="Times New Roman" w:eastAsia="標楷體" w:hAnsi="Times New Roman" w:cs="Times New Roman"/>
        </w:rPr>
        <w:t>，再利用此模型進行預測</w:t>
      </w:r>
      <w:r w:rsidR="00B66B90" w:rsidRPr="005C2F45">
        <w:rPr>
          <w:rFonts w:ascii="Times New Roman" w:eastAsia="標楷體" w:hAnsi="Times New Roman" w:cs="Times New Roman"/>
        </w:rPr>
        <w:t xml:space="preserve"> </w:t>
      </w:r>
      <w:r w:rsidR="00D430A6" w:rsidRPr="005C2F45">
        <w:rPr>
          <w:rFonts w:ascii="Times New Roman" w:eastAsia="標楷體" w:hAnsi="Times New Roman" w:cs="Times New Roman"/>
        </w:rPr>
        <w:fldChar w:fldCharType="begin"/>
      </w:r>
      <w:r w:rsidR="00D430A6" w:rsidRPr="005C2F45">
        <w:rPr>
          <w:rFonts w:ascii="Times New Roman" w:eastAsia="標楷體" w:hAnsi="Times New Roman" w:cs="Times New Roman"/>
        </w:rPr>
        <w:instrText xml:space="preserve"> ADDIN EN.CITE &lt;EndNote&gt;&lt;Cite&gt;&lt;Author&gt;Ekstrand&lt;/Author&gt;&lt;Year&gt;2011&lt;/Year&gt;&lt;RecNum&gt;58&lt;/RecNum&gt;&lt;DisplayText&gt;(Ekstrand et al., 2011)&lt;/DisplayText&gt;&lt;record&gt;&lt;rec-number&gt;58&lt;/rec-number&gt;&lt;foreign-keys&gt;&lt;key app="EN" db-id="awf2vextfswepzepdwxveveixfwavp95x5ws" timestamp="1608098575"&gt;58&lt;/key&gt;&lt;/foreign-keys&gt;&lt;ref-type name="Book"&gt;6&lt;/ref-type&gt;&lt;contributors&gt;&lt;authors&gt;&lt;author&gt;Ekstrand, Michael D&lt;/author&gt;&lt;author&gt;Riedl, John T&lt;/author&gt;&lt;author&gt;Konstan, Joseph A&lt;/author&gt;&lt;/authors&gt;&lt;/contributors&gt;&lt;titles&gt;&lt;title&gt;Collaborative filtering recommender systems&lt;/title&gt;&lt;/titles&gt;&lt;dates&gt;&lt;year&gt;2011&lt;/year&gt;&lt;/dates&gt;&lt;publisher&gt;Now Publishers Inc&lt;/publisher&gt;&lt;isbn&gt;1601984421&lt;/isbn&gt;&lt;urls&gt;&lt;/urls&gt;&lt;/record&gt;&lt;/Cite&gt;&lt;/EndNote&gt;</w:instrText>
      </w:r>
      <w:r w:rsidR="00D430A6" w:rsidRPr="005C2F45">
        <w:rPr>
          <w:rFonts w:ascii="Times New Roman" w:eastAsia="標楷體" w:hAnsi="Times New Roman" w:cs="Times New Roman"/>
        </w:rPr>
        <w:fldChar w:fldCharType="separate"/>
      </w:r>
      <w:r w:rsidR="00D430A6" w:rsidRPr="005C2F45">
        <w:rPr>
          <w:rFonts w:ascii="Times New Roman" w:eastAsia="標楷體" w:hAnsi="Times New Roman" w:cs="Times New Roman"/>
          <w:noProof/>
        </w:rPr>
        <w:t>(Ekstrand et al., 2011)</w:t>
      </w:r>
      <w:r w:rsidR="00D430A6" w:rsidRPr="005C2F45">
        <w:rPr>
          <w:rFonts w:ascii="Times New Roman" w:eastAsia="標楷體" w:hAnsi="Times New Roman" w:cs="Times New Roman"/>
        </w:rPr>
        <w:fldChar w:fldCharType="end"/>
      </w:r>
      <w:r w:rsidR="00F01DEE" w:rsidRPr="00B85140">
        <w:rPr>
          <w:rFonts w:ascii="Times New Roman" w:eastAsia="標楷體" w:hAnsi="Times New Roman" w:cs="Times New Roman"/>
        </w:rPr>
        <w:t>。</w:t>
      </w:r>
    </w:p>
    <w:p w14:paraId="7D9FBAAE"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0B36D777" w14:textId="77777777" w:rsidR="00264E6D" w:rsidRDefault="00015A4B"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t>在使用協同過濾電影推薦的過去研究中，</w:t>
      </w:r>
      <w:r w:rsidR="0079430D" w:rsidRPr="00B85140" w:rsidDel="0079430D">
        <w:rPr>
          <w:rFonts w:ascii="Times New Roman" w:eastAsia="標楷體" w:hAnsi="Times New Roman" w:cs="Times New Roman"/>
        </w:rPr>
        <w:t xml:space="preserve"> </w:t>
      </w:r>
      <w:r w:rsidR="00AA451E" w:rsidRPr="00B85140">
        <w:rPr>
          <w:rFonts w:ascii="Times New Roman" w:eastAsia="標楷體" w:hAnsi="Times New Roman" w:cs="Times New Roman"/>
        </w:rPr>
        <w:fldChar w:fldCharType="begin"/>
      </w:r>
      <w:r w:rsidR="00AA451E" w:rsidRPr="00B85140">
        <w:rPr>
          <w:rFonts w:ascii="Times New Roman" w:eastAsia="標楷體" w:hAnsi="Times New Roman" w:cs="Times New Roman"/>
        </w:rPr>
        <w:instrText xml:space="preserve"> ADDIN EN.CITE &lt;EndNote&gt;&lt;Cite&gt;&lt;Author&gt;Deldjoo&lt;/Author&gt;&lt;Year&gt;2019&lt;/Year&gt;&lt;RecNum&gt;59&lt;/RecNum&gt;&lt;DisplayText&gt;(Deldjoo et al., 2019)&lt;/DisplayText&gt;&lt;record&gt;&lt;rec-number&gt;59&lt;/rec-number&gt;&lt;foreign-keys&gt;&lt;key app="EN" db-id="awf2vextfswepzepdwxveveixfwavp95x5ws" timestamp="1608098663"&gt;59&lt;/key&gt;&lt;/foreign-keys&gt;&lt;ref-type name="Journal Article"&gt;17&lt;/ref-type&gt;&lt;contributors&gt;&lt;authors&gt;&lt;author&gt;Deldjoo, Yashar&lt;/author&gt;&lt;author&gt;Dacrema, Maurizio Ferrari&lt;/author&gt;&lt;author&gt;Constantin, Mihai Gabriel&lt;/author&gt;&lt;author&gt;Eghbal-Zadeh, Hamid&lt;/author&gt;&lt;author&gt;Cereda, Stefano&lt;/author&gt;&lt;author&gt;Schedl, Markus&lt;/author&gt;&lt;author&gt;Ionescu, Bogdan&lt;/author&gt;&lt;author&gt;Cremonesi, Paolo %J User Modeling&lt;/author&gt;&lt;author&gt;User-Adapted Interaction&lt;/author&gt;&lt;/authors&gt;&lt;/contributors&gt;&lt;titles&gt;&lt;title&gt;Movie genome: alleviating new item cold start in movie recommendation&lt;/title&gt;&lt;/titles&gt;&lt;pages&gt;291-343&lt;/pages&gt;&lt;volume&gt;29&lt;/volume&gt;&lt;number&gt;2&lt;/number&gt;&lt;dates&gt;&lt;year&gt;2019&lt;/year&gt;&lt;/dates&gt;&lt;isbn&gt;0924-1868&lt;/isbn&gt;&lt;urls&gt;&lt;/urls&gt;&lt;/record&gt;&lt;/Cite&gt;&lt;/EndNote&gt;</w:instrText>
      </w:r>
      <w:r w:rsidR="00AA451E" w:rsidRPr="00B85140">
        <w:rPr>
          <w:rFonts w:ascii="Times New Roman" w:eastAsia="標楷體" w:hAnsi="Times New Roman" w:cs="Times New Roman"/>
        </w:rPr>
        <w:fldChar w:fldCharType="separate"/>
      </w:r>
      <w:r w:rsidR="00AA451E" w:rsidRPr="00B85140">
        <w:rPr>
          <w:rFonts w:ascii="Times New Roman" w:eastAsia="標楷體" w:hAnsi="Times New Roman" w:cs="Times New Roman"/>
          <w:noProof/>
        </w:rPr>
        <w:t xml:space="preserve">Deldjoo et al. </w:t>
      </w:r>
      <w:r w:rsidR="0079430D" w:rsidRPr="00B85140">
        <w:rPr>
          <w:rFonts w:ascii="Times New Roman" w:eastAsia="標楷體" w:hAnsi="Times New Roman" w:cs="Times New Roman"/>
          <w:noProof/>
        </w:rPr>
        <w:t>(</w:t>
      </w:r>
      <w:r w:rsidR="00AA451E" w:rsidRPr="00B85140">
        <w:rPr>
          <w:rFonts w:ascii="Times New Roman" w:eastAsia="標楷體" w:hAnsi="Times New Roman" w:cs="Times New Roman"/>
          <w:noProof/>
        </w:rPr>
        <w:t>2019)</w:t>
      </w:r>
      <w:r w:rsidR="00AA451E" w:rsidRPr="00B85140">
        <w:rPr>
          <w:rFonts w:ascii="Times New Roman" w:eastAsia="標楷體" w:hAnsi="Times New Roman" w:cs="Times New Roman"/>
        </w:rPr>
        <w:fldChar w:fldCharType="end"/>
      </w:r>
      <w:r w:rsidR="0079430D"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提出基於電影基因組的推薦系統</w:t>
      </w:r>
      <w:r w:rsidR="0078456F" w:rsidRPr="00B85140">
        <w:rPr>
          <w:rFonts w:ascii="Times New Roman" w:eastAsia="標楷體" w:hAnsi="Times New Roman" w:cs="Times New Roman"/>
        </w:rPr>
        <w:t>，透過整合電影音頻與視頻描述符</w:t>
      </w:r>
      <w:r w:rsidR="00B66B90" w:rsidRPr="00B85140">
        <w:rPr>
          <w:rFonts w:ascii="Times New Roman" w:eastAsia="標楷體" w:hAnsi="Times New Roman" w:cs="Times New Roman"/>
        </w:rPr>
        <w:t xml:space="preserve"> </w:t>
      </w:r>
      <w:r w:rsidR="001D1B66" w:rsidRPr="00B85140">
        <w:rPr>
          <w:rFonts w:ascii="Times New Roman" w:eastAsia="標楷體" w:hAnsi="Times New Roman" w:cs="Times New Roman"/>
        </w:rPr>
        <w:t>(Visual Descriptors)</w:t>
      </w:r>
      <w:r w:rsidR="0078456F" w:rsidRPr="00B85140">
        <w:rPr>
          <w:rFonts w:ascii="Times New Roman" w:eastAsia="標楷體" w:hAnsi="Times New Roman" w:cs="Times New Roman"/>
        </w:rPr>
        <w:t>來從電影內容中構成電影基因組。</w:t>
      </w:r>
      <w:r w:rsidR="00B1335F" w:rsidRPr="00B85140">
        <w:rPr>
          <w:rFonts w:ascii="Times New Roman" w:eastAsia="標楷體" w:hAnsi="Times New Roman" w:cs="Times New Roman"/>
        </w:rPr>
        <w:t>並</w:t>
      </w:r>
      <w:r w:rsidR="0078456F" w:rsidRPr="00B85140">
        <w:rPr>
          <w:rFonts w:ascii="Times New Roman" w:eastAsia="標楷體" w:hAnsi="Times New Roman" w:cs="Times New Roman"/>
        </w:rPr>
        <w:t>延續</w:t>
      </w:r>
      <w:r w:rsidR="00AA451E" w:rsidRPr="00B85140">
        <w:rPr>
          <w:rFonts w:ascii="Times New Roman" w:eastAsia="標楷體" w:hAnsi="Times New Roman" w:cs="Times New Roman"/>
        </w:rPr>
        <w:fldChar w:fldCharType="begin"/>
      </w:r>
      <w:r w:rsidR="00AA451E" w:rsidRPr="00B85140">
        <w:rPr>
          <w:rFonts w:ascii="Times New Roman" w:eastAsia="標楷體" w:hAnsi="Times New Roman" w:cs="Times New Roman"/>
        </w:rPr>
        <w:instrText xml:space="preserve"> ADDIN EN.CITE &lt;EndNote&gt;&lt;Cite&gt;&lt;Author&gt;Deldjoo&lt;/Author&gt;&lt;Year&gt;2016&lt;/Year&gt;&lt;RecNum&gt;60&lt;/RecNum&gt;&lt;DisplayText&gt;(Deldjoo et al., 2016)&lt;/DisplayText&gt;&lt;record&gt;&lt;rec-number&gt;60&lt;/rec-number&gt;&lt;foreign-keys&gt;&lt;key app="EN" db-id="awf2vextfswepzepdwxveveixfwavp95x5ws" timestamp="1608098944"&gt;60&lt;/key&gt;&lt;/foreign-keys&gt;&lt;ref-type name="Conference Proceedings"&gt;10&lt;/ref-type&gt;&lt;contributors&gt;&lt;authors&gt;&lt;author&gt;Deldjoo, Yashar&lt;/author&gt;&lt;author&gt;Elahi, Mehdi&lt;/author&gt;&lt;author&gt;Cremonesi, Paolo&lt;/author&gt;&lt;author&gt;Moghaddam, Farshad Bakhshandegan&lt;/author&gt;&lt;author&gt;Caielli, Andrea Luigi Edoardo&lt;/author&gt;&lt;/authors&gt;&lt;/contributors&gt;&lt;titles&gt;&lt;title&gt;How to combine visual features with tags to improve movie recommendation accuracy?&lt;/title&gt;&lt;secondary-title&gt;International conference on electronic commerce and web technologies&lt;/secondary-title&gt;&lt;/titles&gt;&lt;pages&gt;34-45&lt;/pages&gt;&lt;dates&gt;&lt;year&gt;2016&lt;/year&gt;&lt;/dates&gt;&lt;publisher&gt;Springer&lt;/publisher&gt;&lt;urls&gt;&lt;/urls&gt;&lt;/record&gt;&lt;/Cite&gt;&lt;/EndNote&gt;</w:instrText>
      </w:r>
      <w:r w:rsidR="00AA451E" w:rsidRPr="00B85140">
        <w:rPr>
          <w:rFonts w:ascii="Times New Roman" w:eastAsia="標楷體" w:hAnsi="Times New Roman" w:cs="Times New Roman"/>
        </w:rPr>
        <w:fldChar w:fldCharType="separate"/>
      </w:r>
      <w:r w:rsidR="00AA451E" w:rsidRPr="00B85140">
        <w:rPr>
          <w:rFonts w:ascii="Times New Roman" w:eastAsia="標楷體" w:hAnsi="Times New Roman" w:cs="Times New Roman"/>
          <w:noProof/>
        </w:rPr>
        <w:t xml:space="preserve">Deldjoo et al. </w:t>
      </w:r>
      <w:r w:rsidR="00912763" w:rsidRPr="00B85140">
        <w:rPr>
          <w:rFonts w:ascii="Times New Roman" w:eastAsia="標楷體" w:hAnsi="Times New Roman" w:cs="Times New Roman"/>
          <w:noProof/>
        </w:rPr>
        <w:t>(</w:t>
      </w:r>
      <w:r w:rsidR="00AA451E" w:rsidRPr="00B85140">
        <w:rPr>
          <w:rFonts w:ascii="Times New Roman" w:eastAsia="標楷體" w:hAnsi="Times New Roman" w:cs="Times New Roman"/>
          <w:noProof/>
        </w:rPr>
        <w:t>2016)</w:t>
      </w:r>
      <w:r w:rsidR="00AA451E" w:rsidRPr="00B85140">
        <w:rPr>
          <w:rFonts w:ascii="Times New Roman" w:eastAsia="標楷體" w:hAnsi="Times New Roman" w:cs="Times New Roman"/>
        </w:rPr>
        <w:fldChar w:fldCharType="end"/>
      </w:r>
      <w:r w:rsidR="00912763"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先前的研究中證明的</w:t>
      </w:r>
      <w:r w:rsidR="008F75F1" w:rsidRPr="00B85140">
        <w:rPr>
          <w:rFonts w:ascii="Times New Roman" w:eastAsia="標楷體" w:hAnsi="Times New Roman" w:cs="Times New Roman"/>
        </w:rPr>
        <w:t>，</w:t>
      </w:r>
      <w:r w:rsidR="00B74144" w:rsidRPr="00B85140">
        <w:rPr>
          <w:rFonts w:ascii="Times New Roman" w:eastAsia="標楷體" w:hAnsi="Times New Roman" w:cs="Times New Roman"/>
        </w:rPr>
        <w:t>利用典型相關分析</w:t>
      </w:r>
      <w:r w:rsidR="00B1335F" w:rsidRPr="00B85140">
        <w:rPr>
          <w:rFonts w:ascii="Times New Roman" w:eastAsia="標楷體" w:hAnsi="Times New Roman" w:cs="Times New Roman"/>
        </w:rPr>
        <w:t>技術</w:t>
      </w:r>
      <w:r w:rsidR="00B74144" w:rsidRPr="00B85140">
        <w:rPr>
          <w:rFonts w:ascii="Times New Roman" w:eastAsia="標楷體" w:hAnsi="Times New Roman" w:cs="Times New Roman"/>
        </w:rPr>
        <w:t>有效的融合數據。</w:t>
      </w:r>
      <w:r w:rsidR="00B1335F" w:rsidRPr="00B85140">
        <w:rPr>
          <w:rFonts w:ascii="Times New Roman" w:eastAsia="標楷體" w:hAnsi="Times New Roman" w:cs="Times New Roman"/>
        </w:rPr>
        <w:t>另外提出了兩步驟混和方法用於訓練協同過</w:t>
      </w:r>
      <w:r w:rsidR="00B1335F" w:rsidRPr="005C2F45">
        <w:rPr>
          <w:rFonts w:ascii="Times New Roman" w:eastAsia="標楷體" w:hAnsi="Times New Roman" w:cs="Times New Roman"/>
        </w:rPr>
        <w:t>濾模型的暖物品</w:t>
      </w:r>
      <w:r w:rsidR="00B66B90" w:rsidRPr="005C2F45">
        <w:rPr>
          <w:rFonts w:ascii="Times New Roman" w:eastAsia="標楷體" w:hAnsi="Times New Roman" w:cs="Times New Roman"/>
        </w:rPr>
        <w:t xml:space="preserve"> </w:t>
      </w:r>
      <w:r w:rsidR="00B1335F" w:rsidRPr="005C2F45">
        <w:rPr>
          <w:rFonts w:ascii="Times New Roman" w:eastAsia="標楷體" w:hAnsi="Times New Roman" w:cs="Times New Roman"/>
        </w:rPr>
        <w:t>(</w:t>
      </w:r>
      <w:r w:rsidR="00731336" w:rsidRPr="005C2F45">
        <w:rPr>
          <w:rFonts w:ascii="Times New Roman" w:eastAsia="標楷體" w:hAnsi="Times New Roman" w:cs="Times New Roman"/>
        </w:rPr>
        <w:t>即</w:t>
      </w:r>
      <w:r w:rsidR="00B1335F" w:rsidRPr="005C2F45">
        <w:rPr>
          <w:rFonts w:ascii="Times New Roman" w:eastAsia="標楷體" w:hAnsi="Times New Roman" w:cs="Times New Roman"/>
        </w:rPr>
        <w:t>使用者觀看過的電影</w:t>
      </w:r>
      <w:r w:rsidR="00B1335F" w:rsidRPr="005C2F45">
        <w:rPr>
          <w:rFonts w:ascii="Times New Roman" w:eastAsia="標楷體" w:hAnsi="Times New Roman" w:cs="Times New Roman"/>
        </w:rPr>
        <w:t>)</w:t>
      </w:r>
      <w:r w:rsidR="00B1335F" w:rsidRPr="005C2F45">
        <w:rPr>
          <w:rFonts w:ascii="Times New Roman" w:eastAsia="標楷體" w:hAnsi="Times New Roman" w:cs="Times New Roman"/>
        </w:rPr>
        <w:t>，並利用電影基因組來推薦冷物品</w:t>
      </w:r>
      <w:r w:rsidR="00703C6F" w:rsidRPr="005C2F45">
        <w:rPr>
          <w:rFonts w:ascii="Times New Roman" w:eastAsia="標楷體" w:hAnsi="Times New Roman" w:cs="Times New Roman"/>
        </w:rPr>
        <w:t xml:space="preserve"> </w:t>
      </w:r>
      <w:r w:rsidR="00B1335F" w:rsidRPr="005C2F45">
        <w:rPr>
          <w:rFonts w:ascii="Times New Roman" w:eastAsia="標楷體" w:hAnsi="Times New Roman" w:cs="Times New Roman"/>
        </w:rPr>
        <w:t>(</w:t>
      </w:r>
      <w:r w:rsidR="00731336" w:rsidRPr="005C2F45">
        <w:rPr>
          <w:rFonts w:ascii="Times New Roman" w:eastAsia="標楷體" w:hAnsi="Times New Roman" w:cs="Times New Roman"/>
        </w:rPr>
        <w:t>即</w:t>
      </w:r>
      <w:r w:rsidR="00B1335F" w:rsidRPr="005C2F45">
        <w:rPr>
          <w:rFonts w:ascii="Times New Roman" w:eastAsia="標楷體" w:hAnsi="Times New Roman" w:cs="Times New Roman"/>
        </w:rPr>
        <w:t>使用者沒觀看過的電影</w:t>
      </w:r>
      <w:r w:rsidR="00B1335F" w:rsidRPr="005C2F45">
        <w:rPr>
          <w:rFonts w:ascii="Times New Roman" w:eastAsia="標楷體" w:hAnsi="Times New Roman" w:cs="Times New Roman"/>
        </w:rPr>
        <w:t>)</w:t>
      </w:r>
      <w:r w:rsidR="00E519A2" w:rsidRPr="005C2F45">
        <w:rPr>
          <w:rFonts w:ascii="Times New Roman" w:eastAsia="標楷體" w:hAnsi="Times New Roman" w:cs="Times New Roman"/>
        </w:rPr>
        <w:t>。</w:t>
      </w:r>
      <w:r w:rsidR="00694FEE" w:rsidRPr="005C2F45">
        <w:rPr>
          <w:rFonts w:ascii="Times New Roman" w:eastAsia="標楷體" w:hAnsi="Times New Roman" w:cs="Times New Roman"/>
        </w:rPr>
        <w:t>研究針對冷啟動和物品冷至暖的過渡期間的推薦數據，以及使用者為中心的</w:t>
      </w:r>
      <w:r w:rsidR="00694FEE" w:rsidRPr="005C2F45">
        <w:rPr>
          <w:rFonts w:ascii="Times New Roman" w:eastAsia="標楷體" w:hAnsi="Times New Roman" w:cs="Times New Roman"/>
        </w:rPr>
        <w:lastRenderedPageBreak/>
        <w:t>在線實驗進行驗證，結果證明此方法能有效降低冷啟動的影響並提高準確度。</w:t>
      </w:r>
    </w:p>
    <w:p w14:paraId="3438A5E6" w14:textId="77777777" w:rsidR="00264E6D" w:rsidRPr="00B85140" w:rsidRDefault="00264E6D" w:rsidP="00264E6D">
      <w:pPr>
        <w:spacing w:line="360" w:lineRule="auto"/>
        <w:ind w:firstLineChars="200" w:firstLine="480"/>
        <w:jc w:val="both"/>
        <w:rPr>
          <w:rFonts w:ascii="Times New Roman" w:eastAsia="標楷體" w:hAnsi="Times New Roman" w:cs="Times New Roman"/>
        </w:rPr>
      </w:pPr>
    </w:p>
    <w:p w14:paraId="29CC6811" w14:textId="77777777" w:rsidR="00264E6D" w:rsidRDefault="00067136" w:rsidP="00264E6D">
      <w:pPr>
        <w:spacing w:line="360" w:lineRule="auto"/>
        <w:ind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&lt;EndNote&gt;&lt;Cite&gt;&lt;Author&gt;Inan&lt;/Author&gt;&lt;Year&gt;2018&lt;/Year&gt;&lt;RecNum&gt;61&lt;/RecNum&gt;&lt;DisplayText&gt;(Inan et al., 2018)&lt;/DisplayText&gt;&lt;record&gt;&lt;rec-number&gt;61&lt;/rec-number&gt;&lt;foreign-keys&gt;&lt;key app="EN" db-id="awf2vextfswepzepdwxveveixfwavp95x5ws" timestamp="1608099016"&gt;61&lt;/key&gt;&lt;/foreign-keys&gt;&lt;ref-type name="Journal Article"&gt;17&lt;/ref-type&gt;&lt;contributors&gt;&lt;authors&gt;&lt;author&gt;Inan, Emrah&lt;/author&gt;&lt;author&gt;Tekbacak, Fatih&lt;/author&gt;&lt;author&gt;Ozturk, Cemalettin %J Journal of computational science&lt;/author&gt;&lt;/authors&gt;&lt;/contributors&gt;&lt;titles&gt;&lt;title&gt;Moreopt: A goal programming based movie recommender system&lt;/title&gt;&lt;/titles&gt;&lt;pages&gt;43-50&lt;/pages&gt;&lt;volume&gt;28&lt;/volume&gt;&lt;dates&gt;&lt;year&gt;2018&lt;/year&gt;&lt;/dates&gt;&lt;isbn&gt;1877-7503&lt;/isbn&gt;&lt;urls&gt;&lt;/urls&gt;&lt;/record&gt;&lt;/Cite&gt;&lt;/EndNote&gt;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Inan et al. </w:t>
      </w:r>
      <w:r w:rsidR="003F67AD" w:rsidRPr="00B85140">
        <w:rPr>
          <w:rFonts w:ascii="Times New Roman" w:eastAsia="標楷體" w:hAnsi="Times New Roman" w:cs="Times New Roman"/>
          <w:noProof/>
        </w:rPr>
        <w:t>(</w:t>
      </w:r>
      <w:r w:rsidRPr="00B85140">
        <w:rPr>
          <w:rFonts w:ascii="Times New Roman" w:eastAsia="標楷體" w:hAnsi="Times New Roman" w:cs="Times New Roman"/>
          <w:noProof/>
        </w:rPr>
        <w:t>2018)</w:t>
      </w:r>
      <w:r w:rsidRPr="00B85140">
        <w:rPr>
          <w:rFonts w:ascii="Times New Roman" w:eastAsia="標楷體" w:hAnsi="Times New Roman" w:cs="Times New Roman"/>
        </w:rPr>
        <w:fldChar w:fldCharType="end"/>
      </w:r>
      <w:r w:rsidR="003F67AD"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提出的電影推薦系統結合電影特徵</w:t>
      </w:r>
      <w:r w:rsidR="00703C6F" w:rsidRPr="00B85140">
        <w:rPr>
          <w:rFonts w:ascii="Times New Roman" w:eastAsia="標楷體" w:hAnsi="Times New Roman" w:cs="Times New Roman"/>
        </w:rPr>
        <w:t xml:space="preserve"> </w:t>
      </w:r>
      <w:r w:rsidR="00E448AD" w:rsidRPr="00B85140">
        <w:rPr>
          <w:rFonts w:ascii="Times New Roman" w:eastAsia="標楷體" w:hAnsi="Times New Roman" w:cs="Times New Roman"/>
        </w:rPr>
        <w:t>(</w:t>
      </w:r>
      <w:r w:rsidR="0072686A" w:rsidRPr="00B85140">
        <w:rPr>
          <w:rFonts w:ascii="Times New Roman" w:eastAsia="標楷體" w:hAnsi="Times New Roman" w:cs="Times New Roman"/>
        </w:rPr>
        <w:t>演員、導演、</w:t>
      </w:r>
      <w:r w:rsidR="00AF4479" w:rsidRPr="00B85140">
        <w:rPr>
          <w:rFonts w:ascii="Times New Roman" w:eastAsia="標楷體" w:hAnsi="Times New Roman" w:cs="Times New Roman"/>
        </w:rPr>
        <w:t>電影類別等</w:t>
      </w:r>
      <w:r w:rsidR="00AF4479" w:rsidRPr="00B85140">
        <w:rPr>
          <w:rFonts w:ascii="Times New Roman" w:eastAsia="標楷體" w:hAnsi="Times New Roman" w:cs="Times New Roman"/>
        </w:rPr>
        <w:t xml:space="preserve">) </w:t>
      </w:r>
      <w:r w:rsidR="00AF4479" w:rsidRPr="00B85140">
        <w:rPr>
          <w:rFonts w:ascii="Times New Roman" w:eastAsia="標楷體" w:hAnsi="Times New Roman" w:cs="Times New Roman"/>
        </w:rPr>
        <w:t>與協同過濾技術</w:t>
      </w:r>
      <w:r w:rsidR="0072686A" w:rsidRPr="00B85140">
        <w:rPr>
          <w:rFonts w:ascii="Times New Roman" w:eastAsia="標楷體" w:hAnsi="Times New Roman" w:cs="Times New Roman"/>
        </w:rPr>
        <w:t>。電影之間的相似性分數以基於內容的目標編程模型輔助計算。而</w:t>
      </w:r>
      <w:r w:rsidR="005E61CA" w:rsidRPr="00B85140">
        <w:rPr>
          <w:rFonts w:ascii="Times New Roman" w:eastAsia="標楷體" w:hAnsi="Times New Roman" w:cs="Times New Roman"/>
        </w:rPr>
        <w:t>協同過濾使用</w:t>
      </w:r>
      <w:bookmarkStart w:id="38" w:name="_Hlk60996272"/>
      <w:r w:rsidR="005E61CA" w:rsidRPr="00B85140">
        <w:rPr>
          <w:rFonts w:ascii="Times New Roman" w:eastAsia="標楷體" w:hAnsi="Times New Roman" w:cs="Times New Roman"/>
        </w:rPr>
        <w:t>皮爾森積差相關分析</w:t>
      </w:r>
      <w:bookmarkEnd w:id="38"/>
      <w:r w:rsidR="005E61CA" w:rsidRPr="00B85140">
        <w:rPr>
          <w:rFonts w:ascii="Times New Roman" w:eastAsia="標楷體" w:hAnsi="Times New Roman" w:cs="Times New Roman"/>
        </w:rPr>
        <w:t>，此方法可以基於電影內容的得分來推薦滿足使用者喜好的電影。</w:t>
      </w:r>
      <w:r w:rsidR="00731336" w:rsidRPr="00B85140">
        <w:rPr>
          <w:rFonts w:ascii="Times New Roman" w:eastAsia="標楷體" w:hAnsi="Times New Roman" w:cs="Times New Roman"/>
        </w:rPr>
        <w:t>該</w:t>
      </w:r>
      <w:r w:rsidR="005E61CA" w:rsidRPr="00B85140">
        <w:rPr>
          <w:rFonts w:ascii="Times New Roman" w:eastAsia="標楷體" w:hAnsi="Times New Roman" w:cs="Times New Roman"/>
        </w:rPr>
        <w:t>研究</w:t>
      </w:r>
      <w:r w:rsidR="005E61CA" w:rsidRPr="005C2F45">
        <w:rPr>
          <w:rFonts w:ascii="Times New Roman" w:eastAsia="標楷體" w:hAnsi="Times New Roman" w:cs="Times New Roman"/>
        </w:rPr>
        <w:t>使用</w:t>
      </w:r>
      <w:r w:rsidR="005E61CA" w:rsidRPr="005C2F45">
        <w:rPr>
          <w:rFonts w:ascii="Times New Roman" w:eastAsia="標楷體" w:hAnsi="Times New Roman" w:cs="Times New Roman"/>
        </w:rPr>
        <w:t>MovieLens</w:t>
      </w:r>
      <w:r w:rsidR="005E61CA" w:rsidRPr="005C2F45">
        <w:rPr>
          <w:rFonts w:ascii="Times New Roman" w:eastAsia="標楷體" w:hAnsi="Times New Roman" w:cs="Times New Roman"/>
        </w:rPr>
        <w:t>資料集測試，結果顯示當電影內容的資訊增加時，整體</w:t>
      </w:r>
      <w:r w:rsidR="003B4EB8" w:rsidRPr="005C2F45">
        <w:rPr>
          <w:rFonts w:ascii="Times New Roman" w:eastAsia="標楷體" w:hAnsi="Times New Roman" w:cs="Times New Roman"/>
        </w:rPr>
        <w:t>推薦</w:t>
      </w:r>
      <w:r w:rsidR="005E61CA" w:rsidRPr="005C2F45">
        <w:rPr>
          <w:rFonts w:ascii="Times New Roman" w:eastAsia="標楷體" w:hAnsi="Times New Roman" w:cs="Times New Roman"/>
        </w:rPr>
        <w:t>系統的性能會獲得</w:t>
      </w:r>
      <w:r w:rsidR="003B4EB8" w:rsidRPr="005C2F45">
        <w:rPr>
          <w:rFonts w:ascii="Times New Roman" w:eastAsia="標楷體" w:hAnsi="Times New Roman" w:cs="Times New Roman"/>
        </w:rPr>
        <w:t>提升。</w:t>
      </w:r>
    </w:p>
    <w:p w14:paraId="07ADE80E" w14:textId="77777777" w:rsidR="00264E6D" w:rsidRDefault="00264E6D" w:rsidP="00264E6D">
      <w:pPr>
        <w:spacing w:line="360" w:lineRule="auto"/>
        <w:ind w:firstLineChars="200" w:firstLine="480"/>
        <w:jc w:val="both"/>
        <w:rPr>
          <w:rFonts w:ascii="Times New Roman" w:eastAsia="標楷體" w:hAnsi="Times New Roman" w:cs="Times New Roman"/>
        </w:rPr>
      </w:pPr>
    </w:p>
    <w:p w14:paraId="5F3A4766" w14:textId="21C11777" w:rsidR="000C1A45" w:rsidRPr="005C2F45" w:rsidRDefault="00C051F5"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&lt;EndNote&gt;&lt;Cite&gt;&lt;Author&gt;Li&lt;/Author&gt;&lt;Year&gt;2018&lt;/Year&gt;&lt;RecNum&gt;39&lt;/RecNum&gt;&lt;DisplayText&gt;(Li et al., 2018)&lt;/DisplayText&gt;&lt;record&gt;&lt;rec-number&gt;39&lt;/rec-number&gt;&lt;foreign-keys&gt;&lt;key app="EN" db-id="awf2vextfswepzepdwxveveixfwavp95x5ws" timestamp="1608041738"&gt;39&lt;/key&gt;&lt;/foreign-keys&gt;&lt;ref-type name="Journal Article"&gt;17&lt;/ref-type&gt;&lt;contributors&gt;&lt;authors&gt;&lt;author&gt;Li, Jing&lt;/author&gt;&lt;author&gt;Xu, Wentao&lt;/author&gt;&lt;author&gt;Wan, Wenbo&lt;/author&gt;&lt;author&gt;Sun, Jiande %J Journal of computational science&lt;/author&gt;&lt;/authors&gt;&lt;/contributors&gt;&lt;titles&gt;&lt;title&gt;Movie recommendation based on bridging movie feature and user interest&lt;/title&gt;&lt;/titles&gt;&lt;pages&gt;128-134&lt;/pages&gt;&lt;volume&gt;26&lt;/volume&gt;&lt;dates&gt;&lt;year&gt;2018&lt;/year&gt;&lt;/dates&gt;&lt;isbn&gt;1877-7503&lt;/isbn&gt;&lt;urls&gt;&lt;/urls&gt;&lt;/record&gt;&lt;/Cite&gt;&lt;/EndNote&gt;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Li et al.</w:t>
      </w:r>
      <w:r w:rsidR="00703C6F" w:rsidRPr="005C2F45">
        <w:rPr>
          <w:rFonts w:ascii="Times New Roman" w:eastAsia="標楷體" w:hAnsi="Times New Roman" w:cs="Times New Roman"/>
          <w:noProof/>
        </w:rPr>
        <w:t xml:space="preserve"> </w:t>
      </w:r>
      <w:r w:rsidRPr="005C2F45">
        <w:rPr>
          <w:rFonts w:ascii="Times New Roman" w:eastAsia="標楷體" w:hAnsi="Times New Roman" w:cs="Times New Roman"/>
          <w:noProof/>
        </w:rPr>
        <w:t xml:space="preserve"> </w:t>
      </w:r>
      <w:r w:rsidR="00172C22" w:rsidRPr="005C2F45">
        <w:rPr>
          <w:rFonts w:ascii="Times New Roman" w:eastAsia="標楷體" w:hAnsi="Times New Roman" w:cs="Times New Roman"/>
          <w:noProof/>
        </w:rPr>
        <w:t>(</w:t>
      </w:r>
      <w:r w:rsidRPr="005C2F45">
        <w:rPr>
          <w:rFonts w:ascii="Times New Roman" w:eastAsia="標楷體" w:hAnsi="Times New Roman" w:cs="Times New Roman"/>
          <w:noProof/>
        </w:rPr>
        <w:t>2018)</w:t>
      </w:r>
      <w:r w:rsidRPr="005C2F45">
        <w:rPr>
          <w:rFonts w:ascii="Times New Roman" w:eastAsia="標楷體" w:hAnsi="Times New Roman" w:cs="Times New Roman"/>
        </w:rPr>
        <w:fldChar w:fldCharType="end"/>
      </w:r>
      <w:r w:rsidR="00172C22" w:rsidRPr="005C2F45">
        <w:rPr>
          <w:rFonts w:ascii="Times New Roman" w:eastAsia="標楷體" w:hAnsi="Times New Roman" w:cs="Times New Roman"/>
        </w:rPr>
        <w:t xml:space="preserve"> </w:t>
      </w:r>
      <w:r w:rsidR="00AF4479" w:rsidRPr="005C2F45">
        <w:rPr>
          <w:rFonts w:ascii="Times New Roman" w:eastAsia="標楷體" w:hAnsi="Times New Roman" w:cs="Times New Roman"/>
        </w:rPr>
        <w:t>提出混合電影特徵與使用者興趣的電影推薦系統</w:t>
      </w:r>
      <w:r w:rsidR="00FD0428" w:rsidRPr="005C2F45">
        <w:rPr>
          <w:rFonts w:ascii="Times New Roman" w:eastAsia="標楷體" w:hAnsi="Times New Roman" w:cs="Times New Roman"/>
        </w:rPr>
        <w:t>。</w:t>
      </w:r>
      <w:r w:rsidR="00C92138" w:rsidRPr="005C2F45">
        <w:rPr>
          <w:rFonts w:ascii="Times New Roman" w:eastAsia="標楷體" w:hAnsi="Times New Roman" w:cs="Times New Roman"/>
        </w:rPr>
        <w:t>在提出的算法中，電影特徵向量是根據電影的屬性計算出的，並與使用者評分矩陣組合以生成使用者興趣向量。</w:t>
      </w:r>
      <w:r w:rsidR="00A03152" w:rsidRPr="005C2F45">
        <w:rPr>
          <w:rFonts w:ascii="Times New Roman" w:eastAsia="標楷體" w:hAnsi="Times New Roman" w:cs="Times New Roman"/>
        </w:rPr>
        <w:t>電影特徵向量和使用者興趣向量以迭代得方式相互更新，便可獲得基於使用者興趣向量的使用者相似矩陣，而這通常會因資料稀疏性而難以取得。此外，在使用者興趣向量中加入長短期的概念，能使推薦的結果隨者使用者的變化做出反應。</w:t>
      </w:r>
    </w:p>
    <w:p w14:paraId="013066FB" w14:textId="07603B0C" w:rsidR="00974C7E" w:rsidRPr="005C2F45" w:rsidRDefault="00974C7E" w:rsidP="00FA2DBB">
      <w:pPr>
        <w:widowControl/>
        <w:spacing w:line="360" w:lineRule="auto"/>
        <w:ind w:firstLine="993"/>
        <w:rPr>
          <w:rFonts w:ascii="Times New Roman" w:eastAsia="標楷體" w:hAnsi="Times New Roman" w:cs="Times New Roman"/>
        </w:rPr>
      </w:pPr>
    </w:p>
    <w:p w14:paraId="11C60278" w14:textId="77777777" w:rsidR="00A02444" w:rsidRPr="005C2F45" w:rsidRDefault="00A02444" w:rsidP="00FA2DBB">
      <w:pPr>
        <w:widowControl/>
        <w:spacing w:line="360" w:lineRule="auto"/>
        <w:ind w:firstLine="993"/>
        <w:rPr>
          <w:rFonts w:ascii="Times New Roman" w:eastAsia="標楷體" w:hAnsi="Times New Roman" w:cs="Times New Roman"/>
        </w:rPr>
      </w:pPr>
    </w:p>
    <w:p w14:paraId="47EC9FC6" w14:textId="70A5905B" w:rsidR="00A03152" w:rsidRDefault="00F82C53" w:rsidP="00264E6D">
      <w:pPr>
        <w:pStyle w:val="2"/>
        <w:numPr>
          <w:ilvl w:val="1"/>
          <w:numId w:val="20"/>
        </w:numPr>
        <w:spacing w:line="360" w:lineRule="auto"/>
        <w:ind w:left="709"/>
        <w:jc w:val="both"/>
        <w:rPr>
          <w:rFonts w:ascii="Times New Roman" w:eastAsia="標楷體" w:hAnsi="Times New Roman" w:cs="Times New Roman"/>
          <w:sz w:val="28"/>
          <w:szCs w:val="28"/>
        </w:rPr>
      </w:pPr>
      <w:bookmarkStart w:id="39" w:name="_Toc60187098"/>
      <w:r w:rsidRPr="005C2F45">
        <w:rPr>
          <w:rFonts w:ascii="Times New Roman" w:eastAsia="標楷體" w:hAnsi="Times New Roman" w:cs="Times New Roman"/>
          <w:sz w:val="28"/>
          <w:szCs w:val="28"/>
        </w:rPr>
        <w:t>情感分析應用於電影推薦系統</w:t>
      </w:r>
      <w:bookmarkEnd w:id="39"/>
    </w:p>
    <w:p w14:paraId="1A9FF570" w14:textId="77777777" w:rsidR="00264E6D" w:rsidRPr="00264E6D" w:rsidRDefault="00264E6D" w:rsidP="00264E6D"/>
    <w:p w14:paraId="5386C8D7" w14:textId="0A030C31" w:rsidR="009F366F" w:rsidRDefault="008E07B1" w:rsidP="00264E6D">
      <w:pPr>
        <w:pStyle w:val="2"/>
        <w:numPr>
          <w:ilvl w:val="2"/>
          <w:numId w:val="33"/>
        </w:numPr>
        <w:spacing w:line="360" w:lineRule="auto"/>
        <w:ind w:left="1276"/>
        <w:jc w:val="both"/>
        <w:rPr>
          <w:rFonts w:ascii="Times New Roman" w:eastAsia="標楷體" w:hAnsi="Times New Roman" w:cs="Times New Roman"/>
          <w:sz w:val="24"/>
          <w:szCs w:val="24"/>
        </w:rPr>
      </w:pPr>
      <w:bookmarkStart w:id="40" w:name="_Hlk59183280"/>
      <w:bookmarkStart w:id="41" w:name="_Toc60187099"/>
      <w:r w:rsidRPr="005C2F45">
        <w:rPr>
          <w:rFonts w:ascii="Times New Roman" w:eastAsia="標楷體" w:hAnsi="Times New Roman" w:cs="Times New Roman"/>
          <w:sz w:val="24"/>
          <w:szCs w:val="24"/>
        </w:rPr>
        <w:t>情感分析</w:t>
      </w:r>
      <w:bookmarkEnd w:id="40"/>
      <w:bookmarkEnd w:id="41"/>
    </w:p>
    <w:p w14:paraId="53C3D47C" w14:textId="77777777" w:rsidR="00264E6D" w:rsidRDefault="00264E6D" w:rsidP="00264E6D">
      <w:pPr>
        <w:spacing w:line="360" w:lineRule="auto"/>
        <w:ind w:leftChars="300" w:left="720" w:firstLineChars="200" w:firstLine="480"/>
        <w:jc w:val="both"/>
        <w:rPr>
          <w:rFonts w:ascii="Times New Roman" w:eastAsia="標楷體" w:hAnsi="Times New Roman" w:cs="Times New Roman"/>
        </w:rPr>
      </w:pPr>
    </w:p>
    <w:p w14:paraId="5D6E9251" w14:textId="77777777" w:rsidR="00264E6D" w:rsidRPr="00B85140" w:rsidRDefault="009F366F" w:rsidP="00264E6D">
      <w:pPr>
        <w:spacing w:line="360" w:lineRule="auto"/>
        <w:ind w:leftChars="300" w:left="720" w:firstLineChars="200" w:firstLine="480"/>
        <w:jc w:val="both"/>
        <w:rPr>
          <w:rFonts w:ascii="Times New Roman" w:eastAsia="標楷體" w:hAnsi="Times New Roman" w:cs="Times New Roman"/>
        </w:rPr>
      </w:pPr>
      <w:bookmarkStart w:id="42" w:name="_Hlk60996505"/>
      <w:r w:rsidRPr="00B85140">
        <w:rPr>
          <w:rFonts w:ascii="Times New Roman" w:eastAsia="標楷體" w:hAnsi="Times New Roman" w:cs="Times New Roman"/>
        </w:rPr>
        <w:t>情感分析又稱觀點分析、意見挖掘或主客觀分析等，透過算法對文本的情緒、主客觀性、觀點等層面</w:t>
      </w:r>
      <w:r w:rsidR="00581678" w:rsidRPr="00B85140">
        <w:rPr>
          <w:rFonts w:ascii="Times New Roman" w:eastAsia="標楷體" w:hAnsi="Times New Roman" w:cs="Times New Roman"/>
        </w:rPr>
        <w:t>進行挖掘與分析，並根據結果對文本的情感傾向做出判斷歸類</w:t>
      </w:r>
      <w:bookmarkEnd w:id="42"/>
      <w:r w:rsidR="00703C6F" w:rsidRPr="00B85140">
        <w:rPr>
          <w:rFonts w:ascii="Times New Roman" w:eastAsia="標楷體" w:hAnsi="Times New Roman" w:cs="Times New Roman"/>
        </w:rPr>
        <w:t xml:space="preserve"> </w:t>
      </w:r>
      <w:r w:rsidR="0098598C" w:rsidRPr="00B85140">
        <w:rPr>
          <w:rFonts w:ascii="Times New Roman" w:eastAsia="標楷體" w:hAnsi="Times New Roman" w:cs="Times New Roman" w:hint="eastAsia"/>
        </w:rPr>
        <w:t xml:space="preserve"> </w:t>
      </w:r>
      <w:r w:rsidR="00A034FA" w:rsidRPr="00B85140">
        <w:rPr>
          <w:rFonts w:ascii="Times New Roman" w:eastAsia="標楷體" w:hAnsi="Times New Roman" w:cs="Times New Roman"/>
        </w:rPr>
        <w:fldChar w:fldCharType="begin"/>
      </w:r>
      <w:r w:rsidR="00A034FA" w:rsidRPr="00B85140">
        <w:rPr>
          <w:rFonts w:ascii="Times New Roman" w:eastAsia="標楷體" w:hAnsi="Times New Roman" w:cs="Times New Roman"/>
        </w:rPr>
        <w:instrText xml:space="preserve"> ADDIN EN.CITE &lt;EndNote&gt;&lt;Cite&gt;&lt;Author&gt;Yi&lt;/Author&gt;&lt;Year&gt;2003&lt;/Year&gt;&lt;RecNum&gt;62&lt;/RecNum&gt;&lt;DisplayText&gt;(Yi et al., 2003)&lt;/DisplayText&gt;&lt;record&gt;&lt;rec-number&gt;62&lt;/rec-number&gt;&lt;foreign-keys&gt;&lt;key app="EN" db-id="awf2vextfswepzepdwxveveixfwavp95x5ws" timestamp="1608099319"&gt;62&lt;/key&gt;&lt;/foreign-keys&gt;&lt;ref-type name="Conference Proceedings"&gt;10&lt;/ref-type&gt;&lt;contributors&gt;&lt;authors&gt;&lt;author&gt;Yi, Jeonghee&lt;/author&gt;&lt;author&gt;Nasukawa, Tetsuya&lt;/author&gt;&lt;author&gt;Bunescu, Razvan&lt;/author&gt;&lt;author&gt;Niblack, Wayne&lt;/author&gt;&lt;/authors&gt;&lt;/contributors&gt;&lt;titles&gt;&lt;title&gt;Sentiment analyzer: Extracting sentiments about a given topic using natural language processing techniques&lt;/title&gt;&lt;secondary-title&gt;Third IEEE international conference on data mining&lt;/secondary-title&gt;&lt;/titles&gt;&lt;pages&gt;427-434&lt;/pages&gt;&lt;dates&gt;&lt;year&gt;2003&lt;/year&gt;&lt;/dates&gt;&lt;publisher&gt;IEEE&lt;/publisher&gt;&lt;isbn&gt;0769519784&lt;/isbn&gt;&lt;urls&gt;&lt;/urls&gt;&lt;/record&gt;&lt;/Cite&gt;&lt;/EndNote&gt;</w:instrText>
      </w:r>
      <w:r w:rsidR="00A034FA" w:rsidRPr="00B85140">
        <w:rPr>
          <w:rFonts w:ascii="Times New Roman" w:eastAsia="標楷體" w:hAnsi="Times New Roman" w:cs="Times New Roman"/>
        </w:rPr>
        <w:fldChar w:fldCharType="separate"/>
      </w:r>
      <w:r w:rsidR="00A034FA" w:rsidRPr="00B85140">
        <w:rPr>
          <w:rFonts w:ascii="Times New Roman" w:eastAsia="標楷體" w:hAnsi="Times New Roman" w:cs="Times New Roman"/>
          <w:noProof/>
        </w:rPr>
        <w:t>(Yi et al., 2003)</w:t>
      </w:r>
      <w:r w:rsidR="00A034FA" w:rsidRPr="00B85140">
        <w:rPr>
          <w:rFonts w:ascii="Times New Roman" w:eastAsia="標楷體" w:hAnsi="Times New Roman" w:cs="Times New Roman"/>
        </w:rPr>
        <w:fldChar w:fldCharType="end"/>
      </w:r>
      <w:r w:rsidR="00581678" w:rsidRPr="00B85140">
        <w:rPr>
          <w:rFonts w:ascii="Times New Roman" w:eastAsia="標楷體" w:hAnsi="Times New Roman" w:cs="Times New Roman"/>
        </w:rPr>
        <w:t>。</w:t>
      </w:r>
      <w:bookmarkStart w:id="43" w:name="_Hlk60996531"/>
      <w:r w:rsidR="009948D2" w:rsidRPr="00B85140">
        <w:rPr>
          <w:rFonts w:ascii="Times New Roman" w:eastAsia="標楷體" w:hAnsi="Times New Roman" w:cs="Times New Roman"/>
        </w:rPr>
        <w:t>情感分析</w:t>
      </w:r>
      <w:r w:rsidR="007F0B61" w:rsidRPr="00B85140">
        <w:rPr>
          <w:rFonts w:ascii="Times New Roman" w:eastAsia="標楷體" w:hAnsi="Times New Roman" w:cs="Times New Roman"/>
        </w:rPr>
        <w:t>文本</w:t>
      </w:r>
      <w:r w:rsidR="009948D2" w:rsidRPr="00B85140">
        <w:rPr>
          <w:rFonts w:ascii="Times New Roman" w:eastAsia="標楷體" w:hAnsi="Times New Roman" w:cs="Times New Roman"/>
        </w:rPr>
        <w:t>廣義來說可分成主觀性文本與客觀性文本。客觀性文本為使用者對於物品、事件與其屬性的客觀陳述，主觀性文本通常為使用者對物品、事件與其屬性的主觀評價</w:t>
      </w:r>
      <w:bookmarkEnd w:id="43"/>
      <w:r w:rsidR="009948D2" w:rsidRPr="00B85140">
        <w:rPr>
          <w:rFonts w:ascii="Times New Roman" w:eastAsia="標楷體" w:hAnsi="Times New Roman" w:cs="Times New Roman"/>
        </w:rPr>
        <w:t>，當中會包含豐</w:t>
      </w:r>
      <w:r w:rsidR="009948D2" w:rsidRPr="005C2F45">
        <w:rPr>
          <w:rFonts w:ascii="Times New Roman" w:eastAsia="標楷體" w:hAnsi="Times New Roman" w:cs="Times New Roman"/>
        </w:rPr>
        <w:t>富的主觀性意見、情緒、看法、和態度等</w:t>
      </w:r>
      <w:r w:rsidR="00703C6F" w:rsidRPr="005C2F45">
        <w:rPr>
          <w:rFonts w:ascii="Times New Roman" w:eastAsia="標楷體" w:hAnsi="Times New Roman" w:cs="Times New Roman"/>
        </w:rPr>
        <w:t xml:space="preserve"> </w:t>
      </w:r>
      <w:r w:rsidR="00C6556D" w:rsidRPr="005C2F45">
        <w:rPr>
          <w:rFonts w:ascii="Times New Roman" w:eastAsia="標楷體" w:hAnsi="Times New Roman" w:cs="Times New Roman"/>
        </w:rPr>
        <w:fldChar w:fldCharType="begin"/>
      </w:r>
      <w:r w:rsidR="00C6556D" w:rsidRPr="005C2F45">
        <w:rPr>
          <w:rFonts w:ascii="Times New Roman" w:eastAsia="標楷體" w:hAnsi="Times New Roman" w:cs="Times New Roman"/>
        </w:rPr>
        <w:instrText xml:space="preserve"> ADDIN EN.CITE &lt;EndNote&gt;&lt;Cite&gt;&lt;Author&gt;Liu&lt;/Author&gt;&lt;Year&gt;2010&lt;/Year&gt;&lt;RecNum&gt;64&lt;/RecNum&gt;&lt;DisplayText&gt;(Liu, 2010)&lt;/DisplayText&gt;&lt;record&gt;&lt;rec-number&gt;64&lt;/rec-number&gt;&lt;foreign-keys&gt;&lt;key app="EN" db-id="awf2vextfswepzepdwxveveixfwavp95x5ws" timestamp="1608100284"&gt;64&lt;/key&gt;&lt;/foreign-keys&gt;&lt;ref-type name="Journal Article"&gt;17&lt;/ref-type&gt;&lt;contributors&gt;&lt;authors&gt;&lt;author&gt;Liu, Bing %J Handbook of natural language processing&lt;/author&gt;&lt;/authors&gt;&lt;/contributors&gt;&lt;titles&gt;&lt;title&gt;Sentiment analysis and subjectivity&lt;/title&gt;&lt;/titles&gt;&lt;pages&gt;627-666&lt;/pages&gt;&lt;volume&gt;2&lt;/volume&gt;&lt;number&gt;2010&lt;/number&gt;&lt;dates&gt;&lt;year&gt;2010&lt;/year&gt;&lt;/dates&gt;&lt;urls&gt;&lt;/urls&gt;&lt;/record&gt;&lt;/Cite&gt;&lt;/EndNote&gt;</w:instrText>
      </w:r>
      <w:r w:rsidR="00C6556D" w:rsidRPr="005C2F45">
        <w:rPr>
          <w:rFonts w:ascii="Times New Roman" w:eastAsia="標楷體" w:hAnsi="Times New Roman" w:cs="Times New Roman"/>
        </w:rPr>
        <w:fldChar w:fldCharType="separate"/>
      </w:r>
      <w:r w:rsidR="00C6556D" w:rsidRPr="005C2F45">
        <w:rPr>
          <w:rFonts w:ascii="Times New Roman" w:eastAsia="標楷體" w:hAnsi="Times New Roman" w:cs="Times New Roman"/>
          <w:noProof/>
        </w:rPr>
        <w:t>(Liu, 2010)</w:t>
      </w:r>
      <w:r w:rsidR="00C6556D" w:rsidRPr="005C2F45">
        <w:rPr>
          <w:rFonts w:ascii="Times New Roman" w:eastAsia="標楷體" w:hAnsi="Times New Roman" w:cs="Times New Roman"/>
        </w:rPr>
        <w:fldChar w:fldCharType="end"/>
      </w:r>
      <w:r w:rsidR="009948D2" w:rsidRPr="005C2F45">
        <w:rPr>
          <w:rFonts w:ascii="Times New Roman" w:eastAsia="標楷體" w:hAnsi="Times New Roman" w:cs="Times New Roman"/>
        </w:rPr>
        <w:t>。此分類方法能將文本</w:t>
      </w:r>
      <w:r w:rsidR="009948D2" w:rsidRPr="00B85140">
        <w:rPr>
          <w:rFonts w:ascii="Times New Roman" w:eastAsia="標楷體" w:hAnsi="Times New Roman" w:cs="Times New Roman"/>
        </w:rPr>
        <w:lastRenderedPageBreak/>
        <w:t>中描述事實的客觀部分與表達意見的主觀部分區分開，並將主觀部分抽取出，過濾掉不帶情緒色彩的</w:t>
      </w:r>
      <w:r w:rsidR="007F0B61" w:rsidRPr="00B85140">
        <w:rPr>
          <w:rFonts w:ascii="Times New Roman" w:eastAsia="標楷體" w:hAnsi="Times New Roman" w:cs="Times New Roman"/>
        </w:rPr>
        <w:t>文本，為文本情感極性分析提供主觀性資料</w:t>
      </w:r>
      <w:r w:rsidR="00703C6F" w:rsidRPr="00B85140">
        <w:rPr>
          <w:rFonts w:ascii="Times New Roman" w:eastAsia="標楷體" w:hAnsi="Times New Roman" w:cs="Times New Roman"/>
        </w:rPr>
        <w:t xml:space="preserve"> </w:t>
      </w:r>
      <w:r w:rsidR="00E93330" w:rsidRPr="00B85140">
        <w:rPr>
          <w:rFonts w:ascii="Times New Roman" w:eastAsia="標楷體" w:hAnsi="Times New Roman" w:cs="Times New Roman"/>
        </w:rPr>
        <w:fldChar w:fldCharType="begin"/>
      </w:r>
      <w:r w:rsidR="00E93330" w:rsidRPr="00B85140">
        <w:rPr>
          <w:rFonts w:ascii="Times New Roman" w:eastAsia="標楷體" w:hAnsi="Times New Roman" w:cs="Times New Roman"/>
        </w:rPr>
        <w:instrText xml:space="preserve"> ADDIN EN.CITE &lt;EndNote&gt;&lt;Cite&gt;&lt;Author&gt;Bakshi&lt;/Author&gt;&lt;Year&gt;2016&lt;/Year&gt;&lt;RecNum&gt;63&lt;/RecNum&gt;&lt;DisplayText&gt;(Bakshi et al., 2016)&lt;/DisplayText&gt;&lt;record&gt;&lt;rec-number&gt;63&lt;/rec-number&gt;&lt;foreign-keys&gt;&lt;key app="EN" db-id="awf2vextfswepzepdwxveveixfwavp95x5ws" timestamp="1608100164"&gt;63&lt;/key&gt;&lt;/foreign-keys&gt;&lt;ref-type name="Conference Proceedings"&gt;10&lt;/ref-type&gt;&lt;contributors&gt;&lt;authors&gt;&lt;author&gt;Bakshi, Rushlene Kaur&lt;/author&gt;&lt;author&gt;Kaur, Navneet&lt;/author&gt;&lt;author&gt;Kaur, Ravneet&lt;/author&gt;&lt;author&gt;Kaur, Gurpreet&lt;/author&gt;&lt;/authors&gt;&lt;/contributors&gt;&lt;titles&gt;&lt;title&gt;Opinion mining and sentiment analysis&lt;/title&gt;&lt;secondary-title&gt;2016 3rd International Conference on Computing for Sustainable Global Development (INDIACom)&lt;/secondary-title&gt;&lt;/titles&gt;&lt;pages&gt;452-455&lt;/pages&gt;&lt;dates&gt;&lt;year&gt;2016&lt;/year&gt;&lt;/dates&gt;&lt;publisher&gt;IEEE&lt;/publisher&gt;&lt;isbn&gt;9380544219&lt;/isbn&gt;&lt;urls&gt;&lt;/urls&gt;&lt;/record&gt;&lt;/Cite&gt;&lt;/EndNote&gt;</w:instrText>
      </w:r>
      <w:r w:rsidR="00E93330" w:rsidRPr="00B85140">
        <w:rPr>
          <w:rFonts w:ascii="Times New Roman" w:eastAsia="標楷體" w:hAnsi="Times New Roman" w:cs="Times New Roman"/>
        </w:rPr>
        <w:fldChar w:fldCharType="separate"/>
      </w:r>
      <w:r w:rsidR="00E93330" w:rsidRPr="00B85140">
        <w:rPr>
          <w:rFonts w:ascii="Times New Roman" w:eastAsia="標楷體" w:hAnsi="Times New Roman" w:cs="Times New Roman"/>
          <w:noProof/>
        </w:rPr>
        <w:t>(Bakshi et al., 2016)</w:t>
      </w:r>
      <w:r w:rsidR="00E93330" w:rsidRPr="00B85140">
        <w:rPr>
          <w:rFonts w:ascii="Times New Roman" w:eastAsia="標楷體" w:hAnsi="Times New Roman" w:cs="Times New Roman"/>
        </w:rPr>
        <w:fldChar w:fldCharType="end"/>
      </w:r>
      <w:r w:rsidR="007F0B61" w:rsidRPr="00B85140">
        <w:rPr>
          <w:rFonts w:ascii="Times New Roman" w:eastAsia="標楷體" w:hAnsi="Times New Roman" w:cs="Times New Roman"/>
        </w:rPr>
        <w:t>。</w:t>
      </w:r>
    </w:p>
    <w:p w14:paraId="16C9110E" w14:textId="77777777" w:rsidR="00264E6D" w:rsidRPr="00B85140" w:rsidRDefault="00264E6D" w:rsidP="00264E6D">
      <w:pPr>
        <w:spacing w:line="360" w:lineRule="auto"/>
        <w:ind w:leftChars="300" w:left="720" w:firstLineChars="200" w:firstLine="480"/>
        <w:jc w:val="both"/>
        <w:rPr>
          <w:rFonts w:ascii="Times New Roman" w:eastAsia="標楷體" w:hAnsi="Times New Roman" w:cs="Times New Roman"/>
        </w:rPr>
      </w:pPr>
    </w:p>
    <w:p w14:paraId="009540EB" w14:textId="77777777" w:rsidR="00264E6D" w:rsidRDefault="007F0B61" w:rsidP="00264E6D">
      <w:pPr>
        <w:spacing w:line="360" w:lineRule="auto"/>
        <w:ind w:leftChars="300" w:left="720" w:firstLineChars="200" w:firstLine="480"/>
        <w:jc w:val="both"/>
        <w:rPr>
          <w:rFonts w:ascii="Times New Roman" w:eastAsia="標楷體" w:hAnsi="Times New Roman" w:cs="Times New Roman"/>
        </w:rPr>
      </w:pPr>
      <w:r w:rsidRPr="00B85140">
        <w:rPr>
          <w:rFonts w:ascii="Times New Roman" w:eastAsia="標楷體" w:hAnsi="Times New Roman" w:cs="Times New Roman"/>
        </w:rPr>
        <w:t>根據文本的顆粒度，可以將文本劃分</w:t>
      </w:r>
      <w:r w:rsidR="00EE183E" w:rsidRPr="00B85140">
        <w:rPr>
          <w:rFonts w:ascii="Times New Roman" w:eastAsia="標楷體" w:hAnsi="Times New Roman" w:cs="Times New Roman"/>
        </w:rPr>
        <w:t>為</w:t>
      </w:r>
      <w:bookmarkStart w:id="44" w:name="_Hlk60996738"/>
      <w:r w:rsidRPr="00B85140">
        <w:rPr>
          <w:rFonts w:ascii="Times New Roman" w:eastAsia="標楷體" w:hAnsi="Times New Roman" w:cs="Times New Roman"/>
        </w:rPr>
        <w:t>詞、句子和文章三個層級</w:t>
      </w:r>
      <w:bookmarkEnd w:id="44"/>
      <w:r w:rsidRPr="00B85140">
        <w:rPr>
          <w:rFonts w:ascii="Times New Roman" w:eastAsia="標楷體" w:hAnsi="Times New Roman" w:cs="Times New Roman"/>
        </w:rPr>
        <w:t>，詞為情感分析的基礎，也是</w:t>
      </w:r>
      <w:r w:rsidR="00EE183E" w:rsidRPr="00B85140">
        <w:rPr>
          <w:rFonts w:ascii="Times New Roman" w:eastAsia="標楷體" w:hAnsi="Times New Roman" w:cs="Times New Roman"/>
        </w:rPr>
        <w:t>分析</w:t>
      </w:r>
      <w:r w:rsidRPr="00B85140">
        <w:rPr>
          <w:rFonts w:ascii="Times New Roman" w:eastAsia="標楷體" w:hAnsi="Times New Roman" w:cs="Times New Roman"/>
        </w:rPr>
        <w:t>句子和文章的</w:t>
      </w:r>
      <w:r w:rsidR="00EE183E" w:rsidRPr="00B85140">
        <w:rPr>
          <w:rFonts w:ascii="Times New Roman" w:eastAsia="標楷體" w:hAnsi="Times New Roman" w:cs="Times New Roman"/>
        </w:rPr>
        <w:t>重要前提。基於詞的情感分析</w:t>
      </w:r>
      <w:r w:rsidR="00EE183E" w:rsidRPr="005C2F45">
        <w:rPr>
          <w:rFonts w:ascii="Times New Roman" w:eastAsia="標楷體" w:hAnsi="Times New Roman" w:cs="Times New Roman"/>
        </w:rPr>
        <w:t>有情感詞抽取、情感詞判定、語料庫和情感字典的使用等。而句子為文本的核心，句子包含了情感詞分析的結果，給整個句子的情感分析完整的結果，另外，句子也可以視為短文章，句子在很大程度上決定了文章的情感分析結果。最</w:t>
      </w:r>
      <w:r w:rsidR="00EE183E" w:rsidRPr="00B85140">
        <w:rPr>
          <w:rFonts w:ascii="Times New Roman" w:eastAsia="標楷體" w:hAnsi="Times New Roman" w:cs="Times New Roman"/>
        </w:rPr>
        <w:t>後，文章的情感分析是最具不確定性的，因為需要綜合詞與句子情感分析的結果，結合上下文和該領域相關知識做出判斷</w:t>
      </w:r>
      <w:r w:rsidR="00703C6F" w:rsidRPr="00B85140">
        <w:rPr>
          <w:rFonts w:ascii="Times New Roman" w:eastAsia="標楷體" w:hAnsi="Times New Roman" w:cs="Times New Roman"/>
        </w:rPr>
        <w:t xml:space="preserve"> </w:t>
      </w:r>
      <w:r w:rsidR="00B12702" w:rsidRPr="00B85140">
        <w:rPr>
          <w:rFonts w:ascii="Times New Roman" w:eastAsia="標楷體" w:hAnsi="Times New Roman" w:cs="Times New Roman"/>
        </w:rPr>
        <w:fldChar w:fldCharType="begin"/>
      </w:r>
      <w:r w:rsidR="00B12702" w:rsidRPr="00B85140">
        <w:rPr>
          <w:rFonts w:ascii="Times New Roman" w:eastAsia="標楷體" w:hAnsi="Times New Roman" w:cs="Times New Roman"/>
        </w:rPr>
        <w:instrText xml:space="preserve"> ADDIN EN.CITE &lt;EndNote&gt;&lt;Cite&gt;&lt;Author&gt;Wang&lt;/Author&gt;&lt;Year&gt;2016&lt;/Year&gt;&lt;RecNum&gt;65&lt;/RecNum&gt;&lt;DisplayText&gt;(Wang et al., 2016)&lt;/DisplayText&gt;&lt;record&gt;&lt;rec-number&gt;65&lt;/rec-number&gt;&lt;foreign-keys&gt;&lt;key app="EN" db-id="awf2vextfswepzepdwxveveixfwavp95x5ws" timestamp="1608100374"&gt;65&lt;/key&gt;&lt;/foreign-keys&gt;&lt;ref-type name="Conference Proceedings"&gt;10&lt;/ref-type&gt;&lt;contributors&gt;&lt;authors&gt;&lt;author&gt;Wang, Yequan&lt;/author&gt;&lt;author&gt;Huang, Minlie&lt;/author&gt;&lt;author&gt;Zhu, Xiaoyan&lt;/author&gt;&lt;author&gt;Zhao, Li&lt;/author&gt;&lt;/authors&gt;&lt;/contributors&gt;&lt;titles&gt;&lt;title&gt;Attention-based LSTM for aspect-level sentiment classification&lt;/title&gt;&lt;secondary-title&gt;Proceedings of the 2016 conference on empirical methods in natural language processing&lt;/secondary-title&gt;&lt;/titles&gt;&lt;pages&gt;606-615&lt;/pages&gt;&lt;dates&gt;&lt;year&gt;2016&lt;/year&gt;&lt;/dates&gt;&lt;urls&gt;&lt;/urls&gt;&lt;/record&gt;&lt;/Cite&gt;&lt;/EndNote&gt;</w:instrText>
      </w:r>
      <w:r w:rsidR="00B12702" w:rsidRPr="00B85140">
        <w:rPr>
          <w:rFonts w:ascii="Times New Roman" w:eastAsia="標楷體" w:hAnsi="Times New Roman" w:cs="Times New Roman"/>
        </w:rPr>
        <w:fldChar w:fldCharType="separate"/>
      </w:r>
      <w:r w:rsidR="00B12702" w:rsidRPr="00B85140">
        <w:rPr>
          <w:rFonts w:ascii="Times New Roman" w:eastAsia="標楷體" w:hAnsi="Times New Roman" w:cs="Times New Roman"/>
          <w:noProof/>
        </w:rPr>
        <w:t>(Wang et al., 2016)</w:t>
      </w:r>
      <w:r w:rsidR="00B12702" w:rsidRPr="00B85140">
        <w:rPr>
          <w:rFonts w:ascii="Times New Roman" w:eastAsia="標楷體" w:hAnsi="Times New Roman" w:cs="Times New Roman"/>
        </w:rPr>
        <w:fldChar w:fldCharType="end"/>
      </w:r>
      <w:r w:rsidR="0047624F" w:rsidRPr="00B85140">
        <w:rPr>
          <w:rFonts w:ascii="Times New Roman" w:eastAsia="標楷體" w:hAnsi="Times New Roman" w:cs="Times New Roman"/>
        </w:rPr>
        <w:t>。</w:t>
      </w:r>
      <w:r w:rsidR="00F739A1" w:rsidRPr="00B85140">
        <w:rPr>
          <w:rFonts w:ascii="Times New Roman" w:eastAsia="標楷體" w:hAnsi="Times New Roman" w:cs="Times New Roman"/>
        </w:rPr>
        <w:t>另外</w:t>
      </w:r>
      <w:r w:rsidR="00EE183E" w:rsidRPr="00B85140">
        <w:rPr>
          <w:rFonts w:ascii="Times New Roman" w:eastAsia="標楷體" w:hAnsi="Times New Roman" w:cs="Times New Roman"/>
        </w:rPr>
        <w:t>，</w:t>
      </w:r>
      <w:bookmarkStart w:id="45" w:name="_Hlk60996767"/>
      <w:r w:rsidR="00EE183E" w:rsidRPr="00B85140">
        <w:rPr>
          <w:rFonts w:ascii="Times New Roman" w:eastAsia="標楷體" w:hAnsi="Times New Roman" w:cs="Times New Roman"/>
        </w:rPr>
        <w:t>情感詞的抽取方式主要分為基於語料庫與基於詞典兩種方式</w:t>
      </w:r>
      <w:bookmarkEnd w:id="45"/>
      <w:r w:rsidR="00EE183E" w:rsidRPr="00B85140">
        <w:rPr>
          <w:rFonts w:ascii="Times New Roman" w:eastAsia="標楷體" w:hAnsi="Times New Roman" w:cs="Times New Roman"/>
        </w:rPr>
        <w:t>。</w:t>
      </w:r>
      <w:bookmarkStart w:id="46" w:name="_Hlk60996982"/>
      <w:r w:rsidR="00EE183E" w:rsidRPr="00B85140">
        <w:rPr>
          <w:rFonts w:ascii="Times New Roman" w:eastAsia="標楷體" w:hAnsi="Times New Roman" w:cs="Times New Roman"/>
        </w:rPr>
        <w:t>基於語料庫</w:t>
      </w:r>
      <w:r w:rsidR="00F717D2" w:rsidRPr="00B85140">
        <w:rPr>
          <w:rFonts w:ascii="Times New Roman" w:eastAsia="標楷體" w:hAnsi="Times New Roman" w:cs="Times New Roman"/>
        </w:rPr>
        <w:t>的方法是運用機器學習的相關技術對詞語的情感進行分類</w:t>
      </w:r>
      <w:bookmarkEnd w:id="46"/>
      <w:r w:rsidR="00F717D2" w:rsidRPr="00B85140">
        <w:rPr>
          <w:rFonts w:ascii="Times New Roman" w:eastAsia="標楷體" w:hAnsi="Times New Roman" w:cs="Times New Roman"/>
        </w:rPr>
        <w:t>，</w:t>
      </w:r>
      <w:r w:rsidR="00235EF6" w:rsidRPr="00B85140">
        <w:rPr>
          <w:rFonts w:ascii="Times New Roman" w:eastAsia="標楷體" w:hAnsi="Times New Roman" w:cs="Times New Roman"/>
        </w:rPr>
        <w:t>機器學習的方法通常需要先讓分類模型學習訓練數據中的規律，然後用訓練好的模型對測試數據進行預測</w:t>
      </w:r>
      <w:r w:rsidR="00EE183E" w:rsidRPr="00B85140">
        <w:rPr>
          <w:rFonts w:ascii="Times New Roman" w:eastAsia="標楷體" w:hAnsi="Times New Roman" w:cs="Times New Roman"/>
        </w:rPr>
        <w:t>，其優點在於簡易實行。</w:t>
      </w:r>
      <w:bookmarkStart w:id="47" w:name="_Hlk60996997"/>
      <w:r w:rsidR="00F739A1" w:rsidRPr="00B85140">
        <w:rPr>
          <w:rFonts w:ascii="Times New Roman" w:eastAsia="標楷體" w:hAnsi="Times New Roman" w:cs="Times New Roman"/>
        </w:rPr>
        <w:t>而基於詞典的情感詞</w:t>
      </w:r>
      <w:r w:rsidR="00235EF6" w:rsidRPr="00B85140">
        <w:rPr>
          <w:rFonts w:ascii="Times New Roman" w:eastAsia="標楷體" w:hAnsi="Times New Roman" w:cs="Times New Roman"/>
        </w:rPr>
        <w:t>則是利用詞典中</w:t>
      </w:r>
      <w:r w:rsidR="00235EF6" w:rsidRPr="005C2F45">
        <w:rPr>
          <w:rFonts w:ascii="Times New Roman" w:eastAsia="標楷體" w:hAnsi="Times New Roman" w:cs="Times New Roman"/>
        </w:rPr>
        <w:t>的近義、反義關係以及詞典的結構層次，計算詞語正、負級性種子詞之間的語義相似度，根據語義的遠近對詞語的情感進行分類</w:t>
      </w:r>
      <w:bookmarkEnd w:id="47"/>
      <w:r w:rsidR="00F739A1" w:rsidRPr="005C2F45">
        <w:rPr>
          <w:rFonts w:ascii="Times New Roman" w:eastAsia="標楷體" w:hAnsi="Times New Roman" w:cs="Times New Roman"/>
        </w:rPr>
        <w:t>，常用的詞典包括</w:t>
      </w:r>
      <w:r w:rsidR="00F739A1" w:rsidRPr="005C2F45">
        <w:rPr>
          <w:rFonts w:ascii="Times New Roman" w:eastAsia="標楷體" w:hAnsi="Times New Roman" w:cs="Times New Roman"/>
        </w:rPr>
        <w:t>WordNet</w:t>
      </w:r>
      <w:r w:rsidR="00F739A1" w:rsidRPr="005C2F45">
        <w:rPr>
          <w:rFonts w:ascii="Times New Roman" w:eastAsia="標楷體" w:hAnsi="Times New Roman" w:cs="Times New Roman"/>
        </w:rPr>
        <w:t>、</w:t>
      </w:r>
      <w:r w:rsidR="00F739A1" w:rsidRPr="005C2F45">
        <w:rPr>
          <w:rFonts w:ascii="Times New Roman" w:eastAsia="標楷體" w:hAnsi="Times New Roman" w:cs="Times New Roman"/>
        </w:rPr>
        <w:t>General Inquirer</w:t>
      </w:r>
      <w:r w:rsidR="00A62681" w:rsidRPr="005C2F45">
        <w:rPr>
          <w:rFonts w:ascii="Times New Roman" w:eastAsia="標楷體" w:hAnsi="Times New Roman" w:cs="Times New Roman"/>
        </w:rPr>
        <w:t>等詞典</w:t>
      </w:r>
      <w:r w:rsidR="00703C6F" w:rsidRPr="005C2F45">
        <w:rPr>
          <w:rFonts w:ascii="Times New Roman" w:eastAsia="標楷體" w:hAnsi="Times New Roman" w:cs="Times New Roman"/>
        </w:rPr>
        <w:t xml:space="preserve"> </w:t>
      </w:r>
      <w:r w:rsidR="003250AD" w:rsidRPr="005C2F45">
        <w:rPr>
          <w:rFonts w:ascii="Times New Roman" w:eastAsia="標楷體" w:hAnsi="Times New Roman" w:cs="Times New Roman"/>
        </w:rPr>
        <w:fldChar w:fldCharType="begin"/>
      </w:r>
      <w:r w:rsidR="007F1159" w:rsidRPr="005C2F45">
        <w:rPr>
          <w:rFonts w:ascii="Times New Roman" w:eastAsia="標楷體" w:hAnsi="Times New Roman" w:cs="Times New Roman"/>
        </w:rPr>
        <w:instrText xml:space="preserve"> ADDIN EN.CITE &lt;EndNote&gt;&lt;Cite&gt;&lt;Author&gt;Jiang&lt;/Author&gt;&lt;Year&gt;1997&lt;/Year&gt;&lt;RecNum&gt;66&lt;/RecNum&gt;&lt;DisplayText&gt;(Jiang &amp;amp; Conrath, 1997; Stubbs, 2001)&lt;/DisplayText&gt;&lt;record&gt;&lt;rec-number&gt;66&lt;/rec-number&gt;&lt;foreign-keys&gt;&lt;key app="EN" db-id="awf2vextfswepzepdwxveveixfwavp95x5ws" timestamp="1608100538"&gt;66&lt;/key&gt;&lt;/foreign-keys&gt;&lt;ref-type name="Journal Article"&gt;17&lt;/ref-type&gt;&lt;contributors&gt;&lt;authors&gt;&lt;author&gt;Jiang, Jay J&lt;/author&gt;&lt;author&gt;Conrath, David W %J arXiv preprint cmp-lg/9709008&lt;/author&gt;&lt;/authors&gt;&lt;/contributors&gt;&lt;titles&gt;&lt;title&gt;Semantic similarity based on corpus statistics and lexical taxonomy&lt;/title&gt;&lt;/titles&gt;&lt;dates&gt;&lt;year&gt;1997&lt;/year&gt;&lt;/dates&gt;&lt;urls&gt;&lt;/urls&gt;&lt;/record&gt;&lt;/Cite&gt;&lt;Cite&gt;&lt;Author&gt;Stubbs&lt;/Author&gt;&lt;Year&gt;2001&lt;/Year&gt;&lt;RecNum&gt;67&lt;/RecNum&gt;&lt;record&gt;&lt;rec-number&gt;67&lt;/rec-number&gt;&lt;foreign-keys&gt;&lt;key app="EN" db-id="awf2vextfswepzepdwxveveixfwavp95x5ws" timestamp="1608100565"&gt;67&lt;/key&gt;&lt;/foreign-keys&gt;&lt;ref-type name="Book"&gt;6&lt;/ref-type&gt;&lt;contributors&gt;&lt;authors&gt;&lt;author&gt;Stubbs, Michael&lt;/author&gt;&lt;/authors&gt;&lt;/contributors&gt;&lt;titles&gt;&lt;title&gt;Words and phrases: Corpus studies of lexical semantics&lt;/title&gt;&lt;/titles&gt;&lt;dates&gt;&lt;year&gt;2001&lt;/year&gt;&lt;/dates&gt;&lt;publisher&gt;Blackwell publishers Oxford&lt;/publisher&gt;&lt;isbn&gt;0631208321&lt;/isbn&gt;&lt;urls&gt;&lt;/urls&gt;&lt;/record&gt;&lt;/Cite&gt;&lt;/EndNote&gt;</w:instrText>
      </w:r>
      <w:r w:rsidR="003250AD" w:rsidRPr="005C2F45">
        <w:rPr>
          <w:rFonts w:ascii="Times New Roman" w:eastAsia="標楷體" w:hAnsi="Times New Roman" w:cs="Times New Roman"/>
        </w:rPr>
        <w:fldChar w:fldCharType="separate"/>
      </w:r>
      <w:r w:rsidR="007F1159" w:rsidRPr="005C2F45">
        <w:rPr>
          <w:rFonts w:ascii="Times New Roman" w:eastAsia="標楷體" w:hAnsi="Times New Roman" w:cs="Times New Roman"/>
          <w:noProof/>
        </w:rPr>
        <w:t>(Jiang &amp; Conrath, 1997; Stubbs, 2001)</w:t>
      </w:r>
      <w:r w:rsidR="003250AD" w:rsidRPr="005C2F45">
        <w:rPr>
          <w:rFonts w:ascii="Times New Roman" w:eastAsia="標楷體" w:hAnsi="Times New Roman" w:cs="Times New Roman"/>
        </w:rPr>
        <w:fldChar w:fldCharType="end"/>
      </w:r>
      <w:r w:rsidR="00A62681" w:rsidRPr="005C2F45">
        <w:rPr>
          <w:rFonts w:ascii="Times New Roman" w:eastAsia="標楷體" w:hAnsi="Times New Roman" w:cs="Times New Roman"/>
        </w:rPr>
        <w:t>。</w:t>
      </w:r>
    </w:p>
    <w:p w14:paraId="7DE03714" w14:textId="77777777" w:rsidR="00264E6D" w:rsidRDefault="00264E6D" w:rsidP="00264E6D">
      <w:pPr>
        <w:spacing w:line="360" w:lineRule="auto"/>
        <w:ind w:leftChars="300" w:left="720" w:firstLineChars="200" w:firstLine="480"/>
        <w:jc w:val="both"/>
        <w:rPr>
          <w:rFonts w:ascii="Times New Roman" w:eastAsia="標楷體" w:hAnsi="Times New Roman" w:cs="Times New Roman"/>
        </w:rPr>
      </w:pPr>
    </w:p>
    <w:p w14:paraId="4BE93CE5" w14:textId="78E82BAB" w:rsidR="00AD25DE" w:rsidRPr="005C2F45" w:rsidRDefault="00AD25DE" w:rsidP="00264E6D">
      <w:pPr>
        <w:spacing w:line="360" w:lineRule="auto"/>
        <w:ind w:leftChars="300" w:left="720" w:firstLineChars="200" w:firstLine="480"/>
        <w:jc w:val="both"/>
        <w:rPr>
          <w:rFonts w:ascii="Times New Roman" w:eastAsia="標楷體" w:hAnsi="Times New Roman" w:cs="Times New Roman"/>
        </w:rPr>
      </w:pPr>
      <w:r w:rsidRPr="005C2F45">
        <w:rPr>
          <w:rFonts w:ascii="Times New Roman" w:eastAsia="標楷體" w:hAnsi="Times New Roman" w:cs="Times New Roman"/>
        </w:rPr>
        <w:t>而情感分析用於推薦系統則主要以使用者評論為主，使用者的評論一般含有比較有價值的反饋，不但可吸引潛在使用者，而且可幫助使用者作出決定。評論中通常含有使用者對產品不同特徵的感興趣的程度，推薦系統可依此構建出更加準確的興趣模型，進而提升推薦的準確度。</w:t>
      </w:r>
    </w:p>
    <w:p w14:paraId="3C1B95D1" w14:textId="0DAB127A" w:rsidR="008E07B1" w:rsidRPr="005C2F45" w:rsidRDefault="008E07B1" w:rsidP="00FA2DBB">
      <w:pPr>
        <w:spacing w:line="360" w:lineRule="auto"/>
        <w:ind w:firstLine="425"/>
        <w:jc w:val="both"/>
        <w:rPr>
          <w:rFonts w:ascii="Times New Roman" w:eastAsia="標楷體" w:hAnsi="Times New Roman" w:cs="Times New Roman"/>
        </w:rPr>
      </w:pPr>
    </w:p>
    <w:p w14:paraId="76F09C0C" w14:textId="6ACCA2AF" w:rsidR="0098598C" w:rsidRDefault="0098598C">
      <w:pPr>
        <w:widowControl/>
        <w:rPr>
          <w:rFonts w:ascii="Times New Roman" w:eastAsia="標楷體" w:hAnsi="Times New Roman" w:cs="Times New Roman"/>
        </w:rPr>
      </w:pPr>
      <w:r>
        <w:rPr>
          <w:rFonts w:ascii="Times New Roman" w:eastAsia="標楷體" w:hAnsi="Times New Roman" w:cs="Times New Roman"/>
        </w:rPr>
        <w:br w:type="page"/>
      </w:r>
    </w:p>
    <w:p w14:paraId="766418F4" w14:textId="40966658" w:rsidR="00B17850" w:rsidRPr="005C2F45" w:rsidRDefault="007418F1" w:rsidP="00FA2DBB">
      <w:pPr>
        <w:pStyle w:val="2"/>
        <w:numPr>
          <w:ilvl w:val="2"/>
          <w:numId w:val="33"/>
        </w:numPr>
        <w:spacing w:line="360" w:lineRule="auto"/>
        <w:jc w:val="both"/>
        <w:rPr>
          <w:rFonts w:ascii="Times New Roman" w:eastAsia="標楷體" w:hAnsi="Times New Roman" w:cs="Times New Roman"/>
          <w:szCs w:val="24"/>
        </w:rPr>
      </w:pPr>
      <w:bookmarkStart w:id="48" w:name="_Toc60187100"/>
      <w:r w:rsidRPr="005C2F45">
        <w:rPr>
          <w:rFonts w:ascii="Times New Roman" w:eastAsia="標楷體" w:hAnsi="Times New Roman" w:cs="Times New Roman"/>
          <w:sz w:val="24"/>
          <w:szCs w:val="24"/>
        </w:rPr>
        <w:lastRenderedPageBreak/>
        <w:t>使用</w:t>
      </w:r>
      <w:r w:rsidR="00F0170E" w:rsidRPr="005C2F45">
        <w:rPr>
          <w:rFonts w:ascii="Times New Roman" w:eastAsia="標楷體" w:hAnsi="Times New Roman" w:cs="Times New Roman"/>
          <w:sz w:val="24"/>
          <w:szCs w:val="24"/>
        </w:rPr>
        <w:t>情感分析</w:t>
      </w:r>
      <w:r w:rsidR="00FD582D" w:rsidRPr="005C2F45">
        <w:rPr>
          <w:rFonts w:ascii="Times New Roman" w:eastAsia="標楷體" w:hAnsi="Times New Roman" w:cs="Times New Roman"/>
          <w:sz w:val="24"/>
          <w:szCs w:val="24"/>
        </w:rPr>
        <w:t>於電影推薦</w:t>
      </w:r>
      <w:r w:rsidR="00F0170E" w:rsidRPr="005C2F45">
        <w:rPr>
          <w:rFonts w:ascii="Times New Roman" w:eastAsia="標楷體" w:hAnsi="Times New Roman" w:cs="Times New Roman"/>
          <w:sz w:val="24"/>
          <w:szCs w:val="24"/>
        </w:rPr>
        <w:t>的</w:t>
      </w:r>
      <w:r w:rsidR="00D75BF7" w:rsidRPr="005C2F45">
        <w:rPr>
          <w:rFonts w:ascii="Times New Roman" w:eastAsia="標楷體" w:hAnsi="Times New Roman" w:cs="Times New Roman"/>
          <w:sz w:val="24"/>
          <w:szCs w:val="24"/>
        </w:rPr>
        <w:t>過往研究</w:t>
      </w:r>
      <w:bookmarkEnd w:id="48"/>
    </w:p>
    <w:p w14:paraId="574FA54D" w14:textId="77777777" w:rsidR="00264E6D" w:rsidRPr="00B85140" w:rsidRDefault="00264E6D" w:rsidP="00264E6D">
      <w:pPr>
        <w:spacing w:line="360" w:lineRule="auto"/>
        <w:ind w:leftChars="377" w:left="905" w:firstLineChars="200" w:firstLine="480"/>
        <w:jc w:val="both"/>
        <w:rPr>
          <w:rFonts w:ascii="Times New Roman" w:eastAsia="標楷體" w:hAnsi="Times New Roman" w:cs="Times New Roman"/>
        </w:rPr>
      </w:pPr>
    </w:p>
    <w:p w14:paraId="5F2AF307" w14:textId="77777777" w:rsidR="00264E6D" w:rsidRDefault="00B17850" w:rsidP="00264E6D">
      <w:pPr>
        <w:spacing w:line="360" w:lineRule="auto"/>
        <w:ind w:leftChars="377" w:left="905" w:firstLineChars="200" w:firstLine="480"/>
        <w:jc w:val="both"/>
        <w:rPr>
          <w:rFonts w:ascii="Times New Roman" w:eastAsia="標楷體" w:hAnsi="Times New Roman" w:cs="Times New Roman"/>
        </w:rPr>
      </w:pPr>
      <w:r w:rsidRPr="00B85140">
        <w:rPr>
          <w:rFonts w:ascii="Times New Roman" w:eastAsia="標楷體" w:hAnsi="Times New Roman" w:cs="Times New Roman"/>
        </w:rPr>
        <w:t>在使用情感分析電影推薦的過去研究中，</w:t>
      </w:r>
      <w:r w:rsidR="00510F5F" w:rsidRPr="00B85140" w:rsidDel="00510F5F">
        <w:rPr>
          <w:rFonts w:ascii="Times New Roman" w:eastAsia="標楷體" w:hAnsi="Times New Roman" w:cs="Times New Roman"/>
        </w:rPr>
        <w:t xml:space="preserve"> </w:t>
      </w:r>
      <w:r w:rsidR="00B91510" w:rsidRPr="00B85140">
        <w:rPr>
          <w:rFonts w:ascii="Times New Roman" w:eastAsia="標楷體" w:hAnsi="Times New Roman" w:cs="Times New Roman"/>
        </w:rPr>
        <w:fldChar w:fldCharType="begin"/>
      </w:r>
      <w:r w:rsidR="00B91510" w:rsidRPr="00B85140">
        <w:rPr>
          <w:rFonts w:ascii="Times New Roman" w:eastAsia="標楷體" w:hAnsi="Times New Roman" w:cs="Times New Roman"/>
        </w:rPr>
        <w:instrText xml:space="preserve"> ADDIN EN.CITE &lt;EndNote&gt;&lt;Cite&gt;&lt;Author&gt;Kumar&lt;/Author&gt;&lt;Year&gt;2020&lt;/Year&gt;&lt;RecNum&gt;68&lt;/RecNum&gt;&lt;DisplayText&gt;(Kumar et al., 2020)&lt;/DisplayText&gt;&lt;record&gt;&lt;rec-number&gt;68&lt;/rec-number&gt;&lt;foreign-keys&gt;&lt;key app="EN" db-id="awf2vextfswepzepdwxveveixfwavp95x5ws" timestamp="1608101117"&gt;68&lt;/key&gt;&lt;/foreign-keys&gt;&lt;ref-type name="Journal Article"&gt;17&lt;/ref-type&gt;&lt;contributors&gt;&lt;authors&gt;&lt;author&gt;Kumar, Sudhanshu&lt;/author&gt;&lt;author&gt;De, Kanjar&lt;/author&gt;&lt;author&gt;Roy, Partha Pratim %J IEEE Transactions on Computational Social Systems&lt;/author&gt;&lt;/authors&gt;&lt;/contributors&gt;&lt;titles&gt;&lt;title&gt;Movie recommendation system using sentiment analysis from microblogging data&lt;/title&gt;&lt;/titles&gt;&lt;dates&gt;&lt;year&gt;2020&lt;/year&gt;&lt;/dates&gt;&lt;isbn&gt;2329-924X&lt;/isbn&gt;&lt;urls&gt;&lt;/urls&gt;&lt;/record&gt;&lt;/Cite&gt;&lt;/EndNote&gt;</w:instrText>
      </w:r>
      <w:r w:rsidR="00B91510" w:rsidRPr="00B85140">
        <w:rPr>
          <w:rFonts w:ascii="Times New Roman" w:eastAsia="標楷體" w:hAnsi="Times New Roman" w:cs="Times New Roman"/>
        </w:rPr>
        <w:fldChar w:fldCharType="separate"/>
      </w:r>
      <w:r w:rsidR="00B91510" w:rsidRPr="00B85140">
        <w:rPr>
          <w:rFonts w:ascii="Times New Roman" w:eastAsia="標楷體" w:hAnsi="Times New Roman" w:cs="Times New Roman"/>
          <w:noProof/>
        </w:rPr>
        <w:t xml:space="preserve">Kumar et al. </w:t>
      </w:r>
      <w:r w:rsidR="00510F5F" w:rsidRPr="00B85140">
        <w:rPr>
          <w:rFonts w:ascii="Times New Roman" w:eastAsia="標楷體" w:hAnsi="Times New Roman" w:cs="Times New Roman"/>
          <w:noProof/>
        </w:rPr>
        <w:t>(</w:t>
      </w:r>
      <w:r w:rsidR="00B91510" w:rsidRPr="00B85140">
        <w:rPr>
          <w:rFonts w:ascii="Times New Roman" w:eastAsia="標楷體" w:hAnsi="Times New Roman" w:cs="Times New Roman"/>
          <w:noProof/>
        </w:rPr>
        <w:t>2020)</w:t>
      </w:r>
      <w:r w:rsidR="00B91510" w:rsidRPr="00B85140">
        <w:rPr>
          <w:rFonts w:ascii="Times New Roman" w:eastAsia="標楷體" w:hAnsi="Times New Roman" w:cs="Times New Roman"/>
        </w:rPr>
        <w:fldChar w:fldCharType="end"/>
      </w:r>
      <w:r w:rsidR="00510F5F" w:rsidRPr="00B85140">
        <w:rPr>
          <w:rFonts w:ascii="Times New Roman" w:eastAsia="標楷體" w:hAnsi="Times New Roman" w:cs="Times New Roman"/>
        </w:rPr>
        <w:t xml:space="preserve"> </w:t>
      </w:r>
      <w:r w:rsidR="006625A3" w:rsidRPr="00B85140">
        <w:rPr>
          <w:rFonts w:ascii="Times New Roman" w:eastAsia="標楷體" w:hAnsi="Times New Roman" w:cs="Times New Roman"/>
        </w:rPr>
        <w:t>提出</w:t>
      </w:r>
      <w:r w:rsidR="006D095E" w:rsidRPr="00B85140">
        <w:rPr>
          <w:rFonts w:ascii="Times New Roman" w:eastAsia="標楷體" w:hAnsi="Times New Roman" w:cs="Times New Roman"/>
        </w:rPr>
        <w:t>的混合式推薦系統中，</w:t>
      </w:r>
      <w:r w:rsidR="009C3B88" w:rsidRPr="00B85140">
        <w:rPr>
          <w:rFonts w:ascii="Times New Roman" w:eastAsia="標楷體" w:hAnsi="Times New Roman" w:cs="Times New Roman"/>
        </w:rPr>
        <w:t>使用了包括</w:t>
      </w:r>
      <w:r w:rsidR="00CF23EA" w:rsidRPr="00B85140">
        <w:rPr>
          <w:rFonts w:ascii="Times New Roman" w:eastAsia="標楷體" w:hAnsi="Times New Roman" w:cs="Times New Roman"/>
        </w:rPr>
        <w:t>使用者</w:t>
      </w:r>
      <w:r w:rsidR="004A4AF6" w:rsidRPr="00B85140">
        <w:rPr>
          <w:rFonts w:ascii="Times New Roman" w:eastAsia="標楷體" w:hAnsi="Times New Roman" w:cs="Times New Roman"/>
        </w:rPr>
        <w:t>與</w:t>
      </w:r>
      <w:r w:rsidR="00CF23EA" w:rsidRPr="00B85140">
        <w:rPr>
          <w:rFonts w:ascii="Times New Roman" w:eastAsia="標楷體" w:hAnsi="Times New Roman" w:cs="Times New Roman"/>
        </w:rPr>
        <w:t>電影</w:t>
      </w:r>
      <w:r w:rsidR="004A4AF6" w:rsidRPr="00B85140">
        <w:rPr>
          <w:rFonts w:ascii="Times New Roman" w:eastAsia="標楷體" w:hAnsi="Times New Roman" w:cs="Times New Roman"/>
        </w:rPr>
        <w:t>相關的</w:t>
      </w:r>
      <w:r w:rsidR="00CF23EA" w:rsidRPr="00B85140">
        <w:rPr>
          <w:rFonts w:ascii="Times New Roman" w:eastAsia="標楷體" w:hAnsi="Times New Roman" w:cs="Times New Roman"/>
        </w:rPr>
        <w:t>推特情感分析數據</w:t>
      </w:r>
      <w:r w:rsidR="00CF23EA" w:rsidRPr="005C2F45">
        <w:rPr>
          <w:rFonts w:ascii="Times New Roman" w:eastAsia="標楷體" w:hAnsi="Times New Roman" w:cs="Times New Roman"/>
        </w:rPr>
        <w:t>、電影</w:t>
      </w:r>
      <w:r w:rsidR="00F24394" w:rsidRPr="005C2F45">
        <w:rPr>
          <w:rFonts w:ascii="Times New Roman" w:eastAsia="標楷體" w:hAnsi="Times New Roman" w:cs="Times New Roman"/>
        </w:rPr>
        <w:t>元資料</w:t>
      </w:r>
      <w:r w:rsidR="00CF23EA" w:rsidRPr="005C2F45">
        <w:rPr>
          <w:rFonts w:ascii="Times New Roman" w:eastAsia="標楷體" w:hAnsi="Times New Roman" w:cs="Times New Roman"/>
        </w:rPr>
        <w:t>和社交圖譜</w:t>
      </w:r>
      <w:r w:rsidR="00703C6F" w:rsidRPr="005C2F45">
        <w:rPr>
          <w:rFonts w:ascii="Times New Roman" w:eastAsia="標楷體" w:hAnsi="Times New Roman" w:cs="Times New Roman"/>
        </w:rPr>
        <w:t xml:space="preserve"> </w:t>
      </w:r>
      <w:r w:rsidR="00CF23EA" w:rsidRPr="005C2F45">
        <w:rPr>
          <w:rFonts w:ascii="Times New Roman" w:eastAsia="標楷體" w:hAnsi="Times New Roman" w:cs="Times New Roman"/>
        </w:rPr>
        <w:t>(Social Graph)</w:t>
      </w:r>
      <w:r w:rsidR="00CF23EA" w:rsidRPr="005C2F45">
        <w:rPr>
          <w:rFonts w:ascii="Times New Roman" w:eastAsia="標楷體" w:hAnsi="Times New Roman" w:cs="Times New Roman"/>
        </w:rPr>
        <w:t>做出推薦。</w:t>
      </w:r>
      <w:r w:rsidR="009823FC" w:rsidRPr="005C2F45">
        <w:rPr>
          <w:rFonts w:ascii="Times New Roman" w:eastAsia="標楷體" w:hAnsi="Times New Roman" w:cs="Times New Roman"/>
        </w:rPr>
        <w:t>該研究運用</w:t>
      </w:r>
      <w:r w:rsidR="00CF23EA" w:rsidRPr="005C2F45">
        <w:rPr>
          <w:rFonts w:ascii="Times New Roman" w:eastAsia="標楷體" w:hAnsi="Times New Roman" w:cs="Times New Roman"/>
        </w:rPr>
        <w:t>情感分析數據</w:t>
      </w:r>
      <w:r w:rsidR="009823FC" w:rsidRPr="005C2F45">
        <w:rPr>
          <w:rFonts w:ascii="Times New Roman" w:eastAsia="標楷體" w:hAnsi="Times New Roman" w:cs="Times New Roman"/>
        </w:rPr>
        <w:t>獲取</w:t>
      </w:r>
      <w:r w:rsidR="00CF23EA" w:rsidRPr="005C2F45">
        <w:rPr>
          <w:rFonts w:ascii="Times New Roman" w:eastAsia="標楷體" w:hAnsi="Times New Roman" w:cs="Times New Roman"/>
        </w:rPr>
        <w:t>觀眾們對某部電影的反應和這則推文是否有用等資訊。</w:t>
      </w:r>
      <w:r w:rsidR="006115C7" w:rsidRPr="005C2F45">
        <w:rPr>
          <w:rFonts w:ascii="Times New Roman" w:eastAsia="標楷體" w:hAnsi="Times New Roman" w:cs="Times New Roman"/>
        </w:rPr>
        <w:t>而混合式推薦則採用基於</w:t>
      </w:r>
      <w:r w:rsidR="00A33067" w:rsidRPr="005C2F45">
        <w:rPr>
          <w:rFonts w:ascii="Times New Roman" w:eastAsia="標楷體" w:hAnsi="Times New Roman" w:cs="Times New Roman"/>
        </w:rPr>
        <w:t>內容</w:t>
      </w:r>
      <w:r w:rsidR="006115C7" w:rsidRPr="005C2F45">
        <w:rPr>
          <w:rFonts w:ascii="Times New Roman" w:eastAsia="標楷體" w:hAnsi="Times New Roman" w:cs="Times New Roman"/>
        </w:rPr>
        <w:t>的相似性特徵與基於社交圖譜的協同過濾結合出推薦模型。另外，系統採用加權分數融合的方式來加強推薦效能，</w:t>
      </w:r>
      <w:r w:rsidR="008A27AB" w:rsidRPr="005C2F45">
        <w:rPr>
          <w:rFonts w:ascii="Times New Roman" w:eastAsia="標楷體" w:hAnsi="Times New Roman" w:cs="Times New Roman"/>
        </w:rPr>
        <w:t>結果證明若推薦系統加入有關使用者情緒的相關數據，能有效的提升推薦的準確度與效能。</w:t>
      </w:r>
    </w:p>
    <w:p w14:paraId="3CF85CEB" w14:textId="77777777" w:rsidR="00264E6D" w:rsidRDefault="00264E6D" w:rsidP="00264E6D">
      <w:pPr>
        <w:spacing w:line="360" w:lineRule="auto"/>
        <w:ind w:leftChars="377" w:left="905" w:firstLineChars="200" w:firstLine="480"/>
        <w:jc w:val="both"/>
        <w:rPr>
          <w:rFonts w:ascii="Times New Roman" w:eastAsia="標楷體" w:hAnsi="Times New Roman" w:cs="Times New Roman"/>
        </w:rPr>
      </w:pPr>
    </w:p>
    <w:p w14:paraId="1737399F" w14:textId="77777777" w:rsidR="00264E6D" w:rsidRDefault="00C86FC9" w:rsidP="00264E6D">
      <w:pPr>
        <w:spacing w:line="360" w:lineRule="auto"/>
        <w:ind w:leftChars="377" w:left="905"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&lt;EndNote&gt;&lt;Cite&gt;&lt;Author&gt;Wang&lt;/Author&gt;&lt;Year&gt;2018&lt;/Year&gt;&lt;RecNum&gt;69&lt;/RecNum&gt;&lt;DisplayText&gt;(Wang et al., 2018)&lt;/DisplayText&gt;&lt;record&gt;&lt;rec-number&gt;69&lt;/rec-number&gt;&lt;foreign-keys&gt;&lt;key app="EN" db-id="awf2vextfswepzepdwxveveixfwavp95x5ws" timestamp="1608101567"&gt;69&lt;/key&gt;&lt;/foreign-keys&gt;&lt;ref-type name="Journal Article"&gt;17&lt;/ref-type&gt;&lt;contributors&gt;&lt;authors&gt;&lt;author&gt;Wang, Yibo&lt;/author&gt;&lt;author&gt;Wang, Mingming&lt;/author&gt;&lt;author&gt;Xu, Wei %J Wireless Communications&lt;/author&gt;&lt;author&gt;Mobile Computing&lt;/author&gt;&lt;/authors&gt;&lt;/contributors&gt;&lt;titles&gt;&lt;title&gt;A sentiment-enhanced hybrid recommender system for movie recommendation: a big data analytics framework&lt;/title&gt;&lt;/titles&gt;&lt;volume&gt;2018&lt;/volume&gt;&lt;dates&gt;&lt;year&gt;2018&lt;/year&gt;&lt;/dates&gt;&lt;isbn&gt;1530-8669&lt;/isbn&gt;&lt;urls&gt;&lt;/urls&gt;&lt;/record&gt;&lt;/Cite&gt;&lt;/EndNote&gt;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 xml:space="preserve">Wang et al. </w:t>
      </w:r>
      <w:r w:rsidR="00550CD8" w:rsidRPr="005C2F45">
        <w:rPr>
          <w:rFonts w:ascii="Times New Roman" w:eastAsia="標楷體" w:hAnsi="Times New Roman" w:cs="Times New Roman"/>
          <w:noProof/>
        </w:rPr>
        <w:t>(</w:t>
      </w:r>
      <w:r w:rsidRPr="005C2F45">
        <w:rPr>
          <w:rFonts w:ascii="Times New Roman" w:eastAsia="標楷體" w:hAnsi="Times New Roman" w:cs="Times New Roman"/>
          <w:noProof/>
        </w:rPr>
        <w:t>2018)</w:t>
      </w:r>
      <w:r w:rsidRPr="005C2F45">
        <w:rPr>
          <w:rFonts w:ascii="Times New Roman" w:eastAsia="標楷體" w:hAnsi="Times New Roman" w:cs="Times New Roman"/>
        </w:rPr>
        <w:fldChar w:fldCharType="end"/>
      </w:r>
      <w:r w:rsidR="00550CD8" w:rsidRPr="005C2F45">
        <w:rPr>
          <w:rFonts w:ascii="Times New Roman" w:eastAsia="標楷體" w:hAnsi="Times New Roman" w:cs="Times New Roman"/>
        </w:rPr>
        <w:t xml:space="preserve"> </w:t>
      </w:r>
      <w:r w:rsidR="002D0D77" w:rsidRPr="005C2F45">
        <w:rPr>
          <w:rFonts w:ascii="Times New Roman" w:eastAsia="標楷體" w:hAnsi="Times New Roman" w:cs="Times New Roman"/>
        </w:rPr>
        <w:t>認為過去的研究忽略了隨著使用者與推薦項目的增加，計算的成本也隨之增長的問題，因此提出了</w:t>
      </w:r>
      <w:r w:rsidR="00885586" w:rsidRPr="005C2F45">
        <w:rPr>
          <w:rFonts w:ascii="Times New Roman" w:eastAsia="標楷體" w:hAnsi="Times New Roman" w:cs="Times New Roman"/>
        </w:rPr>
        <w:t>基</w:t>
      </w:r>
      <w:r w:rsidR="002D0D77" w:rsidRPr="005C2F45">
        <w:rPr>
          <w:rFonts w:ascii="Times New Roman" w:eastAsia="標楷體" w:hAnsi="Times New Roman" w:cs="Times New Roman"/>
        </w:rPr>
        <w:t>於混合推薦合情感分析的電影推薦框架，其中使用了</w:t>
      </w:r>
      <w:r w:rsidR="002D0D77" w:rsidRPr="005C2F45">
        <w:rPr>
          <w:rFonts w:ascii="Times New Roman" w:eastAsia="標楷體" w:hAnsi="Times New Roman" w:cs="Times New Roman"/>
        </w:rPr>
        <w:t>Spark</w:t>
      </w:r>
      <w:r w:rsidR="002D0D77" w:rsidRPr="005C2F45">
        <w:rPr>
          <w:rFonts w:ascii="Times New Roman" w:eastAsia="標楷體" w:hAnsi="Times New Roman" w:cs="Times New Roman"/>
        </w:rPr>
        <w:t>提升系統的效能。</w:t>
      </w:r>
      <w:r w:rsidR="00885586" w:rsidRPr="005C2F45">
        <w:rPr>
          <w:rFonts w:ascii="Times New Roman" w:eastAsia="標楷體" w:hAnsi="Times New Roman" w:cs="Times New Roman"/>
        </w:rPr>
        <w:t>混合式推薦方法由基於內容的推薦與協同過濾組成。另外，作者認為情緒的正面或負面對推薦有重大的影響，一般而言人們傾向對正面評價有正面的影響，而負面評價則反之，因此情感分析有助於提高推薦結果的準確</w:t>
      </w:r>
      <w:r w:rsidR="00790F46" w:rsidRPr="005C2F45">
        <w:rPr>
          <w:rFonts w:ascii="Times New Roman" w:eastAsia="標楷體" w:hAnsi="Times New Roman" w:cs="Times New Roman"/>
        </w:rPr>
        <w:t>度</w:t>
      </w:r>
      <w:r w:rsidR="00885586" w:rsidRPr="005C2F45">
        <w:rPr>
          <w:rFonts w:ascii="Times New Roman" w:eastAsia="標楷體" w:hAnsi="Times New Roman" w:cs="Times New Roman"/>
        </w:rPr>
        <w:t>。</w:t>
      </w:r>
    </w:p>
    <w:p w14:paraId="6C766391" w14:textId="77777777" w:rsidR="00264E6D" w:rsidRDefault="00264E6D" w:rsidP="00264E6D">
      <w:pPr>
        <w:spacing w:line="360" w:lineRule="auto"/>
        <w:ind w:leftChars="377" w:left="905" w:firstLineChars="200" w:firstLine="480"/>
        <w:jc w:val="both"/>
        <w:rPr>
          <w:rFonts w:ascii="Times New Roman" w:eastAsia="標楷體" w:hAnsi="Times New Roman" w:cs="Times New Roman"/>
        </w:rPr>
      </w:pPr>
    </w:p>
    <w:p w14:paraId="12B3C3B8" w14:textId="77777777" w:rsidR="00264E6D" w:rsidRPr="00B85140" w:rsidRDefault="00FE3151" w:rsidP="00264E6D">
      <w:pPr>
        <w:spacing w:line="360" w:lineRule="auto"/>
        <w:ind w:leftChars="377" w:left="905"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&lt;EndNote&gt;&lt;Cite&gt;&lt;Author&gt;Li&lt;/Author&gt;&lt;Year&gt;2016&lt;/Year&gt;&lt;RecNum&gt;70&lt;/RecNum&gt;&lt;DisplayText&gt;(Li et al., 2016)&lt;/DisplayText&gt;&lt;record&gt;&lt;rec-number&gt;70&lt;/rec-number&gt;&lt;foreign-keys&gt;&lt;key app="EN" db-id="awf2vextfswepzepdwxveveixfwavp95x5ws" timestamp="1608101636"&gt;70&lt;/key&gt;&lt;/foreign-keys&gt;&lt;ref-type name="Journal Article"&gt;17&lt;/ref-type&gt;&lt;contributors&gt;&lt;authors&gt;&lt;author&gt;Li, Hui&lt;/author&gt;&lt;author&gt;Cui, Jiangtao&lt;/author&gt;&lt;author&gt;Shen, Bingqing&lt;/author&gt;&lt;author&gt;Ma, Jianfeng %J Neurocomputing&lt;/author&gt;&lt;/authors&gt;&lt;/contributors&gt;&lt;titles&gt;&lt;title&gt;An intelligent movie recommendation system through group-level sentiment analysis in microblogs&lt;/title&gt;&lt;/titles&gt;&lt;pages&gt;164-173&lt;/pages&gt;&lt;volume&gt;210&lt;/volume&gt;&lt;dates&gt;&lt;year&gt;2016&lt;/year&gt;&lt;/dates&gt;&lt;isbn&gt;0925-2312&lt;/isbn&gt;&lt;urls&gt;&lt;/urls&gt;&lt;/record&gt;&lt;/Cite&gt;&lt;/EndNote&gt;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Li et al. </w:t>
      </w:r>
      <w:r w:rsidR="00550CD8" w:rsidRPr="00B85140">
        <w:rPr>
          <w:rFonts w:ascii="Times New Roman" w:eastAsia="標楷體" w:hAnsi="Times New Roman" w:cs="Times New Roman"/>
          <w:noProof/>
        </w:rPr>
        <w:t>(</w:t>
      </w:r>
      <w:r w:rsidRPr="00B85140">
        <w:rPr>
          <w:rFonts w:ascii="Times New Roman" w:eastAsia="標楷體" w:hAnsi="Times New Roman" w:cs="Times New Roman"/>
          <w:noProof/>
        </w:rPr>
        <w:t>2016)</w:t>
      </w:r>
      <w:r w:rsidRPr="00B85140">
        <w:rPr>
          <w:rFonts w:ascii="Times New Roman" w:eastAsia="標楷體" w:hAnsi="Times New Roman" w:cs="Times New Roman"/>
        </w:rPr>
        <w:fldChar w:fldCharType="end"/>
      </w:r>
      <w:r w:rsidR="00550CD8" w:rsidRPr="00B85140">
        <w:rPr>
          <w:rFonts w:ascii="Times New Roman" w:eastAsia="標楷體" w:hAnsi="Times New Roman" w:cs="Times New Roman"/>
        </w:rPr>
        <w:t xml:space="preserve"> </w:t>
      </w:r>
      <w:r w:rsidR="00790F46" w:rsidRPr="00B85140">
        <w:rPr>
          <w:rFonts w:ascii="Times New Roman" w:eastAsia="標楷體" w:hAnsi="Times New Roman" w:cs="Times New Roman"/>
        </w:rPr>
        <w:t>提出能用於社交網路與挖掘使用者部落格中偏好資訊的電影推薦系統。</w:t>
      </w:r>
      <w:r w:rsidR="00CE24E9" w:rsidRPr="00B85140">
        <w:rPr>
          <w:rFonts w:ascii="Times New Roman" w:eastAsia="標楷體" w:hAnsi="Times New Roman" w:cs="Times New Roman"/>
        </w:rPr>
        <w:t>推薦模型能識別部落格中討論的內容與給定的主題是否相關，且通過使用者部落格之間的相關性，使用基於情緒感知的關聯規則演算法在部落格中識別出一定的模式來制定關聯規則，</w:t>
      </w:r>
      <w:r w:rsidR="008B4C52" w:rsidRPr="00B85140">
        <w:rPr>
          <w:rFonts w:ascii="Times New Roman" w:eastAsia="標楷體" w:hAnsi="Times New Roman" w:cs="Times New Roman"/>
        </w:rPr>
        <w:t>並且通過此方法來克服推薦系統冷啟動</w:t>
      </w:r>
      <w:r w:rsidR="008B4C52" w:rsidRPr="00B85140">
        <w:rPr>
          <w:rFonts w:ascii="Times New Roman" w:eastAsia="標楷體" w:hAnsi="Times New Roman" w:cs="Times New Roman"/>
        </w:rPr>
        <w:t xml:space="preserve"> (</w:t>
      </w:r>
      <w:r w:rsidR="00CE24E9" w:rsidRPr="00B85140">
        <w:rPr>
          <w:rFonts w:ascii="Times New Roman" w:eastAsia="標楷體" w:hAnsi="Times New Roman" w:cs="Times New Roman"/>
        </w:rPr>
        <w:t>Cold-</w:t>
      </w:r>
      <w:r w:rsidR="008B4C52" w:rsidRPr="00B85140">
        <w:rPr>
          <w:rFonts w:ascii="Times New Roman" w:eastAsia="標楷體" w:hAnsi="Times New Roman" w:cs="Times New Roman"/>
        </w:rPr>
        <w:t xml:space="preserve">Start) </w:t>
      </w:r>
      <w:r w:rsidR="008B4C52" w:rsidRPr="00B85140">
        <w:rPr>
          <w:rFonts w:ascii="Times New Roman" w:eastAsia="標楷體" w:hAnsi="Times New Roman" w:cs="Times New Roman"/>
        </w:rPr>
        <w:t>的問題</w:t>
      </w:r>
      <w:r w:rsidR="00CE24E9" w:rsidRPr="00B85140">
        <w:rPr>
          <w:rFonts w:ascii="Times New Roman" w:eastAsia="標楷體" w:hAnsi="Times New Roman" w:cs="Times New Roman"/>
        </w:rPr>
        <w:t>。</w:t>
      </w:r>
      <w:r w:rsidR="008B4C52" w:rsidRPr="00B85140">
        <w:rPr>
          <w:rFonts w:ascii="Times New Roman" w:eastAsia="標楷體" w:hAnsi="Times New Roman" w:cs="Times New Roman"/>
        </w:rPr>
        <w:t>而研究也證明此模型不僅能使用於純文本，社交網路中的非結構化信息也是通用的。</w:t>
      </w:r>
    </w:p>
    <w:p w14:paraId="55596E8C" w14:textId="77777777" w:rsidR="00264E6D" w:rsidRPr="00B85140" w:rsidRDefault="00264E6D" w:rsidP="00264E6D">
      <w:pPr>
        <w:spacing w:line="360" w:lineRule="auto"/>
        <w:ind w:leftChars="377" w:left="905" w:firstLineChars="200" w:firstLine="480"/>
        <w:jc w:val="both"/>
        <w:rPr>
          <w:rFonts w:ascii="Times New Roman" w:eastAsia="標楷體" w:hAnsi="Times New Roman" w:cs="Times New Roman"/>
        </w:rPr>
      </w:pPr>
    </w:p>
    <w:p w14:paraId="1874D56C" w14:textId="19736E63" w:rsidR="00974C7E" w:rsidRDefault="00EB736E" w:rsidP="00264E6D">
      <w:pPr>
        <w:spacing w:line="360" w:lineRule="auto"/>
        <w:ind w:leftChars="377" w:left="905" w:firstLineChars="200" w:firstLine="480"/>
        <w:jc w:val="both"/>
        <w:rPr>
          <w:rFonts w:ascii="Times New Roman" w:eastAsia="標楷體" w:hAnsi="Times New Roman" w:cs="Times New Roman"/>
        </w:rPr>
      </w:pPr>
      <w:r w:rsidRPr="00B85140">
        <w:rPr>
          <w:rFonts w:ascii="Times New Roman" w:eastAsia="標楷體" w:hAnsi="Times New Roman" w:cs="Times New Roman"/>
        </w:rPr>
        <w:fldChar w:fldCharType="begin"/>
      </w:r>
      <w:r w:rsidRPr="00B85140">
        <w:rPr>
          <w:rFonts w:ascii="Times New Roman" w:eastAsia="標楷體" w:hAnsi="Times New Roman" w:cs="Times New Roman"/>
        </w:rPr>
        <w:instrText xml:space="preserve"> ADDIN EN.CITE &lt;EndNote&gt;&lt;Cite&gt;&lt;Author&gt;Bansal&lt;/Author&gt;&lt;Year&gt;2016&lt;/Year&gt;&lt;RecNum&gt;51&lt;/RecNum&gt;&lt;DisplayText&gt;(Bansal et al., 2016)&lt;/DisplayText&gt;&lt;record&gt;&lt;rec-number&gt;51&lt;/rec-number&gt;&lt;foreign-keys&gt;&lt;key app="EN" db-id="awf2vextfswepzepdwxveveixfwavp95x5ws" timestamp="1608055113"&gt;51&lt;/key&gt;&lt;/foreign-keys&gt;&lt;ref-type name="Conference Proceedings"&gt;10&lt;/ref-type&gt;&lt;contributors&gt;&lt;authors&gt;&lt;author&gt;Bansal, Sakshi&lt;/author&gt;&lt;author&gt;Gupta, Chetna&lt;/author&gt;&lt;author&gt;Arora, Anuja&lt;/author&gt;&lt;/authors&gt;&lt;/contributors&gt;&lt;titles&gt;&lt;title&gt;User tweets based genre prediction and movie recommendation using LSI and SVD&lt;/title&gt;&lt;secondary-title&gt;2016 Ninth International Conference on Contemporary Computing (IC3)&lt;/secondary-title&gt;&lt;/titles&gt;&lt;pages&gt;1-6&lt;/pages&gt;&lt;dates&gt;&lt;year&gt;2016&lt;/year&gt;&lt;/dates&gt;&lt;publisher&gt;IEEE&lt;/publisher&gt;&lt;isbn&gt;1509032517&lt;/isbn&gt;&lt;urls&gt;&lt;/urls&gt;&lt;/record&gt;&lt;/Cite&gt;&lt;/EndNote&gt;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Bansal et al. </w:t>
      </w:r>
      <w:r w:rsidR="0040700C" w:rsidRPr="00B85140">
        <w:rPr>
          <w:rFonts w:ascii="Times New Roman" w:eastAsia="標楷體" w:hAnsi="Times New Roman" w:cs="Times New Roman"/>
          <w:noProof/>
        </w:rPr>
        <w:t>(</w:t>
      </w:r>
      <w:r w:rsidRPr="00B85140">
        <w:rPr>
          <w:rFonts w:ascii="Times New Roman" w:eastAsia="標楷體" w:hAnsi="Times New Roman" w:cs="Times New Roman"/>
          <w:noProof/>
        </w:rPr>
        <w:t>2016)</w:t>
      </w:r>
      <w:r w:rsidRPr="00B85140">
        <w:rPr>
          <w:rFonts w:ascii="Times New Roman" w:eastAsia="標楷體" w:hAnsi="Times New Roman" w:cs="Times New Roman"/>
        </w:rPr>
        <w:fldChar w:fldCharType="end"/>
      </w:r>
      <w:r w:rsidR="0040700C" w:rsidRPr="00B85140">
        <w:rPr>
          <w:rFonts w:ascii="Times New Roman" w:eastAsia="標楷體" w:hAnsi="Times New Roman" w:cs="Times New Roman"/>
        </w:rPr>
        <w:t xml:space="preserve"> </w:t>
      </w:r>
      <w:r w:rsidR="00790F46" w:rsidRPr="00B85140">
        <w:rPr>
          <w:rFonts w:ascii="Times New Roman" w:eastAsia="標楷體" w:hAnsi="Times New Roman" w:cs="Times New Roman"/>
        </w:rPr>
        <w:t>提出</w:t>
      </w:r>
      <w:r w:rsidR="00E456AD" w:rsidRPr="00B85140">
        <w:rPr>
          <w:rFonts w:ascii="Times New Roman" w:eastAsia="標楷體" w:hAnsi="Times New Roman" w:cs="Times New Roman"/>
        </w:rPr>
        <w:t>基於</w:t>
      </w:r>
      <w:r w:rsidR="00E456AD" w:rsidRPr="005C2F45">
        <w:rPr>
          <w:rFonts w:ascii="Times New Roman" w:eastAsia="標楷體" w:hAnsi="Times New Roman" w:cs="Times New Roman"/>
        </w:rPr>
        <w:t>使用者推特類別的電影推薦系統。</w:t>
      </w:r>
      <w:r w:rsidR="004B25B6" w:rsidRPr="005C2F45">
        <w:rPr>
          <w:rFonts w:ascii="Times New Roman" w:eastAsia="標楷體" w:hAnsi="Times New Roman" w:cs="Times New Roman"/>
        </w:rPr>
        <w:t>透過使用者的電影相關的推特文章，從上下文中了解使用者的意圖。推薦系統則</w:t>
      </w:r>
      <w:r w:rsidR="004B25B6" w:rsidRPr="005C2F45">
        <w:rPr>
          <w:rFonts w:ascii="Times New Roman" w:eastAsia="標楷體" w:hAnsi="Times New Roman" w:cs="Times New Roman"/>
        </w:rPr>
        <w:lastRenderedPageBreak/>
        <w:t>根據使用者發布的電影相關推特文章和預測的電影類型來向使用者進行推薦。為此，除了對推特進行文字前處理外，應用了潛在語義索引</w:t>
      </w:r>
      <w:r w:rsidR="004B25B6" w:rsidRPr="005C2F45">
        <w:rPr>
          <w:rFonts w:ascii="Times New Roman" w:eastAsia="標楷體" w:hAnsi="Times New Roman" w:cs="Times New Roman"/>
        </w:rPr>
        <w:t xml:space="preserve"> (Latent </w:t>
      </w:r>
      <w:r w:rsidR="00797005" w:rsidRPr="005C2F45">
        <w:rPr>
          <w:rFonts w:ascii="Times New Roman" w:eastAsia="標楷體" w:hAnsi="Times New Roman" w:cs="Times New Roman"/>
        </w:rPr>
        <w:t>S</w:t>
      </w:r>
      <w:r w:rsidR="004B25B6" w:rsidRPr="005C2F45">
        <w:rPr>
          <w:rFonts w:ascii="Times New Roman" w:eastAsia="標楷體" w:hAnsi="Times New Roman" w:cs="Times New Roman"/>
        </w:rPr>
        <w:t xml:space="preserve">emantic </w:t>
      </w:r>
      <w:r w:rsidR="00797005" w:rsidRPr="005C2F45">
        <w:rPr>
          <w:rFonts w:ascii="Times New Roman" w:eastAsia="標楷體" w:hAnsi="Times New Roman" w:cs="Times New Roman"/>
        </w:rPr>
        <w:t>I</w:t>
      </w:r>
      <w:r w:rsidR="004B25B6" w:rsidRPr="005C2F45">
        <w:rPr>
          <w:rFonts w:ascii="Times New Roman" w:eastAsia="標楷體" w:hAnsi="Times New Roman" w:cs="Times New Roman"/>
        </w:rPr>
        <w:t xml:space="preserve">ndexing, </w:t>
      </w:r>
      <w:r w:rsidR="00FD582D" w:rsidRPr="005C2F45">
        <w:rPr>
          <w:rFonts w:ascii="Times New Roman" w:eastAsia="標楷體" w:hAnsi="Times New Roman" w:cs="Times New Roman"/>
        </w:rPr>
        <w:t>LSI</w:t>
      </w:r>
      <w:r w:rsidR="00FD582D" w:rsidRPr="005C2F45" w:rsidDel="00FD582D">
        <w:rPr>
          <w:rFonts w:ascii="Times New Roman" w:eastAsia="標楷體" w:hAnsi="Times New Roman" w:cs="Times New Roman"/>
        </w:rPr>
        <w:t xml:space="preserve"> </w:t>
      </w:r>
      <w:r w:rsidR="004B25B6" w:rsidRPr="005C2F45">
        <w:rPr>
          <w:rFonts w:ascii="Times New Roman" w:eastAsia="標楷體" w:hAnsi="Times New Roman" w:cs="Times New Roman"/>
        </w:rPr>
        <w:t xml:space="preserve">) </w:t>
      </w:r>
      <w:r w:rsidR="004B25B6" w:rsidRPr="005C2F45">
        <w:rPr>
          <w:rFonts w:ascii="Times New Roman" w:eastAsia="標楷體" w:hAnsi="Times New Roman" w:cs="Times New Roman"/>
        </w:rPr>
        <w:t>來對數據進行奇異值分解</w:t>
      </w:r>
      <w:r w:rsidR="00703C6F" w:rsidRPr="005C2F45">
        <w:rPr>
          <w:rFonts w:ascii="Times New Roman" w:eastAsia="標楷體" w:hAnsi="Times New Roman" w:cs="Times New Roman"/>
        </w:rPr>
        <w:t xml:space="preserve"> </w:t>
      </w:r>
      <w:r w:rsidR="004B25B6" w:rsidRPr="005C2F45">
        <w:rPr>
          <w:rFonts w:ascii="Times New Roman" w:eastAsia="標楷體" w:hAnsi="Times New Roman" w:cs="Times New Roman"/>
        </w:rPr>
        <w:t>(Singular Value Decomposition, SVD)</w:t>
      </w:r>
      <w:r w:rsidR="004B25B6" w:rsidRPr="005C2F45">
        <w:rPr>
          <w:rFonts w:ascii="Times New Roman" w:eastAsia="標楷體" w:hAnsi="Times New Roman" w:cs="Times New Roman"/>
        </w:rPr>
        <w:t>，而系統依照</w:t>
      </w:r>
      <w:r w:rsidR="004B25B6" w:rsidRPr="005C2F45">
        <w:rPr>
          <w:rFonts w:ascii="Times New Roman" w:eastAsia="標楷體" w:hAnsi="Times New Roman" w:cs="Times New Roman"/>
        </w:rPr>
        <w:t>IMD</w:t>
      </w:r>
      <w:r w:rsidR="0065197A" w:rsidRPr="005C2F45">
        <w:rPr>
          <w:rFonts w:ascii="Times New Roman" w:eastAsia="標楷體" w:hAnsi="Times New Roman" w:cs="Times New Roman"/>
        </w:rPr>
        <w:t>b</w:t>
      </w:r>
      <w:r w:rsidR="004B25B6" w:rsidRPr="005C2F45">
        <w:rPr>
          <w:rFonts w:ascii="Times New Roman" w:eastAsia="標楷體" w:hAnsi="Times New Roman" w:cs="Times New Roman"/>
        </w:rPr>
        <w:t>的分類標準對電影進行分類與預測。而在未使用電影</w:t>
      </w:r>
      <w:r w:rsidR="008A0BAB" w:rsidRPr="005C2F45">
        <w:rPr>
          <w:rFonts w:ascii="Times New Roman" w:eastAsia="標楷體" w:hAnsi="Times New Roman" w:cs="Times New Roman"/>
        </w:rPr>
        <w:t>特徵如演員、電影評分等資料的情況下，系統已能達到</w:t>
      </w:r>
      <w:r w:rsidR="008A0BAB" w:rsidRPr="005C2F45">
        <w:rPr>
          <w:rFonts w:ascii="Times New Roman" w:eastAsia="標楷體" w:hAnsi="Times New Roman" w:cs="Times New Roman"/>
        </w:rPr>
        <w:t>70%</w:t>
      </w:r>
      <w:r w:rsidR="008A0BAB" w:rsidRPr="005C2F45">
        <w:rPr>
          <w:rFonts w:ascii="Times New Roman" w:eastAsia="標楷體" w:hAnsi="Times New Roman" w:cs="Times New Roman"/>
        </w:rPr>
        <w:t>以上的準確度。</w:t>
      </w:r>
    </w:p>
    <w:p w14:paraId="7C5E9DDC" w14:textId="28C03322" w:rsidR="00264E6D" w:rsidRDefault="00264E6D" w:rsidP="00264E6D">
      <w:pPr>
        <w:spacing w:line="360" w:lineRule="auto"/>
        <w:ind w:leftChars="377" w:left="905" w:firstLineChars="200" w:firstLine="480"/>
        <w:jc w:val="both"/>
        <w:rPr>
          <w:rFonts w:ascii="Times New Roman" w:eastAsia="標楷體" w:hAnsi="Times New Roman" w:cs="Times New Roman"/>
        </w:rPr>
      </w:pPr>
    </w:p>
    <w:p w14:paraId="707660E9" w14:textId="77777777" w:rsidR="00264E6D" w:rsidRPr="005C2F45" w:rsidRDefault="00264E6D" w:rsidP="00264E6D">
      <w:pPr>
        <w:spacing w:line="360" w:lineRule="auto"/>
        <w:ind w:leftChars="377" w:left="905" w:firstLineChars="200" w:firstLine="480"/>
        <w:jc w:val="both"/>
        <w:rPr>
          <w:rFonts w:ascii="Times New Roman" w:eastAsia="標楷體" w:hAnsi="Times New Roman" w:cs="Times New Roman"/>
        </w:rPr>
      </w:pPr>
    </w:p>
    <w:p w14:paraId="744E9713" w14:textId="30303F20" w:rsidR="00A673D1" w:rsidRPr="005C2F45" w:rsidRDefault="00F82C53" w:rsidP="00264E6D">
      <w:pPr>
        <w:pStyle w:val="2"/>
        <w:numPr>
          <w:ilvl w:val="1"/>
          <w:numId w:val="20"/>
        </w:numPr>
        <w:spacing w:line="360" w:lineRule="auto"/>
        <w:ind w:left="1418"/>
        <w:jc w:val="both"/>
        <w:rPr>
          <w:rFonts w:ascii="Times New Roman" w:eastAsia="標楷體" w:hAnsi="Times New Roman" w:cs="Times New Roman"/>
          <w:sz w:val="28"/>
          <w:szCs w:val="28"/>
        </w:rPr>
      </w:pPr>
      <w:bookmarkStart w:id="49" w:name="_Toc60187101"/>
      <w:r w:rsidRPr="005C2F45">
        <w:rPr>
          <w:rFonts w:ascii="Times New Roman" w:eastAsia="標楷體" w:hAnsi="Times New Roman" w:cs="Times New Roman"/>
          <w:sz w:val="28"/>
          <w:szCs w:val="28"/>
        </w:rPr>
        <w:t>時間權重應用於電影推薦系統</w:t>
      </w:r>
      <w:bookmarkEnd w:id="49"/>
    </w:p>
    <w:p w14:paraId="63BF5340" w14:textId="77777777" w:rsidR="00264E6D" w:rsidRDefault="00264E6D" w:rsidP="00264E6D">
      <w:pPr>
        <w:spacing w:line="360" w:lineRule="auto"/>
        <w:jc w:val="both"/>
        <w:rPr>
          <w:rFonts w:ascii="Times New Roman" w:eastAsia="標楷體" w:hAnsi="Times New Roman" w:cs="Times New Roman"/>
        </w:rPr>
      </w:pPr>
    </w:p>
    <w:p w14:paraId="4E1D73D3" w14:textId="77777777" w:rsidR="00264E6D" w:rsidRDefault="00271BDB" w:rsidP="00264E6D">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在使用時間權重的協同過濾算法中，充分考慮到時間對使用者興趣的影響，即越早期的興趣其重要性將會越小，而為了降低它對推薦結果的影響，在興趣預測中引入時間函數，時間函數會隨時間的推移一直增加，而時間的權重值皆在</w:t>
      </w:r>
      <w:r w:rsidRPr="005C2F45">
        <w:rPr>
          <w:rFonts w:ascii="Times New Roman" w:eastAsia="標楷體" w:hAnsi="Times New Roman" w:cs="Times New Roman"/>
        </w:rPr>
        <w:t>(0,1)</w:t>
      </w:r>
      <w:r w:rsidRPr="005C2F45">
        <w:rPr>
          <w:rFonts w:ascii="Times New Roman" w:eastAsia="標楷體" w:hAnsi="Times New Roman" w:cs="Times New Roman"/>
        </w:rPr>
        <w:t>的範圍之間，這也代表，雖然所有的數據都有利於推薦系統，但新的數據的貢獻程度會更大，而舊數據反映了使用者過去的喜好，它在推薦的預測上將占有較小的影響力。因此透過考慮時間因素，推薦系統能更有效的應對使用者興趣的改變</w:t>
      </w:r>
      <w:r w:rsidR="00703C6F" w:rsidRPr="005C2F45">
        <w:rPr>
          <w:rFonts w:ascii="Times New Roman" w:eastAsia="標楷體" w:hAnsi="Times New Roman" w:cs="Times New Roman"/>
        </w:rPr>
        <w:t xml:space="preserve"> </w:t>
      </w:r>
      <w:r w:rsidR="00DB1839" w:rsidRPr="005C2F45">
        <w:rPr>
          <w:rFonts w:ascii="Times New Roman" w:eastAsia="標楷體" w:hAnsi="Times New Roman" w:cs="Times New Roman"/>
        </w:rPr>
        <w:fldChar w:fldCharType="begin"/>
      </w:r>
      <w:r w:rsidR="00DB1839" w:rsidRPr="005C2F45">
        <w:rPr>
          <w:rFonts w:ascii="Times New Roman" w:eastAsia="標楷體" w:hAnsi="Times New Roman" w:cs="Times New Roman"/>
        </w:rPr>
        <w:instrText xml:space="preserve"> ADDIN EN.CITE &lt;EndNote&gt;&lt;Cite&gt;&lt;Author&gt;Zhang&lt;/Author&gt;&lt;Year&gt;2010&lt;/Year&gt;&lt;RecNum&gt;71&lt;/RecNum&gt;&lt;DisplayText&gt;(Zhang &amp;amp; Liu, 2010)&lt;/DisplayText&gt;&lt;record&gt;&lt;rec-number&gt;71&lt;/rec-number&gt;&lt;foreign-keys&gt;&lt;key app="EN" db-id="awf2vextfswepzepdwxveveixfwavp95x5ws" timestamp="1608105120"&gt;71&lt;/key&gt;&lt;/foreign-keys&gt;&lt;ref-type name="Conference Proceedings"&gt;10&lt;/ref-type&gt;&lt;contributors&gt;&lt;authors&gt;&lt;author&gt;Zhang, Yuchuan&lt;/author&gt;&lt;author&gt;Liu, Yuzhao&lt;/author&gt;&lt;/authors&gt;&lt;/contributors&gt;&lt;titles&gt;&lt;title&gt;A collaborative filtering algorithm based on time period partition&lt;/title&gt;&lt;secondary-title&gt;2010 Third International Symposium on Intelligent Information Technology and Security Informatics&lt;/secondary-title&gt;&lt;/titles&gt;&lt;pages&gt;777-780&lt;/pages&gt;&lt;dates&gt;&lt;year&gt;2010&lt;/year&gt;&lt;/dates&gt;&lt;publisher&gt;IEEE&lt;/publisher&gt;&lt;isbn&gt;1424467438&lt;/isbn&gt;&lt;urls&gt;&lt;/urls&gt;&lt;/record&gt;&lt;/Cite&gt;&lt;/EndNote&gt;</w:instrText>
      </w:r>
      <w:r w:rsidR="00DB1839" w:rsidRPr="005C2F45">
        <w:rPr>
          <w:rFonts w:ascii="Times New Roman" w:eastAsia="標楷體" w:hAnsi="Times New Roman" w:cs="Times New Roman"/>
        </w:rPr>
        <w:fldChar w:fldCharType="separate"/>
      </w:r>
      <w:r w:rsidR="00DB1839" w:rsidRPr="005C2F45">
        <w:rPr>
          <w:rFonts w:ascii="Times New Roman" w:eastAsia="標楷體" w:hAnsi="Times New Roman" w:cs="Times New Roman"/>
          <w:noProof/>
        </w:rPr>
        <w:t>(Zhang &amp; Liu, 2010)</w:t>
      </w:r>
      <w:r w:rsidR="00DB1839" w:rsidRPr="005C2F45">
        <w:rPr>
          <w:rFonts w:ascii="Times New Roman" w:eastAsia="標楷體" w:hAnsi="Times New Roman" w:cs="Times New Roman"/>
        </w:rPr>
        <w:fldChar w:fldCharType="end"/>
      </w:r>
      <w:r w:rsidRPr="005C2F45">
        <w:rPr>
          <w:rFonts w:ascii="Times New Roman" w:eastAsia="標楷體" w:hAnsi="Times New Roman" w:cs="Times New Roman"/>
        </w:rPr>
        <w:t>。</w:t>
      </w:r>
    </w:p>
    <w:p w14:paraId="74AD4FFA" w14:textId="77777777" w:rsidR="00264E6D" w:rsidRDefault="00264E6D" w:rsidP="00264E6D">
      <w:pPr>
        <w:spacing w:line="360" w:lineRule="auto"/>
        <w:ind w:leftChars="354" w:left="850" w:firstLineChars="200" w:firstLine="480"/>
        <w:jc w:val="both"/>
        <w:rPr>
          <w:rFonts w:ascii="Times New Roman" w:eastAsia="標楷體" w:hAnsi="Times New Roman" w:cs="Times New Roman"/>
        </w:rPr>
      </w:pPr>
    </w:p>
    <w:p w14:paraId="3A01C6E3" w14:textId="77777777" w:rsidR="00264E6D" w:rsidRDefault="004E409B" w:rsidP="00264E6D">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在應用時間權重電影推薦的過去研究中</w:t>
      </w:r>
      <w:r w:rsidRPr="00B85140">
        <w:rPr>
          <w:rFonts w:ascii="Times New Roman" w:eastAsia="標楷體" w:hAnsi="Times New Roman" w:cs="Times New Roman"/>
        </w:rPr>
        <w:t>，</w:t>
      </w:r>
      <w:r w:rsidR="006C40B9" w:rsidRPr="00B85140">
        <w:rPr>
          <w:rFonts w:ascii="Times New Roman" w:eastAsia="標楷體" w:hAnsi="Times New Roman" w:cs="Times New Roman"/>
        </w:rPr>
        <w:fldChar w:fldCharType="begin"/>
      </w:r>
      <w:r w:rsidR="006C40B9" w:rsidRPr="00B85140">
        <w:rPr>
          <w:rFonts w:ascii="Times New Roman" w:eastAsia="標楷體" w:hAnsi="Times New Roman" w:cs="Times New Roman"/>
        </w:rPr>
        <w:instrText xml:space="preserve"> ADDIN EN.CITE &lt;EndNote&gt;&lt;Cite&gt;&lt;Author&gt;Zhang&lt;/Author&gt;&lt;Year&gt;2019&lt;/Year&gt;&lt;RecNum&gt;72&lt;/RecNum&gt;&lt;DisplayText&gt;(Zhang &amp;amp; Mao, 2019)&lt;/DisplayText&gt;&lt;record&gt;&lt;rec-number&gt;72&lt;/rec-number&gt;&lt;foreign-keys&gt;&lt;key app="EN" db-id="awf2vextfswepzepdwxveveixfwavp95x5ws" timestamp="1608105204"&gt;72&lt;/key&gt;&lt;/foreign-keys&gt;&lt;ref-type name="Journal Article"&gt;17&lt;/ref-type&gt;&lt;contributors&gt;&lt;authors&gt;&lt;author&gt;Zhang, Richong&lt;/author&gt;&lt;author&gt;Mao, Yongyi %J IEEE Access&lt;/author&gt;&lt;/authors&gt;&lt;/contributors&gt;&lt;titles&gt;&lt;title&gt;Movie Recommendation via Markovian Factorization of Matrix Processes&lt;/title&gt;&lt;/titles&gt;&lt;pages&gt;13189-13199&lt;/pages&gt;&lt;volume&gt;7&lt;/volume&gt;&lt;dates&gt;&lt;year&gt;2019&lt;/year&gt;&lt;/dates&gt;&lt;isbn&gt;2169-3536&lt;/isbn&gt;&lt;urls&gt;&lt;/urls&gt;&lt;/record&gt;&lt;/Cite&gt;&lt;/EndNote&gt;</w:instrText>
      </w:r>
      <w:r w:rsidR="006C40B9" w:rsidRPr="00B85140">
        <w:rPr>
          <w:rFonts w:ascii="Times New Roman" w:eastAsia="標楷體" w:hAnsi="Times New Roman" w:cs="Times New Roman"/>
        </w:rPr>
        <w:fldChar w:fldCharType="separate"/>
      </w:r>
      <w:r w:rsidR="006C40B9" w:rsidRPr="00B85140">
        <w:rPr>
          <w:rFonts w:ascii="Times New Roman" w:eastAsia="標楷體" w:hAnsi="Times New Roman" w:cs="Times New Roman"/>
          <w:noProof/>
        </w:rPr>
        <w:t xml:space="preserve">Zhang </w:t>
      </w:r>
      <w:r w:rsidR="008E3F05" w:rsidRPr="00B85140">
        <w:rPr>
          <w:rFonts w:ascii="Times New Roman" w:eastAsia="標楷體" w:hAnsi="Times New Roman" w:cs="Times New Roman"/>
          <w:noProof/>
        </w:rPr>
        <w:t>and</w:t>
      </w:r>
      <w:r w:rsidR="006C40B9" w:rsidRPr="00B85140">
        <w:rPr>
          <w:rFonts w:ascii="Times New Roman" w:eastAsia="標楷體" w:hAnsi="Times New Roman" w:cs="Times New Roman"/>
          <w:noProof/>
        </w:rPr>
        <w:t xml:space="preserve"> Mao </w:t>
      </w:r>
      <w:r w:rsidR="008E3F05" w:rsidRPr="00B85140">
        <w:rPr>
          <w:rFonts w:ascii="Times New Roman" w:eastAsia="標楷體" w:hAnsi="Times New Roman" w:cs="Times New Roman"/>
          <w:noProof/>
        </w:rPr>
        <w:t>(</w:t>
      </w:r>
      <w:r w:rsidR="006C40B9" w:rsidRPr="00B85140">
        <w:rPr>
          <w:rFonts w:ascii="Times New Roman" w:eastAsia="標楷體" w:hAnsi="Times New Roman" w:cs="Times New Roman"/>
          <w:noProof/>
        </w:rPr>
        <w:t>2019)</w:t>
      </w:r>
      <w:r w:rsidR="006C40B9" w:rsidRPr="00B85140">
        <w:rPr>
          <w:rFonts w:ascii="Times New Roman" w:eastAsia="標楷體" w:hAnsi="Times New Roman" w:cs="Times New Roman"/>
        </w:rPr>
        <w:fldChar w:fldCharType="end"/>
      </w:r>
      <w:r w:rsidR="008E3F05" w:rsidRPr="00B85140">
        <w:rPr>
          <w:rFonts w:ascii="Times New Roman" w:eastAsia="標楷體" w:hAnsi="Times New Roman" w:cs="Times New Roman"/>
        </w:rPr>
        <w:t xml:space="preserve"> </w:t>
      </w:r>
      <w:r w:rsidR="00836CF7" w:rsidRPr="00B85140">
        <w:rPr>
          <w:rFonts w:ascii="Times New Roman" w:eastAsia="標楷體" w:hAnsi="Times New Roman" w:cs="Times New Roman"/>
        </w:rPr>
        <w:t>認為概率矩陣分解</w:t>
      </w:r>
      <w:r w:rsidR="00836CF7" w:rsidRPr="00B85140">
        <w:rPr>
          <w:rFonts w:ascii="Times New Roman" w:eastAsia="標楷體" w:hAnsi="Times New Roman" w:cs="Times New Roman"/>
        </w:rPr>
        <w:t xml:space="preserve"> (</w:t>
      </w:r>
      <w:r w:rsidR="00995677" w:rsidRPr="00B85140">
        <w:rPr>
          <w:rFonts w:ascii="Times New Roman" w:eastAsia="標楷體" w:hAnsi="Times New Roman" w:cs="Times New Roman"/>
        </w:rPr>
        <w:t>P</w:t>
      </w:r>
      <w:r w:rsidR="00836CF7" w:rsidRPr="00B85140">
        <w:rPr>
          <w:rFonts w:ascii="Times New Roman" w:eastAsia="標楷體" w:hAnsi="Times New Roman" w:cs="Times New Roman"/>
        </w:rPr>
        <w:t xml:space="preserve">robabilistic </w:t>
      </w:r>
      <w:r w:rsidR="00995677" w:rsidRPr="00B85140">
        <w:rPr>
          <w:rFonts w:ascii="Times New Roman" w:eastAsia="標楷體" w:hAnsi="Times New Roman" w:cs="Times New Roman"/>
        </w:rPr>
        <w:t>M</w:t>
      </w:r>
      <w:r w:rsidR="00836CF7" w:rsidRPr="00B85140">
        <w:rPr>
          <w:rFonts w:ascii="Times New Roman" w:eastAsia="標楷體" w:hAnsi="Times New Roman" w:cs="Times New Roman"/>
        </w:rPr>
        <w:t xml:space="preserve">atrix </w:t>
      </w:r>
      <w:r w:rsidR="00995677" w:rsidRPr="00B85140">
        <w:rPr>
          <w:rFonts w:ascii="Times New Roman" w:eastAsia="標楷體" w:hAnsi="Times New Roman" w:cs="Times New Roman"/>
        </w:rPr>
        <w:t>F</w:t>
      </w:r>
      <w:r w:rsidR="00836CF7" w:rsidRPr="00B85140">
        <w:rPr>
          <w:rFonts w:ascii="Times New Roman" w:eastAsia="標楷體" w:hAnsi="Times New Roman" w:cs="Times New Roman"/>
        </w:rPr>
        <w:t xml:space="preserve">actorization, PMF) </w:t>
      </w:r>
      <w:r w:rsidR="00836CF7" w:rsidRPr="00B85140">
        <w:rPr>
          <w:rFonts w:ascii="Times New Roman" w:eastAsia="標楷體" w:hAnsi="Times New Roman" w:cs="Times New Roman"/>
        </w:rPr>
        <w:t>雖然在協同過濾算法中</w:t>
      </w:r>
      <w:r w:rsidR="00836CF7" w:rsidRPr="005C2F45">
        <w:rPr>
          <w:rFonts w:ascii="Times New Roman" w:eastAsia="標楷體" w:hAnsi="Times New Roman" w:cs="Times New Roman"/>
        </w:rPr>
        <w:t>表現出色，但並不帶有任何關於概率的解釋，因此使推廣此框架到其他協同過濾問題相當困難。作者基於此基礎上，提出名為</w:t>
      </w:r>
      <w:bookmarkStart w:id="50" w:name="_Hlk60999266"/>
      <w:r w:rsidR="00836CF7" w:rsidRPr="005C2F45">
        <w:rPr>
          <w:rFonts w:ascii="Times New Roman" w:eastAsia="標楷體" w:hAnsi="Times New Roman" w:cs="Times New Roman"/>
        </w:rPr>
        <w:t>馬爾克夫矩陣分解</w:t>
      </w:r>
      <w:r w:rsidR="00836CF7" w:rsidRPr="005C2F45">
        <w:rPr>
          <w:rFonts w:ascii="Times New Roman" w:eastAsia="標楷體" w:hAnsi="Times New Roman" w:cs="Times New Roman"/>
        </w:rPr>
        <w:t xml:space="preserve"> </w:t>
      </w:r>
      <w:bookmarkEnd w:id="50"/>
      <w:r w:rsidR="00836CF7" w:rsidRPr="005C2F45">
        <w:rPr>
          <w:rFonts w:ascii="Times New Roman" w:eastAsia="標楷體" w:hAnsi="Times New Roman" w:cs="Times New Roman"/>
        </w:rPr>
        <w:t xml:space="preserve">(Markovian </w:t>
      </w:r>
      <w:r w:rsidR="004747D3" w:rsidRPr="005C2F45">
        <w:rPr>
          <w:rFonts w:ascii="Times New Roman" w:eastAsia="標楷體" w:hAnsi="Times New Roman" w:cs="Times New Roman"/>
        </w:rPr>
        <w:t>F</w:t>
      </w:r>
      <w:r w:rsidR="00836CF7" w:rsidRPr="005C2F45">
        <w:rPr>
          <w:rFonts w:ascii="Times New Roman" w:eastAsia="標楷體" w:hAnsi="Times New Roman" w:cs="Times New Roman"/>
        </w:rPr>
        <w:t xml:space="preserve">actorization of </w:t>
      </w:r>
      <w:r w:rsidR="004747D3" w:rsidRPr="005C2F45">
        <w:rPr>
          <w:rFonts w:ascii="Times New Roman" w:eastAsia="標楷體" w:hAnsi="Times New Roman" w:cs="Times New Roman"/>
        </w:rPr>
        <w:t>M</w:t>
      </w:r>
      <w:r w:rsidR="00836CF7" w:rsidRPr="005C2F45">
        <w:rPr>
          <w:rFonts w:ascii="Times New Roman" w:eastAsia="標楷體" w:hAnsi="Times New Roman" w:cs="Times New Roman"/>
        </w:rPr>
        <w:t xml:space="preserve">atrix </w:t>
      </w:r>
      <w:r w:rsidR="004747D3" w:rsidRPr="005C2F45">
        <w:rPr>
          <w:rFonts w:ascii="Times New Roman" w:eastAsia="標楷體" w:hAnsi="Times New Roman" w:cs="Times New Roman"/>
        </w:rPr>
        <w:t>P</w:t>
      </w:r>
      <w:r w:rsidR="00836CF7" w:rsidRPr="005C2F45">
        <w:rPr>
          <w:rFonts w:ascii="Times New Roman" w:eastAsia="標楷體" w:hAnsi="Times New Roman" w:cs="Times New Roman"/>
        </w:rPr>
        <w:t xml:space="preserve">rocess, MFMP) </w:t>
      </w:r>
      <w:r w:rsidR="00836CF7" w:rsidRPr="005C2F45">
        <w:rPr>
          <w:rFonts w:ascii="Times New Roman" w:eastAsia="標楷體" w:hAnsi="Times New Roman" w:cs="Times New Roman"/>
        </w:rPr>
        <w:t>模型，一方面</w:t>
      </w:r>
      <w:r w:rsidR="00836CF7" w:rsidRPr="005C2F45">
        <w:rPr>
          <w:rFonts w:ascii="Times New Roman" w:eastAsia="標楷體" w:hAnsi="Times New Roman" w:cs="Times New Roman"/>
        </w:rPr>
        <w:t>MFMP</w:t>
      </w:r>
      <w:r w:rsidR="00836CF7" w:rsidRPr="005C2F45">
        <w:rPr>
          <w:rFonts w:ascii="Times New Roman" w:eastAsia="標楷體" w:hAnsi="Times New Roman" w:cs="Times New Roman"/>
        </w:rPr>
        <w:t>能捕捉</w:t>
      </w:r>
      <w:bookmarkStart w:id="51" w:name="_Hlk60999308"/>
      <w:r w:rsidR="00836CF7" w:rsidRPr="005C2F45">
        <w:rPr>
          <w:rFonts w:ascii="Times New Roman" w:eastAsia="標楷體" w:hAnsi="Times New Roman" w:cs="Times New Roman"/>
        </w:rPr>
        <w:t>數據中時間的動態模式，另一方面也有較為清楚的概率公式</w:t>
      </w:r>
      <w:bookmarkEnd w:id="51"/>
      <w:r w:rsidR="00836CF7" w:rsidRPr="005C2F45">
        <w:rPr>
          <w:rFonts w:ascii="Times New Roman" w:eastAsia="標楷體" w:hAnsi="Times New Roman" w:cs="Times New Roman"/>
        </w:rPr>
        <w:t>，使</w:t>
      </w:r>
      <w:r w:rsidR="00836CF7" w:rsidRPr="005C2F45">
        <w:rPr>
          <w:rFonts w:ascii="Times New Roman" w:eastAsia="標楷體" w:hAnsi="Times New Roman" w:cs="Times New Roman"/>
        </w:rPr>
        <w:t>MFMP</w:t>
      </w:r>
      <w:r w:rsidR="00836CF7" w:rsidRPr="005C2F45">
        <w:rPr>
          <w:rFonts w:ascii="Times New Roman" w:eastAsia="標楷體" w:hAnsi="Times New Roman" w:cs="Times New Roman"/>
        </w:rPr>
        <w:t>能夠適應不同的協同過濾問題。</w:t>
      </w:r>
    </w:p>
    <w:p w14:paraId="3B8FB633" w14:textId="77777777" w:rsidR="00264E6D" w:rsidRPr="00B85140" w:rsidRDefault="00FD7570" w:rsidP="00264E6D">
      <w:pPr>
        <w:spacing w:line="360" w:lineRule="auto"/>
        <w:ind w:leftChars="354" w:left="850" w:firstLineChars="200" w:firstLine="480"/>
        <w:jc w:val="both"/>
        <w:rPr>
          <w:rFonts w:ascii="Times New Roman" w:eastAsia="標楷體" w:hAnsi="Times New Roman" w:cs="Times New Roman"/>
        </w:rPr>
      </w:pPr>
      <w:r w:rsidRPr="00B85140">
        <w:rPr>
          <w:rFonts w:ascii="Times New Roman" w:eastAsia="標楷體" w:hAnsi="Times New Roman" w:cs="Times New Roman"/>
        </w:rPr>
        <w:lastRenderedPageBreak/>
        <w:fldChar w:fldCharType="begin"/>
      </w:r>
      <w:r w:rsidRPr="00B85140">
        <w:rPr>
          <w:rFonts w:ascii="Times New Roman" w:eastAsia="標楷體" w:hAnsi="Times New Roman" w:cs="Times New Roman"/>
        </w:rPr>
        <w:instrText xml:space="preserve"> ADDIN EN.CITE &lt;EndNote&gt;&lt;Cite&gt;&lt;Author&gt;Sun&lt;/Author&gt;&lt;Year&gt;2017&lt;/Year&gt;&lt;RecNum&gt;73&lt;/RecNum&gt;&lt;DisplayText&gt;(Sun &amp;amp; Dong, 2017)&lt;/DisplayText&gt;&lt;record&gt;&lt;rec-number&gt;73&lt;/rec-number&gt;&lt;foreign-keys&gt;&lt;key app="EN" db-id="awf2vextfswepzepdwxveveixfwavp95x5ws" timestamp="1608105305"&gt;73&lt;/key&gt;&lt;/foreign-keys&gt;&lt;ref-type name="Journal Article"&gt;17&lt;/ref-type&gt;&lt;contributors&gt;&lt;authors&gt;&lt;author&gt;Sun, Baoshan&lt;/author&gt;&lt;author&gt;Dong, Lingyu %J IEEE access&lt;/author&gt;&lt;/authors&gt;&lt;/contributors&gt;&lt;titles&gt;&lt;title&gt;Dynamic model adaptive to user interest drift based on cluster and nearest neighbors&lt;/title&gt;&lt;/titles&gt;&lt;pages&gt;1682-1691&lt;/pages&gt;&lt;volume&gt;5&lt;/volume&gt;&lt;dates&gt;&lt;year&gt;2017&lt;/year&gt;&lt;/dates&gt;&lt;isbn&gt;2169-3536&lt;/isbn&gt;&lt;urls&gt;&lt;/urls&gt;&lt;/record&gt;&lt;/Cite&gt;&lt;/EndNote&gt;</w:instrText>
      </w:r>
      <w:r w:rsidRPr="00B85140">
        <w:rPr>
          <w:rFonts w:ascii="Times New Roman" w:eastAsia="標楷體" w:hAnsi="Times New Roman" w:cs="Times New Roman"/>
        </w:rPr>
        <w:fldChar w:fldCharType="separate"/>
      </w:r>
      <w:r w:rsidRPr="00B85140">
        <w:rPr>
          <w:rFonts w:ascii="Times New Roman" w:eastAsia="標楷體" w:hAnsi="Times New Roman" w:cs="Times New Roman"/>
          <w:noProof/>
        </w:rPr>
        <w:t xml:space="preserve">Sun </w:t>
      </w:r>
      <w:r w:rsidR="00096930" w:rsidRPr="00B85140">
        <w:rPr>
          <w:rFonts w:ascii="Times New Roman" w:eastAsia="標楷體" w:hAnsi="Times New Roman" w:cs="Times New Roman"/>
          <w:noProof/>
        </w:rPr>
        <w:t>and</w:t>
      </w:r>
      <w:r w:rsidRPr="00B85140">
        <w:rPr>
          <w:rFonts w:ascii="Times New Roman" w:eastAsia="標楷體" w:hAnsi="Times New Roman" w:cs="Times New Roman"/>
          <w:noProof/>
        </w:rPr>
        <w:t xml:space="preserve"> Dong</w:t>
      </w:r>
      <w:r w:rsidR="00096930" w:rsidRPr="00B85140">
        <w:rPr>
          <w:rFonts w:ascii="Times New Roman" w:eastAsia="標楷體" w:hAnsi="Times New Roman" w:cs="Times New Roman"/>
          <w:noProof/>
        </w:rPr>
        <w:t xml:space="preserve"> (</w:t>
      </w:r>
      <w:r w:rsidRPr="00B85140">
        <w:rPr>
          <w:rFonts w:ascii="Times New Roman" w:eastAsia="標楷體" w:hAnsi="Times New Roman" w:cs="Times New Roman"/>
          <w:noProof/>
        </w:rPr>
        <w:t>2017)</w:t>
      </w:r>
      <w:r w:rsidRPr="00B85140">
        <w:rPr>
          <w:rFonts w:ascii="Times New Roman" w:eastAsia="標楷體" w:hAnsi="Times New Roman" w:cs="Times New Roman"/>
        </w:rPr>
        <w:fldChar w:fldCharType="end"/>
      </w:r>
      <w:r w:rsidR="00096930" w:rsidRPr="00B85140">
        <w:rPr>
          <w:rFonts w:ascii="Times New Roman" w:eastAsia="標楷體" w:hAnsi="Times New Roman" w:cs="Times New Roman"/>
        </w:rPr>
        <w:t xml:space="preserve"> </w:t>
      </w:r>
      <w:r w:rsidR="003F7FEB" w:rsidRPr="00B85140">
        <w:rPr>
          <w:rFonts w:ascii="Times New Roman" w:eastAsia="標楷體" w:hAnsi="Times New Roman" w:cs="Times New Roman"/>
        </w:rPr>
        <w:t>考慮了</w:t>
      </w:r>
      <w:r w:rsidR="00280ABF" w:rsidRPr="00B85140">
        <w:rPr>
          <w:rFonts w:ascii="Times New Roman" w:eastAsia="標楷體" w:hAnsi="Times New Roman" w:cs="Times New Roman" w:hint="eastAsia"/>
        </w:rPr>
        <w:t>概念漂移</w:t>
      </w:r>
      <w:r w:rsidR="003F7FEB" w:rsidRPr="00B85140">
        <w:rPr>
          <w:rFonts w:ascii="Times New Roman" w:eastAsia="標楷體" w:hAnsi="Times New Roman" w:cs="Times New Roman"/>
        </w:rPr>
        <w:t xml:space="preserve"> (</w:t>
      </w:r>
      <w:r w:rsidR="00610E6B" w:rsidRPr="00B85140">
        <w:rPr>
          <w:rFonts w:ascii="Times New Roman" w:eastAsia="標楷體" w:hAnsi="Times New Roman" w:cs="Times New Roman"/>
        </w:rPr>
        <w:t xml:space="preserve">Concept </w:t>
      </w:r>
      <w:r w:rsidR="003F7FEB" w:rsidRPr="00B85140">
        <w:rPr>
          <w:rFonts w:ascii="Times New Roman" w:eastAsia="標楷體" w:hAnsi="Times New Roman" w:cs="Times New Roman"/>
        </w:rPr>
        <w:t xml:space="preserve">Drift) </w:t>
      </w:r>
      <w:r w:rsidR="003F7FEB" w:rsidRPr="00B85140">
        <w:rPr>
          <w:rFonts w:ascii="Times New Roman" w:eastAsia="標楷體" w:hAnsi="Times New Roman" w:cs="Times New Roman"/>
        </w:rPr>
        <w:t>的特性並利用了聚類和時間衰減的推薦模型</w:t>
      </w:r>
      <w:r w:rsidR="007317CE" w:rsidRPr="00B85140">
        <w:rPr>
          <w:rFonts w:ascii="Times New Roman" w:eastAsia="標楷體" w:hAnsi="Times New Roman" w:cs="Times New Roman"/>
        </w:rPr>
        <w:t xml:space="preserve"> (</w:t>
      </w:r>
      <w:r w:rsidR="002A7549" w:rsidRPr="00B85140">
        <w:rPr>
          <w:rFonts w:ascii="Times New Roman" w:eastAsia="標楷體" w:hAnsi="Times New Roman" w:cs="Times New Roman"/>
        </w:rPr>
        <w:t>D</w:t>
      </w:r>
      <w:r w:rsidR="007317CE" w:rsidRPr="00B85140">
        <w:rPr>
          <w:rFonts w:ascii="Times New Roman" w:eastAsia="標楷體" w:hAnsi="Times New Roman" w:cs="Times New Roman"/>
        </w:rPr>
        <w:t xml:space="preserve">ynamic </w:t>
      </w:r>
      <w:r w:rsidR="002A7549" w:rsidRPr="00B85140">
        <w:rPr>
          <w:rFonts w:ascii="Times New Roman" w:eastAsia="標楷體" w:hAnsi="Times New Roman" w:cs="Times New Roman"/>
        </w:rPr>
        <w:t>T</w:t>
      </w:r>
      <w:r w:rsidR="007317CE" w:rsidRPr="00B85140">
        <w:rPr>
          <w:rFonts w:ascii="Times New Roman" w:eastAsia="標楷體" w:hAnsi="Times New Roman" w:cs="Times New Roman"/>
        </w:rPr>
        <w:t xml:space="preserve">ime </w:t>
      </w:r>
      <w:r w:rsidR="002A7549" w:rsidRPr="00B85140">
        <w:rPr>
          <w:rFonts w:ascii="Times New Roman" w:eastAsia="標楷體" w:hAnsi="Times New Roman" w:cs="Times New Roman"/>
        </w:rPr>
        <w:t>D</w:t>
      </w:r>
      <w:r w:rsidR="007317CE" w:rsidRPr="00B85140">
        <w:rPr>
          <w:rFonts w:ascii="Times New Roman" w:eastAsia="標楷體" w:hAnsi="Times New Roman" w:cs="Times New Roman"/>
        </w:rPr>
        <w:t xml:space="preserve">rift </w:t>
      </w:r>
      <w:r w:rsidR="002A7549" w:rsidRPr="00B85140">
        <w:rPr>
          <w:rFonts w:ascii="Times New Roman" w:eastAsia="標楷體" w:hAnsi="Times New Roman" w:cs="Times New Roman"/>
        </w:rPr>
        <w:t>M</w:t>
      </w:r>
      <w:r w:rsidR="007317CE" w:rsidRPr="00B85140">
        <w:rPr>
          <w:rFonts w:ascii="Times New Roman" w:eastAsia="標楷體" w:hAnsi="Times New Roman" w:cs="Times New Roman"/>
        </w:rPr>
        <w:t>odel, DTDM)</w:t>
      </w:r>
      <w:r w:rsidR="007317CE" w:rsidRPr="00B85140">
        <w:rPr>
          <w:rFonts w:ascii="Times New Roman" w:eastAsia="標楷體" w:hAnsi="Times New Roman" w:cs="Times New Roman"/>
        </w:rPr>
        <w:t>。</w:t>
      </w:r>
      <w:r w:rsidR="007317CE" w:rsidRPr="00B85140">
        <w:rPr>
          <w:rFonts w:ascii="Times New Roman" w:eastAsia="標楷體" w:hAnsi="Times New Roman" w:cs="Times New Roman"/>
        </w:rPr>
        <w:t>DTDM</w:t>
      </w:r>
      <w:r w:rsidR="007317CE" w:rsidRPr="00B85140">
        <w:rPr>
          <w:rFonts w:ascii="Times New Roman" w:eastAsia="標楷體" w:hAnsi="Times New Roman" w:cs="Times New Roman"/>
        </w:rPr>
        <w:t>透過應用長期、短期、定期影響的時間影響因子矩陣來預測使用者的評分，並用擬反矩陣來進行模型優化。</w:t>
      </w:r>
      <w:r w:rsidR="00AD52BB" w:rsidRPr="00B85140">
        <w:rPr>
          <w:rFonts w:ascii="Times New Roman" w:eastAsia="標楷體" w:hAnsi="Times New Roman" w:cs="Times New Roman"/>
        </w:rPr>
        <w:t>另外，</w:t>
      </w:r>
      <w:r w:rsidR="00A726D5" w:rsidRPr="00B85140">
        <w:rPr>
          <w:rFonts w:ascii="Times New Roman" w:eastAsia="標楷體" w:hAnsi="Times New Roman" w:cs="Times New Roman"/>
        </w:rPr>
        <w:t>系統透過分析數據集的時間分佈來計算時間衰減函數，</w:t>
      </w:r>
      <w:r w:rsidR="00A710A0" w:rsidRPr="00B85140">
        <w:rPr>
          <w:rFonts w:ascii="Times New Roman" w:eastAsia="標楷體" w:hAnsi="Times New Roman" w:cs="Times New Roman"/>
        </w:rPr>
        <w:t>且替換掉算法中的最小二乘法來防止過擬合。實驗透過對比</w:t>
      </w:r>
      <w:r w:rsidR="00DF4D2F" w:rsidRPr="00B85140">
        <w:rPr>
          <w:rFonts w:ascii="Times New Roman" w:eastAsia="標楷體" w:hAnsi="Times New Roman" w:cs="Times New Roman"/>
        </w:rPr>
        <w:t>電影推薦平台之三個不同資料集</w:t>
      </w:r>
      <w:r w:rsidR="00A710A0" w:rsidRPr="00B85140">
        <w:rPr>
          <w:rFonts w:ascii="Times New Roman" w:eastAsia="標楷體" w:hAnsi="Times New Roman" w:cs="Times New Roman"/>
        </w:rPr>
        <w:t>MovieLens100K</w:t>
      </w:r>
      <w:r w:rsidR="00A710A0" w:rsidRPr="00B85140">
        <w:rPr>
          <w:rFonts w:ascii="Times New Roman" w:eastAsia="標楷體" w:hAnsi="Times New Roman" w:cs="Times New Roman"/>
        </w:rPr>
        <w:t>、</w:t>
      </w:r>
      <w:r w:rsidR="00A710A0" w:rsidRPr="00B85140">
        <w:rPr>
          <w:rFonts w:ascii="Times New Roman" w:eastAsia="標楷體" w:hAnsi="Times New Roman" w:cs="Times New Roman"/>
        </w:rPr>
        <w:t>MovieLens1M</w:t>
      </w:r>
      <w:r w:rsidR="00A710A0" w:rsidRPr="00B85140">
        <w:rPr>
          <w:rFonts w:ascii="Times New Roman" w:eastAsia="標楷體" w:hAnsi="Times New Roman" w:cs="Times New Roman"/>
        </w:rPr>
        <w:t>和</w:t>
      </w:r>
      <w:r w:rsidR="00A710A0" w:rsidRPr="00B85140">
        <w:rPr>
          <w:rFonts w:ascii="Times New Roman" w:eastAsia="標楷體" w:hAnsi="Times New Roman" w:cs="Times New Roman"/>
        </w:rPr>
        <w:t>MovieLens10M</w:t>
      </w:r>
      <w:r w:rsidR="00A710A0" w:rsidRPr="00B85140">
        <w:rPr>
          <w:rFonts w:ascii="Times New Roman" w:eastAsia="標楷體" w:hAnsi="Times New Roman" w:cs="Times New Roman"/>
        </w:rPr>
        <w:t>證明，此模型能有效提高預測的準確度。</w:t>
      </w:r>
    </w:p>
    <w:p w14:paraId="20586EA6" w14:textId="77777777" w:rsidR="00264E6D" w:rsidRPr="00B85140" w:rsidRDefault="00264E6D" w:rsidP="00264E6D">
      <w:pPr>
        <w:spacing w:line="360" w:lineRule="auto"/>
        <w:ind w:leftChars="354" w:left="850" w:firstLineChars="200" w:firstLine="480"/>
        <w:jc w:val="both"/>
        <w:rPr>
          <w:rFonts w:ascii="Times New Roman" w:eastAsia="標楷體" w:hAnsi="Times New Roman" w:cs="Times New Roman"/>
        </w:rPr>
      </w:pPr>
    </w:p>
    <w:p w14:paraId="6FD5EEA0" w14:textId="77777777" w:rsidR="00264E6D" w:rsidRDefault="00797005" w:rsidP="00264E6D">
      <w:pPr>
        <w:spacing w:line="360" w:lineRule="auto"/>
        <w:ind w:leftChars="354" w:left="850" w:firstLineChars="200" w:firstLine="480"/>
        <w:jc w:val="both"/>
        <w:rPr>
          <w:rFonts w:ascii="Times New Roman" w:eastAsia="標楷體" w:hAnsi="Times New Roman" w:cs="Times New Roman"/>
        </w:rPr>
      </w:pPr>
      <w:r w:rsidRPr="00B85140">
        <w:rPr>
          <w:rFonts w:ascii="Times New Roman" w:eastAsia="標楷體" w:hAnsi="Times New Roman" w:cs="Times New Roman"/>
        </w:rPr>
        <w:t>蘭艷</w:t>
      </w:r>
      <w:r w:rsidR="007F3622" w:rsidRPr="00B85140">
        <w:rPr>
          <w:rFonts w:ascii="Times New Roman" w:eastAsia="標楷體" w:hAnsi="Times New Roman" w:cs="Times New Roman"/>
        </w:rPr>
        <w:fldChar w:fldCharType="begin"/>
      </w:r>
      <w:r w:rsidR="007F3622" w:rsidRPr="00B85140">
        <w:rPr>
          <w:rFonts w:ascii="Times New Roman" w:eastAsia="標楷體" w:hAnsi="Times New Roman" w:cs="Times New Roman"/>
        </w:rPr>
        <w:instrText xml:space="preserve"> ADDIN EN.CITE &lt;EndNote&gt;&lt;Cite&gt;&lt;Author&gt;</w:instrText>
      </w:r>
      <w:r w:rsidR="007F3622" w:rsidRPr="00B85140">
        <w:rPr>
          <w:rFonts w:ascii="Times New Roman" w:eastAsia="標楷體" w:hAnsi="Times New Roman" w:cs="Times New Roman"/>
        </w:rPr>
        <w:instrText>兰艳</w:instrText>
      </w:r>
      <w:r w:rsidR="007F3622" w:rsidRPr="00B85140">
        <w:rPr>
          <w:rFonts w:ascii="Times New Roman" w:eastAsia="標楷體" w:hAnsi="Times New Roman" w:cs="Times New Roman"/>
        </w:rPr>
        <w:instrText>&lt;/Author&gt;&lt;Year&gt;2017&lt;/Year&gt;&lt;RecNum&gt;74&lt;/RecNum&gt;&lt;DisplayText&gt;(</w:instrText>
      </w:r>
      <w:r w:rsidR="007F3622" w:rsidRPr="00B85140">
        <w:rPr>
          <w:rFonts w:ascii="Times New Roman" w:eastAsia="標楷體" w:hAnsi="Times New Roman" w:cs="Times New Roman"/>
        </w:rPr>
        <w:instrText>兰艳</w:instrText>
      </w:r>
      <w:r w:rsidR="007F3622" w:rsidRPr="00B85140">
        <w:rPr>
          <w:rFonts w:ascii="Times New Roman" w:eastAsia="標楷體" w:hAnsi="Times New Roman" w:cs="Times New Roman"/>
        </w:rPr>
        <w:instrText xml:space="preserve"> &amp;amp; </w:instrText>
      </w:r>
      <w:r w:rsidR="007F3622" w:rsidRPr="00B85140">
        <w:rPr>
          <w:rFonts w:ascii="Times New Roman" w:eastAsia="標楷體" w:hAnsi="Times New Roman" w:cs="Times New Roman"/>
        </w:rPr>
        <w:instrText>计算机科学</w:instrText>
      </w:r>
      <w:r w:rsidR="007F3622" w:rsidRPr="00B85140">
        <w:rPr>
          <w:rFonts w:ascii="Times New Roman" w:eastAsia="標楷體" w:hAnsi="Times New Roman" w:cs="Times New Roman"/>
        </w:rPr>
        <w:instrText>, 2017)&lt;/DisplayText&gt;&lt;record&gt;&lt;rec-number&gt;74&lt;/rec-number&gt;&lt;foreign-keys&gt;&lt;key app="EN" db-id="awf2vextfswepzepdwxveveixfwavp95x5ws" timestamp="1608105372"&gt;74&lt;/key&gt;&lt;/foreign-keys&gt;&lt;ref-type name="Journal Article"&gt;17&lt;/ref-type&gt;&lt;contributors&gt;&lt;authors&gt;&lt;author&gt;</w:instrText>
      </w:r>
      <w:r w:rsidR="007F3622" w:rsidRPr="00B85140">
        <w:rPr>
          <w:rFonts w:ascii="Times New Roman" w:eastAsia="標楷體" w:hAnsi="Times New Roman" w:cs="Times New Roman"/>
        </w:rPr>
        <w:instrText>兰艳</w:instrText>
      </w:r>
      <w:r w:rsidR="007F3622" w:rsidRPr="00B85140">
        <w:rPr>
          <w:rFonts w:ascii="Times New Roman" w:eastAsia="標楷體" w:hAnsi="Times New Roman" w:cs="Times New Roman"/>
        </w:rPr>
        <w:instrText>&lt;/author&gt;&lt;author&gt;</w:instrText>
      </w:r>
      <w:r w:rsidR="007F3622" w:rsidRPr="00B85140">
        <w:rPr>
          <w:rFonts w:ascii="Times New Roman" w:eastAsia="標楷體" w:hAnsi="Times New Roman" w:cs="Times New Roman"/>
        </w:rPr>
        <w:instrText>曹芳芳</w:instrText>
      </w:r>
      <w:r w:rsidR="007F3622" w:rsidRPr="00B85140">
        <w:rPr>
          <w:rFonts w:ascii="Times New Roman" w:eastAsia="標楷體" w:hAnsi="Times New Roman" w:cs="Times New Roman"/>
        </w:rPr>
        <w:instrText xml:space="preserve"> %J </w:instrText>
      </w:r>
      <w:r w:rsidR="007F3622" w:rsidRPr="00B85140">
        <w:rPr>
          <w:rFonts w:ascii="Times New Roman" w:eastAsia="標楷體" w:hAnsi="Times New Roman" w:cs="Times New Roman"/>
        </w:rPr>
        <w:instrText>计算机科学</w:instrText>
      </w:r>
      <w:r w:rsidR="007F3622" w:rsidRPr="00B85140">
        <w:rPr>
          <w:rFonts w:ascii="Times New Roman" w:eastAsia="標楷體" w:hAnsi="Times New Roman" w:cs="Times New Roman"/>
        </w:rPr>
        <w:instrText>&lt;/author&gt;&lt;/authors&gt;&lt;/contributors&gt;&lt;titles&gt;&lt;title&gt;</w:instrText>
      </w:r>
      <w:r w:rsidR="007F3622" w:rsidRPr="00B85140">
        <w:rPr>
          <w:rFonts w:ascii="Times New Roman" w:eastAsia="標楷體" w:hAnsi="Times New Roman" w:cs="Times New Roman"/>
        </w:rPr>
        <w:instrText>面向电影推荐的时间加权协同过滤算法的研究</w:instrText>
      </w:r>
      <w:r w:rsidR="007F3622" w:rsidRPr="00B85140">
        <w:rPr>
          <w:rFonts w:ascii="Times New Roman" w:eastAsia="標楷體" w:hAnsi="Times New Roman" w:cs="Times New Roman"/>
        </w:rPr>
        <w:instrText>&lt;/title&gt;&lt;/titles&gt;&lt;pages&gt;295-301&lt;/pages&gt;&lt;number&gt;4&lt;/number&gt;&lt;dates&gt;&lt;year&gt;2017&lt;/year&gt;&lt;/dates&gt;&lt;urls&gt;&lt;/urls&gt;&lt;/record&gt;&lt;/Cite&gt;&lt;/EndNote&gt;</w:instrText>
      </w:r>
      <w:r w:rsidR="007F3622" w:rsidRPr="00B85140">
        <w:rPr>
          <w:rFonts w:ascii="Times New Roman" w:eastAsia="標楷體" w:hAnsi="Times New Roman" w:cs="Times New Roman"/>
        </w:rPr>
        <w:fldChar w:fldCharType="separate"/>
      </w:r>
      <w:r w:rsidR="008E3F05" w:rsidRPr="00B85140">
        <w:rPr>
          <w:rFonts w:ascii="Times New Roman" w:eastAsia="標楷體" w:hAnsi="Times New Roman" w:cs="Times New Roman"/>
          <w:noProof/>
        </w:rPr>
        <w:t>(</w:t>
      </w:r>
      <w:r w:rsidR="007F3622" w:rsidRPr="00B85140">
        <w:rPr>
          <w:rFonts w:ascii="Times New Roman" w:eastAsia="標楷體" w:hAnsi="Times New Roman" w:cs="Times New Roman"/>
          <w:noProof/>
        </w:rPr>
        <w:t>2017)</w:t>
      </w:r>
      <w:r w:rsidR="007F3622" w:rsidRPr="00B85140">
        <w:rPr>
          <w:rFonts w:ascii="Times New Roman" w:eastAsia="標楷體" w:hAnsi="Times New Roman" w:cs="Times New Roman"/>
        </w:rPr>
        <w:fldChar w:fldCharType="end"/>
      </w:r>
      <w:r w:rsidR="008E3F05" w:rsidRPr="00B85140">
        <w:rPr>
          <w:rFonts w:ascii="Times New Roman" w:eastAsia="標楷體" w:hAnsi="Times New Roman" w:cs="Times New Roman"/>
        </w:rPr>
        <w:t xml:space="preserve"> </w:t>
      </w:r>
      <w:r w:rsidR="00C66D2F" w:rsidRPr="00B85140">
        <w:rPr>
          <w:rFonts w:ascii="Times New Roman" w:eastAsia="標楷體" w:hAnsi="Times New Roman" w:cs="Times New Roman"/>
        </w:rPr>
        <w:t>提出時間加權協同過濾算法</w:t>
      </w:r>
      <w:r w:rsidR="00C66D2F" w:rsidRPr="00B85140">
        <w:rPr>
          <w:rFonts w:ascii="Times New Roman" w:eastAsia="標楷體" w:hAnsi="Times New Roman" w:cs="Times New Roman"/>
        </w:rPr>
        <w:t xml:space="preserve"> (</w:t>
      </w:r>
      <w:r w:rsidR="00B8695A" w:rsidRPr="00B85140">
        <w:rPr>
          <w:rFonts w:ascii="Times New Roman" w:eastAsia="標楷體" w:hAnsi="Times New Roman" w:cs="Times New Roman"/>
        </w:rPr>
        <w:t>N</w:t>
      </w:r>
      <w:r w:rsidR="00C66D2F" w:rsidRPr="00B85140">
        <w:rPr>
          <w:rFonts w:ascii="Times New Roman" w:eastAsia="標楷體" w:hAnsi="Times New Roman" w:cs="Times New Roman"/>
        </w:rPr>
        <w:t>eighborhood-</w:t>
      </w:r>
      <w:r w:rsidR="004747D3" w:rsidRPr="00B85140">
        <w:rPr>
          <w:rFonts w:ascii="Times New Roman" w:eastAsia="標楷體" w:hAnsi="Times New Roman" w:cs="Times New Roman"/>
        </w:rPr>
        <w:t>Based</w:t>
      </w:r>
      <w:r w:rsidR="00C66D2F" w:rsidRPr="00B85140">
        <w:rPr>
          <w:rFonts w:ascii="Times New Roman" w:eastAsia="標楷體" w:hAnsi="Times New Roman" w:cs="Times New Roman"/>
        </w:rPr>
        <w:t xml:space="preserve"> </w:t>
      </w:r>
      <w:r w:rsidR="00703C6F" w:rsidRPr="00B85140">
        <w:rPr>
          <w:rFonts w:ascii="Times New Roman" w:eastAsia="標楷體" w:hAnsi="Times New Roman" w:cs="Times New Roman"/>
        </w:rPr>
        <w:t>a</w:t>
      </w:r>
      <w:r w:rsidR="00C66D2F" w:rsidRPr="00B85140">
        <w:rPr>
          <w:rFonts w:ascii="Times New Roman" w:eastAsia="標楷體" w:hAnsi="Times New Roman" w:cs="Times New Roman"/>
        </w:rPr>
        <w:t xml:space="preserve">nd </w:t>
      </w:r>
      <w:r w:rsidR="00B8695A" w:rsidRPr="00B85140">
        <w:rPr>
          <w:rFonts w:ascii="Times New Roman" w:eastAsia="標楷體" w:hAnsi="Times New Roman" w:cs="Times New Roman"/>
        </w:rPr>
        <w:t>I</w:t>
      </w:r>
      <w:r w:rsidR="00C66D2F" w:rsidRPr="00B85140">
        <w:rPr>
          <w:rFonts w:ascii="Times New Roman" w:eastAsia="標楷體" w:hAnsi="Times New Roman" w:cs="Times New Roman"/>
        </w:rPr>
        <w:t xml:space="preserve">mproved </w:t>
      </w:r>
      <w:r w:rsidR="00B8695A" w:rsidRPr="00B85140">
        <w:rPr>
          <w:rFonts w:ascii="Times New Roman" w:eastAsia="標楷體" w:hAnsi="Times New Roman" w:cs="Times New Roman"/>
        </w:rPr>
        <w:t>T</w:t>
      </w:r>
      <w:r w:rsidR="00C66D2F" w:rsidRPr="00B85140">
        <w:rPr>
          <w:rFonts w:ascii="Times New Roman" w:eastAsia="標楷體" w:hAnsi="Times New Roman" w:cs="Times New Roman"/>
        </w:rPr>
        <w:t xml:space="preserve">ime </w:t>
      </w:r>
      <w:r w:rsidR="00B8695A" w:rsidRPr="00B85140">
        <w:rPr>
          <w:rFonts w:ascii="Times New Roman" w:eastAsia="標楷體" w:hAnsi="Times New Roman" w:cs="Times New Roman"/>
        </w:rPr>
        <w:t>W</w:t>
      </w:r>
      <w:r w:rsidR="00C66D2F" w:rsidRPr="00B85140">
        <w:rPr>
          <w:rFonts w:ascii="Times New Roman" w:eastAsia="標楷體" w:hAnsi="Times New Roman" w:cs="Times New Roman"/>
        </w:rPr>
        <w:t>eight</w:t>
      </w:r>
      <w:r w:rsidR="00C66D2F" w:rsidRPr="005C2F45">
        <w:rPr>
          <w:rFonts w:ascii="Times New Roman" w:eastAsia="標楷體" w:hAnsi="Times New Roman" w:cs="Times New Roman"/>
        </w:rPr>
        <w:t xml:space="preserve">ed </w:t>
      </w:r>
      <w:r w:rsidR="00B8695A" w:rsidRPr="005C2F45">
        <w:rPr>
          <w:rFonts w:ascii="Times New Roman" w:eastAsia="標楷體" w:hAnsi="Times New Roman" w:cs="Times New Roman"/>
        </w:rPr>
        <w:t>C</w:t>
      </w:r>
      <w:r w:rsidR="00C66D2F" w:rsidRPr="005C2F45">
        <w:rPr>
          <w:rFonts w:ascii="Times New Roman" w:eastAsia="標楷體" w:hAnsi="Times New Roman" w:cs="Times New Roman"/>
        </w:rPr>
        <w:t xml:space="preserve">ollaborative </w:t>
      </w:r>
      <w:r w:rsidR="00B8695A" w:rsidRPr="005C2F45">
        <w:rPr>
          <w:rFonts w:ascii="Times New Roman" w:eastAsia="標楷體" w:hAnsi="Times New Roman" w:cs="Times New Roman"/>
        </w:rPr>
        <w:t>F</w:t>
      </w:r>
      <w:r w:rsidR="00C66D2F" w:rsidRPr="005C2F45">
        <w:rPr>
          <w:rFonts w:ascii="Times New Roman" w:eastAsia="標楷體" w:hAnsi="Times New Roman" w:cs="Times New Roman"/>
        </w:rPr>
        <w:t xml:space="preserve">iltering </w:t>
      </w:r>
      <w:r w:rsidR="00B8695A" w:rsidRPr="005C2F45">
        <w:rPr>
          <w:rFonts w:ascii="Times New Roman" w:eastAsia="標楷體" w:hAnsi="Times New Roman" w:cs="Times New Roman"/>
        </w:rPr>
        <w:t>A</w:t>
      </w:r>
      <w:r w:rsidR="00C66D2F" w:rsidRPr="005C2F45">
        <w:rPr>
          <w:rFonts w:ascii="Times New Roman" w:eastAsia="標楷體" w:hAnsi="Times New Roman" w:cs="Times New Roman"/>
        </w:rPr>
        <w:t xml:space="preserve">lgorithm, NTWCF) </w:t>
      </w:r>
      <w:r w:rsidR="00C66D2F" w:rsidRPr="005C2F45">
        <w:rPr>
          <w:rFonts w:ascii="Times New Roman" w:eastAsia="標楷體" w:hAnsi="Times New Roman" w:cs="Times New Roman"/>
        </w:rPr>
        <w:t>。</w:t>
      </w:r>
      <w:r w:rsidR="00DC532B" w:rsidRPr="005C2F45">
        <w:rPr>
          <w:rFonts w:ascii="Times New Roman" w:eastAsia="標楷體" w:hAnsi="Times New Roman" w:cs="Times New Roman"/>
        </w:rPr>
        <w:t>NTWCF</w:t>
      </w:r>
      <w:r w:rsidR="00DC532B" w:rsidRPr="005C2F45">
        <w:rPr>
          <w:rFonts w:ascii="Times New Roman" w:eastAsia="標楷體" w:hAnsi="Times New Roman" w:cs="Times New Roman"/>
        </w:rPr>
        <w:t>算法在基於資訊保持期概念的基礎上，將資訊影響力保持不變的時間窗融合到資訊指數衰減函數中，得出時間加權分數，並將其應用到物品相似度計算和預測評分兩個階段。另外，改良相似度計算與評分預測方式，有效的提高了算法預測的準確度。</w:t>
      </w:r>
    </w:p>
    <w:p w14:paraId="4404D2D9" w14:textId="77777777" w:rsidR="00264E6D" w:rsidRDefault="00264E6D" w:rsidP="00264E6D">
      <w:pPr>
        <w:spacing w:line="360" w:lineRule="auto"/>
        <w:ind w:leftChars="354" w:left="850" w:firstLineChars="200" w:firstLine="480"/>
        <w:jc w:val="both"/>
        <w:rPr>
          <w:rFonts w:ascii="Times New Roman" w:eastAsia="標楷體" w:hAnsi="Times New Roman" w:cs="Times New Roman"/>
        </w:rPr>
      </w:pPr>
    </w:p>
    <w:p w14:paraId="1445BDF8" w14:textId="77777777" w:rsidR="00264E6D" w:rsidRDefault="00924B6E" w:rsidP="00264E6D">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ADDIN EN.CITE &lt;EndNote&gt;&lt;Cite&gt;&lt;Author&gt;Koren&lt;/Author&gt;&lt;Year&gt;2009&lt;/Year&gt;&lt;RecNum&gt;75&lt;/RecNum&gt;&lt;DisplayText&gt;(Koren, 2009)&lt;/DisplayText&gt;&lt;record&gt;&lt;rec-number&gt;75&lt;/rec-number&gt;&lt;foreign-keys&gt;&lt;key app="EN" db-id="awf2vextfswepzepdwxveveixfwavp95x5ws" timestamp="1608105451"&gt;75&lt;/key&gt;&lt;/foreign-keys&gt;&lt;ref-type name="Conference Proceedings"&gt;10&lt;/ref-type&gt;&lt;contributors&gt;&lt;authors&gt;&lt;author&gt;Koren, Yehuda&lt;/author&gt;&lt;/authors&gt;&lt;/contributors&gt;&lt;titles&gt;&lt;title&gt;Collaborative filtering with temporal dynamics&lt;/title&gt;&lt;secondary-title&gt;Proceedings of the 15th ACM SIGKDD international conference on Knowledge discovery and data mining&lt;/secondary-title&gt;&lt;/titles&gt;&lt;pages&gt;447-456&lt;/pages&gt;&lt;dates&gt;&lt;year&gt;2009&lt;/year&gt;&lt;/dates&gt;&lt;urls&gt;&lt;/urls&gt;&lt;/record&gt;&lt;/Cite&gt;&lt;/EndNote&gt;</w:instrText>
      </w:r>
      <w:r w:rsidRPr="005C2F45">
        <w:rPr>
          <w:rFonts w:ascii="Times New Roman" w:eastAsia="標楷體" w:hAnsi="Times New Roman" w:cs="Times New Roman"/>
        </w:rPr>
        <w:fldChar w:fldCharType="separate"/>
      </w:r>
      <w:r w:rsidRPr="005C2F45">
        <w:rPr>
          <w:rFonts w:ascii="Times New Roman" w:eastAsia="標楷體" w:hAnsi="Times New Roman" w:cs="Times New Roman"/>
          <w:noProof/>
        </w:rPr>
        <w:t xml:space="preserve">Koren </w:t>
      </w:r>
      <w:r w:rsidR="00827807" w:rsidRPr="005C2F45">
        <w:rPr>
          <w:rFonts w:ascii="Times New Roman" w:eastAsia="標楷體" w:hAnsi="Times New Roman" w:cs="Times New Roman"/>
          <w:noProof/>
        </w:rPr>
        <w:t>(</w:t>
      </w:r>
      <w:r w:rsidRPr="005C2F45">
        <w:rPr>
          <w:rFonts w:ascii="Times New Roman" w:eastAsia="標楷體" w:hAnsi="Times New Roman" w:cs="Times New Roman"/>
          <w:noProof/>
        </w:rPr>
        <w:t>2009)</w:t>
      </w:r>
      <w:r w:rsidRPr="005C2F45">
        <w:rPr>
          <w:rFonts w:ascii="Times New Roman" w:eastAsia="標楷體" w:hAnsi="Times New Roman" w:cs="Times New Roman"/>
        </w:rPr>
        <w:fldChar w:fldCharType="end"/>
      </w:r>
      <w:r w:rsidR="00827807" w:rsidRPr="005C2F45">
        <w:rPr>
          <w:rFonts w:ascii="Times New Roman" w:eastAsia="標楷體" w:hAnsi="Times New Roman" w:cs="Times New Roman"/>
        </w:rPr>
        <w:t xml:space="preserve"> </w:t>
      </w:r>
      <w:r w:rsidR="0050691F" w:rsidRPr="005C2F45">
        <w:rPr>
          <w:rFonts w:ascii="Times New Roman" w:eastAsia="標楷體" w:hAnsi="Times New Roman" w:cs="Times New Roman"/>
        </w:rPr>
        <w:t>提出觀念轉移的概念，為最早提出類似概念的學者。</w:t>
      </w:r>
      <w:r w:rsidR="00B63A0C" w:rsidRPr="005C2F45">
        <w:rPr>
          <w:rFonts w:ascii="Times New Roman" w:eastAsia="標楷體" w:hAnsi="Times New Roman" w:cs="Times New Roman"/>
        </w:rPr>
        <w:t>建模時變問題是數據</w:t>
      </w:r>
      <w:r w:rsidR="00A112B1" w:rsidRPr="005C2F45">
        <w:rPr>
          <w:rFonts w:ascii="Times New Roman" w:eastAsia="標楷體" w:hAnsi="Times New Roman" w:cs="Times New Roman"/>
        </w:rPr>
        <w:t>挖掘</w:t>
      </w:r>
      <w:r w:rsidR="00B63A0C" w:rsidRPr="005C2F45">
        <w:rPr>
          <w:rFonts w:ascii="Times New Roman" w:eastAsia="標楷體" w:hAnsi="Times New Roman" w:cs="Times New Roman"/>
        </w:rPr>
        <w:t>的核心問題之一，模型不僅要實時反應出數據的動態，還必須在暫時性影響和長期內在特徵中找出平衡點，作者稱此問題為觀念轉移。</w:t>
      </w:r>
      <w:r w:rsidR="00A112B1" w:rsidRPr="005C2F45">
        <w:rPr>
          <w:rFonts w:ascii="Times New Roman" w:eastAsia="標楷體" w:hAnsi="Times New Roman" w:cs="Times New Roman"/>
        </w:rPr>
        <w:t>研究中作者</w:t>
      </w:r>
      <w:r w:rsidR="00460FDC" w:rsidRPr="005C2F45">
        <w:rPr>
          <w:rFonts w:ascii="Times New Roman" w:eastAsia="標楷體" w:hAnsi="Times New Roman" w:cs="Times New Roman"/>
        </w:rPr>
        <w:t>透過</w:t>
      </w:r>
      <w:r w:rsidR="00A112B1" w:rsidRPr="005C2F45">
        <w:rPr>
          <w:rFonts w:ascii="Times New Roman" w:eastAsia="標楷體" w:hAnsi="Times New Roman" w:cs="Times New Roman"/>
        </w:rPr>
        <w:t>基於時間的奇異值分解</w:t>
      </w:r>
      <w:r w:rsidR="00703C6F" w:rsidRPr="005C2F45">
        <w:rPr>
          <w:rFonts w:ascii="Times New Roman" w:eastAsia="標楷體" w:hAnsi="Times New Roman" w:cs="Times New Roman"/>
        </w:rPr>
        <w:t xml:space="preserve"> </w:t>
      </w:r>
      <w:r w:rsidR="00A112B1" w:rsidRPr="005C2F45">
        <w:rPr>
          <w:rFonts w:ascii="Times New Roman" w:eastAsia="標楷體" w:hAnsi="Times New Roman" w:cs="Times New Roman"/>
        </w:rPr>
        <w:t>(</w:t>
      </w:r>
      <w:r w:rsidR="00887394" w:rsidRPr="005C2F45">
        <w:rPr>
          <w:rFonts w:ascii="Times New Roman" w:eastAsia="標楷體" w:hAnsi="Times New Roman" w:cs="Times New Roman"/>
        </w:rPr>
        <w:t>S</w:t>
      </w:r>
      <w:r w:rsidR="00A112B1" w:rsidRPr="005C2F45">
        <w:rPr>
          <w:rFonts w:ascii="Times New Roman" w:eastAsia="標楷體" w:hAnsi="Times New Roman" w:cs="Times New Roman"/>
        </w:rPr>
        <w:t xml:space="preserve">ingular </w:t>
      </w:r>
      <w:r w:rsidR="00887394" w:rsidRPr="005C2F45">
        <w:rPr>
          <w:rFonts w:ascii="Times New Roman" w:eastAsia="標楷體" w:hAnsi="Times New Roman" w:cs="Times New Roman"/>
        </w:rPr>
        <w:t>V</w:t>
      </w:r>
      <w:r w:rsidR="00A112B1" w:rsidRPr="005C2F45">
        <w:rPr>
          <w:rFonts w:ascii="Times New Roman" w:eastAsia="標楷體" w:hAnsi="Times New Roman" w:cs="Times New Roman"/>
        </w:rPr>
        <w:t xml:space="preserve">alue </w:t>
      </w:r>
      <w:r w:rsidR="00887394" w:rsidRPr="005C2F45">
        <w:rPr>
          <w:rFonts w:ascii="Times New Roman" w:eastAsia="標楷體" w:hAnsi="Times New Roman" w:cs="Times New Roman"/>
        </w:rPr>
        <w:t>D</w:t>
      </w:r>
      <w:r w:rsidR="00A112B1" w:rsidRPr="005C2F45">
        <w:rPr>
          <w:rFonts w:ascii="Times New Roman" w:eastAsia="標楷體" w:hAnsi="Times New Roman" w:cs="Times New Roman"/>
        </w:rPr>
        <w:t>ecomposition, SVD)</w:t>
      </w:r>
      <w:r w:rsidR="00A112B1" w:rsidRPr="005C2F45">
        <w:rPr>
          <w:rFonts w:ascii="Times New Roman" w:eastAsia="標楷體" w:hAnsi="Times New Roman" w:cs="Times New Roman"/>
        </w:rPr>
        <w:t>模型，</w:t>
      </w:r>
      <w:r w:rsidR="00460FDC" w:rsidRPr="005C2F45">
        <w:rPr>
          <w:rFonts w:ascii="Times New Roman" w:eastAsia="標楷體" w:hAnsi="Times New Roman" w:cs="Times New Roman"/>
        </w:rPr>
        <w:t>模擬使用者與物品之間隨時間變化的方式，以便提取長期趨勢。而在物品鄰域模型中，通過學習使用者評定的兩個物品之間的影響如何隨時間衰減來了解物品之間更基本的關係。實驗結果證明，在分解和鄰域模型中加入時間動態考量能有效提升推薦的質量</w:t>
      </w:r>
      <w:r w:rsidR="00264E6D">
        <w:rPr>
          <w:rFonts w:ascii="Times New Roman" w:eastAsia="標楷體" w:hAnsi="Times New Roman" w:cs="Times New Roman" w:hint="eastAsia"/>
        </w:rPr>
        <w:t>。</w:t>
      </w:r>
    </w:p>
    <w:p w14:paraId="504C5EB3" w14:textId="77777777" w:rsidR="00264E6D" w:rsidRDefault="00264E6D" w:rsidP="00264E6D">
      <w:pPr>
        <w:spacing w:line="360" w:lineRule="auto"/>
        <w:ind w:leftChars="354" w:left="850" w:firstLineChars="200" w:firstLine="480"/>
        <w:jc w:val="both"/>
        <w:rPr>
          <w:rFonts w:ascii="Times New Roman" w:eastAsia="標楷體" w:hAnsi="Times New Roman" w:cs="Times New Roman"/>
          <w:szCs w:val="24"/>
        </w:rPr>
      </w:pPr>
    </w:p>
    <w:p w14:paraId="7D6A2399" w14:textId="52959A46" w:rsidR="00F0574F" w:rsidRPr="00264E6D" w:rsidRDefault="007418F1" w:rsidP="00264E6D">
      <w:pPr>
        <w:spacing w:line="360" w:lineRule="auto"/>
        <w:ind w:leftChars="354" w:left="850" w:firstLineChars="200" w:firstLine="480"/>
        <w:jc w:val="both"/>
        <w:rPr>
          <w:rFonts w:ascii="Times New Roman" w:eastAsia="標楷體" w:hAnsi="Times New Roman" w:cs="Times New Roman"/>
        </w:rPr>
        <w:sectPr w:rsidR="00F0574F" w:rsidRPr="00264E6D" w:rsidSect="00445B9A">
          <w:type w:val="continuous"/>
          <w:pgSz w:w="11906" w:h="16838"/>
          <w:pgMar w:top="1418" w:right="1418" w:bottom="1418" w:left="1701" w:header="567" w:footer="567" w:gutter="0"/>
          <w:cols w:space="720"/>
          <w:formProt w:val="0"/>
          <w:docGrid w:type="lines" w:linePitch="360" w:charSpace="-6145"/>
        </w:sectPr>
      </w:pPr>
      <w:r w:rsidRPr="005C2F45">
        <w:rPr>
          <w:rFonts w:ascii="Times New Roman" w:eastAsia="標楷體" w:hAnsi="Times New Roman" w:cs="Times New Roman"/>
          <w:szCs w:val="24"/>
        </w:rPr>
        <w:t>本研究列出過去電影推薦系統相關的研究文獻，並以所使用之推薦技術、資料集、是否考量時間因素與應用情感分析等條件</w:t>
      </w:r>
      <w:r w:rsidR="00B82F64" w:rsidRPr="005C2F45">
        <w:rPr>
          <w:rFonts w:ascii="Times New Roman" w:eastAsia="標楷體" w:hAnsi="Times New Roman" w:cs="Times New Roman"/>
          <w:szCs w:val="24"/>
        </w:rPr>
        <w:t>彙整於表</w:t>
      </w:r>
      <w:r w:rsidR="00B82F64" w:rsidRPr="005C2F45">
        <w:rPr>
          <w:rFonts w:ascii="Times New Roman" w:eastAsia="標楷體" w:hAnsi="Times New Roman" w:cs="Times New Roman"/>
          <w:szCs w:val="24"/>
        </w:rPr>
        <w:t>2-1</w:t>
      </w:r>
      <w:r w:rsidR="00B82F64" w:rsidRPr="005C2F45">
        <w:rPr>
          <w:rFonts w:ascii="Times New Roman" w:eastAsia="標楷體" w:hAnsi="Times New Roman" w:cs="Times New Roman"/>
        </w:rPr>
        <w:t>。</w:t>
      </w:r>
      <w:r w:rsidRPr="005C2F45">
        <w:rPr>
          <w:rFonts w:ascii="Times New Roman" w:eastAsia="標楷體" w:hAnsi="Times New Roman" w:cs="Times New Roman"/>
          <w:color w:val="FF0000"/>
        </w:rPr>
        <w:tab/>
      </w:r>
    </w:p>
    <w:p w14:paraId="09F32A8F" w14:textId="508C2760" w:rsidR="00127CE4" w:rsidRPr="005C2F45" w:rsidRDefault="001102A9" w:rsidP="00FA2DBB">
      <w:pPr>
        <w:pStyle w:val="a9"/>
        <w:spacing w:line="360" w:lineRule="auto"/>
        <w:rPr>
          <w:rFonts w:ascii="Times New Roman" w:eastAsia="標楷體" w:hAnsi="Times New Roman" w:cs="Times New Roman"/>
        </w:rPr>
      </w:pPr>
      <w:bookmarkStart w:id="52" w:name="_Toc60186823"/>
      <w:r w:rsidRPr="005C2F45">
        <w:rPr>
          <w:rFonts w:ascii="Times New Roman" w:eastAsia="標楷體" w:hAnsi="Times New Roman" w:cs="Times New Roman"/>
        </w:rPr>
        <w:lastRenderedPageBreak/>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二</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00134E17" w:rsidRPr="005C2F45">
        <w:rPr>
          <w:rFonts w:ascii="Times New Roman" w:eastAsia="標楷體" w:hAnsi="Times New Roman" w:cs="Times New Roman"/>
        </w:rPr>
        <w:fldChar w:fldCharType="end"/>
      </w:r>
      <w:r w:rsidR="00ED6672" w:rsidRPr="005C2F45">
        <w:rPr>
          <w:rFonts w:ascii="Times New Roman" w:eastAsia="標楷體" w:hAnsi="Times New Roman" w:cs="Times New Roman"/>
        </w:rPr>
        <w:t xml:space="preserve">: </w:t>
      </w:r>
      <w:r w:rsidR="00ED6672" w:rsidRPr="005C2F45">
        <w:rPr>
          <w:rFonts w:ascii="Times New Roman" w:eastAsia="標楷體" w:hAnsi="Times New Roman" w:cs="Times New Roman"/>
        </w:rPr>
        <w:t>電影推薦系統相關文獻整理</w:t>
      </w:r>
      <w:bookmarkEnd w:id="52"/>
    </w:p>
    <w:tbl>
      <w:tblPr>
        <w:tblStyle w:val="af0"/>
        <w:tblW w:w="0" w:type="auto"/>
        <w:tblLook w:val="04A0" w:firstRow="1" w:lastRow="0" w:firstColumn="1" w:lastColumn="0" w:noHBand="0" w:noVBand="1"/>
      </w:tblPr>
      <w:tblGrid>
        <w:gridCol w:w="2332"/>
        <w:gridCol w:w="2332"/>
        <w:gridCol w:w="2332"/>
        <w:gridCol w:w="2089"/>
        <w:gridCol w:w="4770"/>
      </w:tblGrid>
      <w:tr w:rsidR="007418F1" w:rsidRPr="005C2F45" w14:paraId="7ACC4F3B" w14:textId="77777777" w:rsidTr="00FB1CB9">
        <w:trPr>
          <w:trHeight w:val="345"/>
          <w:tblHeader/>
        </w:trPr>
        <w:tc>
          <w:tcPr>
            <w:tcW w:w="2332" w:type="dxa"/>
            <w:vAlign w:val="center"/>
            <w:hideMark/>
          </w:tcPr>
          <w:p w14:paraId="562AA6A7"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學者</w:t>
            </w:r>
          </w:p>
        </w:tc>
        <w:tc>
          <w:tcPr>
            <w:tcW w:w="2332" w:type="dxa"/>
            <w:vAlign w:val="center"/>
            <w:hideMark/>
          </w:tcPr>
          <w:p w14:paraId="3D483C38"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資料來源</w:t>
            </w:r>
          </w:p>
        </w:tc>
        <w:tc>
          <w:tcPr>
            <w:tcW w:w="2332" w:type="dxa"/>
            <w:vAlign w:val="center"/>
            <w:hideMark/>
          </w:tcPr>
          <w:p w14:paraId="173B0B3C"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commentRangeStart w:id="53"/>
            <w:r w:rsidRPr="005C2F45">
              <w:rPr>
                <w:rFonts w:ascii="Times New Roman" w:eastAsia="標楷體" w:hAnsi="Times New Roman" w:cs="Times New Roman"/>
                <w:color w:val="000000"/>
                <w:szCs w:val="24"/>
              </w:rPr>
              <w:t>文字探勘</w:t>
            </w:r>
            <w:commentRangeEnd w:id="53"/>
            <w:r w:rsidR="00BC6466">
              <w:rPr>
                <w:rStyle w:val="af5"/>
              </w:rPr>
              <w:commentReference w:id="53"/>
            </w:r>
          </w:p>
        </w:tc>
        <w:tc>
          <w:tcPr>
            <w:tcW w:w="2089" w:type="dxa"/>
            <w:vAlign w:val="center"/>
            <w:hideMark/>
          </w:tcPr>
          <w:p w14:paraId="4F2ABCEF"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時間因素</w:t>
            </w:r>
          </w:p>
        </w:tc>
        <w:tc>
          <w:tcPr>
            <w:tcW w:w="4770" w:type="dxa"/>
            <w:vAlign w:val="center"/>
            <w:hideMark/>
          </w:tcPr>
          <w:p w14:paraId="359F093F"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推薦技術</w:t>
            </w:r>
          </w:p>
        </w:tc>
      </w:tr>
      <w:tr w:rsidR="007418F1" w:rsidRPr="005C2F45" w14:paraId="7AD12B2F" w14:textId="77777777" w:rsidTr="00FB1CB9">
        <w:trPr>
          <w:trHeight w:val="702"/>
        </w:trPr>
        <w:tc>
          <w:tcPr>
            <w:tcW w:w="2332" w:type="dxa"/>
            <w:vAlign w:val="center"/>
            <w:hideMark/>
          </w:tcPr>
          <w:p w14:paraId="5FB6B455" w14:textId="338A492C"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rPr>
              <w:t xml:space="preserve">Bergamaschi and Po </w:t>
            </w:r>
            <w:r w:rsidRPr="005C2F45">
              <w:rPr>
                <w:rFonts w:ascii="Times New Roman" w:eastAsia="標楷體" w:hAnsi="Times New Roman" w:cs="Times New Roman"/>
                <w:color w:val="000000"/>
              </w:rPr>
              <w:br/>
              <w:t>(2014)</w:t>
            </w:r>
          </w:p>
        </w:tc>
        <w:tc>
          <w:tcPr>
            <w:tcW w:w="2332" w:type="dxa"/>
            <w:vAlign w:val="center"/>
            <w:hideMark/>
          </w:tcPr>
          <w:p w14:paraId="7F310474" w14:textId="5B25E19E"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rPr>
              <w:t>IMDb</w:t>
            </w:r>
          </w:p>
        </w:tc>
        <w:tc>
          <w:tcPr>
            <w:tcW w:w="2332" w:type="dxa"/>
            <w:vAlign w:val="center"/>
            <w:hideMark/>
          </w:tcPr>
          <w:p w14:paraId="1684E5B5" w14:textId="574D52EC"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036D0522" w14:textId="4C73107C"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086A9B8F" w14:textId="754C3C56"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rPr>
              <w:t xml:space="preserve">Content </w:t>
            </w:r>
            <w:r w:rsidR="004747D3" w:rsidRPr="005C2F45">
              <w:rPr>
                <w:rFonts w:ascii="Times New Roman" w:eastAsia="標楷體" w:hAnsi="Times New Roman" w:cs="Times New Roman"/>
                <w:color w:val="000000"/>
              </w:rPr>
              <w:t>Based</w:t>
            </w:r>
            <w:r w:rsidRPr="005C2F45">
              <w:rPr>
                <w:rFonts w:ascii="Times New Roman" w:eastAsia="標楷體" w:hAnsi="Times New Roman" w:cs="Times New Roman"/>
                <w:color w:val="000000"/>
              </w:rPr>
              <w:t xml:space="preserve"> Filtering</w:t>
            </w:r>
          </w:p>
        </w:tc>
      </w:tr>
      <w:tr w:rsidR="007418F1" w:rsidRPr="005C2F45" w14:paraId="0E347705" w14:textId="77777777" w:rsidTr="00FB1CB9">
        <w:trPr>
          <w:trHeight w:val="702"/>
        </w:trPr>
        <w:tc>
          <w:tcPr>
            <w:tcW w:w="2332" w:type="dxa"/>
            <w:vAlign w:val="center"/>
            <w:hideMark/>
          </w:tcPr>
          <w:p w14:paraId="4572984B" w14:textId="2CA97586" w:rsidR="007418F1" w:rsidRPr="005C2F45" w:rsidRDefault="007418F1" w:rsidP="00FB1CB9">
            <w:pPr>
              <w:widowControl/>
              <w:spacing w:line="360" w:lineRule="auto"/>
              <w:jc w:val="center"/>
              <w:rPr>
                <w:rFonts w:ascii="Times New Roman" w:eastAsia="標楷體" w:hAnsi="Times New Roman" w:cs="Times New Roman"/>
                <w:color w:val="000000"/>
                <w:szCs w:val="24"/>
              </w:rPr>
            </w:pPr>
            <w:bookmarkStart w:id="54" w:name="_Hlk59565694"/>
            <w:r w:rsidRPr="005C2F45">
              <w:rPr>
                <w:rFonts w:ascii="Times New Roman" w:eastAsia="標楷體" w:hAnsi="Times New Roman" w:cs="Times New Roman"/>
                <w:color w:val="000000"/>
                <w:szCs w:val="24"/>
              </w:rPr>
              <w:t>Zhang</w:t>
            </w:r>
            <w:r w:rsidRPr="005C2F45">
              <w:rPr>
                <w:rFonts w:ascii="Times New Roman" w:eastAsia="標楷體" w:hAnsi="Times New Roman" w:cs="Times New Roman"/>
                <w:color w:val="000000"/>
                <w:szCs w:val="24"/>
                <w:lang w:val="zh-TW"/>
              </w:rPr>
              <w:t xml:space="preserve">　</w:t>
            </w:r>
            <w:r w:rsidRPr="005C2F45">
              <w:rPr>
                <w:rFonts w:ascii="Times New Roman" w:eastAsia="標楷體" w:hAnsi="Times New Roman" w:cs="Times New Roman"/>
                <w:color w:val="000000"/>
                <w:szCs w:val="24"/>
              </w:rPr>
              <w:t xml:space="preserve">et al. </w:t>
            </w:r>
            <w:r w:rsidRPr="005C2F45">
              <w:rPr>
                <w:rFonts w:ascii="Times New Roman" w:eastAsia="標楷體" w:hAnsi="Times New Roman" w:cs="Times New Roman"/>
                <w:color w:val="000000"/>
                <w:szCs w:val="24"/>
              </w:rPr>
              <w:br/>
              <w:t>(2015)</w:t>
            </w:r>
          </w:p>
        </w:tc>
        <w:tc>
          <w:tcPr>
            <w:tcW w:w="2332" w:type="dxa"/>
            <w:vAlign w:val="center"/>
            <w:hideMark/>
          </w:tcPr>
          <w:p w14:paraId="58495694"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IMDb</w:t>
            </w:r>
          </w:p>
        </w:tc>
        <w:tc>
          <w:tcPr>
            <w:tcW w:w="2332" w:type="dxa"/>
            <w:vAlign w:val="center"/>
            <w:hideMark/>
          </w:tcPr>
          <w:p w14:paraId="108B43BC" w14:textId="7C0E5A89" w:rsidR="007418F1" w:rsidRPr="005C2F45" w:rsidRDefault="007418F1" w:rsidP="00FB1CB9">
            <w:pPr>
              <w:pStyle w:val="ad"/>
              <w:widowControl/>
              <w:numPr>
                <w:ilvl w:val="0"/>
                <w:numId w:val="52"/>
              </w:numPr>
              <w:spacing w:line="360" w:lineRule="auto"/>
              <w:jc w:val="center"/>
              <w:rPr>
                <w:rFonts w:ascii="Times New Roman" w:eastAsia="標楷體" w:hAnsi="Times New Roman" w:cs="Times New Roman"/>
                <w:color w:val="000000"/>
                <w:szCs w:val="24"/>
              </w:rPr>
            </w:pPr>
          </w:p>
        </w:tc>
        <w:tc>
          <w:tcPr>
            <w:tcW w:w="2089" w:type="dxa"/>
            <w:vAlign w:val="center"/>
            <w:hideMark/>
          </w:tcPr>
          <w:p w14:paraId="49B24037" w14:textId="4DB43733"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56564B4E" w14:textId="3031D5F5"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Content </w:t>
            </w:r>
            <w:r w:rsidR="004747D3" w:rsidRPr="005C2F45">
              <w:rPr>
                <w:rFonts w:ascii="Times New Roman" w:eastAsia="標楷體" w:hAnsi="Times New Roman" w:cs="Times New Roman"/>
                <w:color w:val="000000"/>
                <w:szCs w:val="24"/>
              </w:rPr>
              <w:t>Based</w:t>
            </w:r>
            <w:r w:rsidRPr="005C2F45">
              <w:rPr>
                <w:rFonts w:ascii="Times New Roman" w:eastAsia="標楷體" w:hAnsi="Times New Roman" w:cs="Times New Roman"/>
                <w:color w:val="000000"/>
                <w:szCs w:val="24"/>
              </w:rPr>
              <w:t xml:space="preserve"> Filtering</w:t>
            </w:r>
          </w:p>
        </w:tc>
      </w:tr>
      <w:bookmarkEnd w:id="54"/>
      <w:tr w:rsidR="007418F1" w:rsidRPr="005C2F45" w14:paraId="781F3678" w14:textId="77777777" w:rsidTr="00FB1CB9">
        <w:trPr>
          <w:trHeight w:val="702"/>
        </w:trPr>
        <w:tc>
          <w:tcPr>
            <w:tcW w:w="2332" w:type="dxa"/>
            <w:vAlign w:val="center"/>
            <w:hideMark/>
          </w:tcPr>
          <w:p w14:paraId="0DC6B0D8" w14:textId="14C2582B"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lang w:val="zh-TW"/>
              </w:rPr>
              <w:t xml:space="preserve">Inan et al. </w:t>
            </w:r>
            <w:r w:rsidRPr="005C2F45">
              <w:rPr>
                <w:rFonts w:ascii="Times New Roman" w:eastAsia="標楷體" w:hAnsi="Times New Roman" w:cs="Times New Roman"/>
                <w:color w:val="000000"/>
                <w:szCs w:val="24"/>
                <w:lang w:val="zh-TW"/>
              </w:rPr>
              <w:br/>
              <w:t>(2018)</w:t>
            </w:r>
          </w:p>
        </w:tc>
        <w:tc>
          <w:tcPr>
            <w:tcW w:w="2332" w:type="dxa"/>
            <w:vAlign w:val="center"/>
            <w:hideMark/>
          </w:tcPr>
          <w:p w14:paraId="1A7B0086" w14:textId="7EBD21BD"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100K</w:t>
            </w:r>
          </w:p>
        </w:tc>
        <w:tc>
          <w:tcPr>
            <w:tcW w:w="2332" w:type="dxa"/>
            <w:vAlign w:val="center"/>
            <w:hideMark/>
          </w:tcPr>
          <w:p w14:paraId="7BCFD50A" w14:textId="38C451BD"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6F2CE1F5" w14:textId="5E807FB9"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27E561A0" w14:textId="02B0C1AA"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7D039D5B" w14:textId="77777777" w:rsidTr="00FB1CB9">
        <w:trPr>
          <w:trHeight w:val="702"/>
        </w:trPr>
        <w:tc>
          <w:tcPr>
            <w:tcW w:w="2332" w:type="dxa"/>
            <w:vAlign w:val="center"/>
            <w:hideMark/>
          </w:tcPr>
          <w:p w14:paraId="6079A03D" w14:textId="3C90755A"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lang w:val="zh-TW"/>
              </w:rPr>
              <w:t xml:space="preserve">Li et al. </w:t>
            </w:r>
            <w:r w:rsidRPr="005C2F45">
              <w:rPr>
                <w:rFonts w:ascii="Times New Roman" w:eastAsia="標楷體" w:hAnsi="Times New Roman" w:cs="Times New Roman"/>
                <w:color w:val="000000"/>
                <w:szCs w:val="24"/>
                <w:lang w:val="zh-TW"/>
              </w:rPr>
              <w:br/>
              <w:t>(2018)</w:t>
            </w:r>
          </w:p>
        </w:tc>
        <w:tc>
          <w:tcPr>
            <w:tcW w:w="2332" w:type="dxa"/>
            <w:vAlign w:val="center"/>
            <w:hideMark/>
          </w:tcPr>
          <w:p w14:paraId="35052DBC" w14:textId="0CF2D045"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100K</w:t>
            </w:r>
          </w:p>
        </w:tc>
        <w:tc>
          <w:tcPr>
            <w:tcW w:w="2332" w:type="dxa"/>
            <w:vAlign w:val="center"/>
            <w:hideMark/>
          </w:tcPr>
          <w:p w14:paraId="22B85C84" w14:textId="5A2CA0FC"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15C1F7EA" w14:textId="7D28CD0B"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4D509C2E"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5F21D9A8" w14:textId="77777777" w:rsidTr="00FB1CB9">
        <w:trPr>
          <w:trHeight w:val="702"/>
        </w:trPr>
        <w:tc>
          <w:tcPr>
            <w:tcW w:w="2332" w:type="dxa"/>
            <w:vAlign w:val="center"/>
            <w:hideMark/>
          </w:tcPr>
          <w:p w14:paraId="0EB896AF" w14:textId="71FCC9D3"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Deldjoo et al. </w:t>
            </w:r>
            <w:r w:rsidRPr="005C2F45">
              <w:rPr>
                <w:rFonts w:ascii="Times New Roman" w:eastAsia="標楷體" w:hAnsi="Times New Roman" w:cs="Times New Roman"/>
                <w:color w:val="000000"/>
                <w:szCs w:val="24"/>
              </w:rPr>
              <w:br/>
              <w:t>(2019)</w:t>
            </w:r>
          </w:p>
        </w:tc>
        <w:tc>
          <w:tcPr>
            <w:tcW w:w="2332" w:type="dxa"/>
            <w:vAlign w:val="center"/>
            <w:hideMark/>
          </w:tcPr>
          <w:p w14:paraId="5A797D55" w14:textId="09D7A0C9"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20M</w:t>
            </w:r>
          </w:p>
        </w:tc>
        <w:tc>
          <w:tcPr>
            <w:tcW w:w="2332" w:type="dxa"/>
            <w:vAlign w:val="center"/>
            <w:hideMark/>
          </w:tcPr>
          <w:p w14:paraId="01CA03D8" w14:textId="303FFFAF"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3E022067" w14:textId="2240AD0D"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72A1EC54"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7EBD172C" w14:textId="77777777" w:rsidTr="00FB1CB9">
        <w:trPr>
          <w:trHeight w:val="702"/>
        </w:trPr>
        <w:tc>
          <w:tcPr>
            <w:tcW w:w="2332" w:type="dxa"/>
            <w:vAlign w:val="center"/>
            <w:hideMark/>
          </w:tcPr>
          <w:p w14:paraId="30A7EE61"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Bansal et al. </w:t>
            </w:r>
            <w:r w:rsidRPr="005C2F45">
              <w:rPr>
                <w:rFonts w:ascii="Times New Roman" w:eastAsia="標楷體" w:hAnsi="Times New Roman" w:cs="Times New Roman"/>
                <w:noProof/>
                <w:color w:val="000000"/>
                <w:szCs w:val="24"/>
              </w:rPr>
              <w:br/>
              <w:t>(2016)</w:t>
            </w:r>
          </w:p>
        </w:tc>
        <w:tc>
          <w:tcPr>
            <w:tcW w:w="2332" w:type="dxa"/>
            <w:vAlign w:val="center"/>
            <w:hideMark/>
          </w:tcPr>
          <w:p w14:paraId="3570CBBE"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IMDb</w:t>
            </w:r>
          </w:p>
        </w:tc>
        <w:tc>
          <w:tcPr>
            <w:tcW w:w="2332" w:type="dxa"/>
            <w:vAlign w:val="center"/>
            <w:hideMark/>
          </w:tcPr>
          <w:p w14:paraId="4344FCF5" w14:textId="540453C4"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48A9210A" w14:textId="450E7253"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1B6554E7"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r w:rsidRPr="005C2F45">
              <w:rPr>
                <w:rFonts w:ascii="Times New Roman" w:eastAsia="標楷體" w:hAnsi="Times New Roman" w:cs="Times New Roman"/>
                <w:color w:val="000000"/>
                <w:szCs w:val="24"/>
              </w:rPr>
              <w:br/>
              <w:t>SVD</w:t>
            </w:r>
          </w:p>
        </w:tc>
      </w:tr>
      <w:tr w:rsidR="007418F1" w:rsidRPr="005C2F45" w14:paraId="1442E2AF" w14:textId="77777777" w:rsidTr="00FB1CB9">
        <w:trPr>
          <w:trHeight w:val="702"/>
        </w:trPr>
        <w:tc>
          <w:tcPr>
            <w:tcW w:w="2332" w:type="dxa"/>
            <w:vAlign w:val="center"/>
            <w:hideMark/>
          </w:tcPr>
          <w:p w14:paraId="372EDFB5"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Li et al. </w:t>
            </w:r>
            <w:r w:rsidRPr="005C2F45">
              <w:rPr>
                <w:rFonts w:ascii="Times New Roman" w:eastAsia="標楷體" w:hAnsi="Times New Roman" w:cs="Times New Roman"/>
                <w:noProof/>
                <w:color w:val="000000"/>
                <w:szCs w:val="24"/>
              </w:rPr>
              <w:br/>
              <w:t>(2016)</w:t>
            </w:r>
          </w:p>
        </w:tc>
        <w:tc>
          <w:tcPr>
            <w:tcW w:w="2332" w:type="dxa"/>
            <w:vAlign w:val="center"/>
            <w:hideMark/>
          </w:tcPr>
          <w:p w14:paraId="1C48EBD0"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Netflix</w:t>
            </w:r>
          </w:p>
        </w:tc>
        <w:tc>
          <w:tcPr>
            <w:tcW w:w="2332" w:type="dxa"/>
            <w:vAlign w:val="center"/>
            <w:hideMark/>
          </w:tcPr>
          <w:p w14:paraId="348B41DC" w14:textId="5644B81D"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5D6A70B5" w14:textId="255801D6"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5772BD26"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Association Rule</w:t>
            </w:r>
          </w:p>
        </w:tc>
      </w:tr>
      <w:tr w:rsidR="007418F1" w:rsidRPr="005C2F45" w14:paraId="586CDBFA" w14:textId="77777777" w:rsidTr="00FB1CB9">
        <w:trPr>
          <w:trHeight w:val="702"/>
        </w:trPr>
        <w:tc>
          <w:tcPr>
            <w:tcW w:w="2332" w:type="dxa"/>
            <w:vAlign w:val="center"/>
            <w:hideMark/>
          </w:tcPr>
          <w:p w14:paraId="64FF107D"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Wang et al. </w:t>
            </w:r>
            <w:r w:rsidRPr="005C2F45">
              <w:rPr>
                <w:rFonts w:ascii="Times New Roman" w:eastAsia="標楷體" w:hAnsi="Times New Roman" w:cs="Times New Roman"/>
                <w:noProof/>
                <w:color w:val="000000"/>
                <w:szCs w:val="24"/>
              </w:rPr>
              <w:br/>
              <w:t>(2018)</w:t>
            </w:r>
          </w:p>
        </w:tc>
        <w:tc>
          <w:tcPr>
            <w:tcW w:w="2332" w:type="dxa"/>
            <w:vAlign w:val="center"/>
            <w:hideMark/>
          </w:tcPr>
          <w:p w14:paraId="28287F1A"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Douban</w:t>
            </w:r>
          </w:p>
        </w:tc>
        <w:tc>
          <w:tcPr>
            <w:tcW w:w="2332" w:type="dxa"/>
            <w:vAlign w:val="center"/>
            <w:hideMark/>
          </w:tcPr>
          <w:p w14:paraId="34A0CD4E" w14:textId="3C4B254A"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17F10068" w14:textId="29E26AB7"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13A94BCF" w14:textId="43DCBE8B"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Content </w:t>
            </w:r>
            <w:r w:rsidR="004747D3" w:rsidRPr="005C2F45">
              <w:rPr>
                <w:rFonts w:ascii="Times New Roman" w:eastAsia="標楷體" w:hAnsi="Times New Roman" w:cs="Times New Roman"/>
                <w:color w:val="000000"/>
                <w:szCs w:val="24"/>
              </w:rPr>
              <w:t>Based</w:t>
            </w:r>
            <w:r w:rsidRPr="005C2F45">
              <w:rPr>
                <w:rFonts w:ascii="Times New Roman" w:eastAsia="標楷體" w:hAnsi="Times New Roman" w:cs="Times New Roman"/>
                <w:color w:val="000000"/>
                <w:szCs w:val="24"/>
              </w:rPr>
              <w:t xml:space="preserve"> Filtering</w:t>
            </w:r>
            <w:r w:rsidRPr="005C2F45">
              <w:rPr>
                <w:rFonts w:ascii="Times New Roman" w:eastAsia="標楷體" w:hAnsi="Times New Roman" w:cs="Times New Roman"/>
                <w:color w:val="000000"/>
                <w:szCs w:val="24"/>
              </w:rPr>
              <w:br/>
              <w:t>Collaborative Filtering</w:t>
            </w:r>
          </w:p>
        </w:tc>
      </w:tr>
      <w:tr w:rsidR="007418F1" w:rsidRPr="005C2F45" w14:paraId="57CD7211" w14:textId="77777777" w:rsidTr="00FB1CB9">
        <w:trPr>
          <w:trHeight w:val="702"/>
        </w:trPr>
        <w:tc>
          <w:tcPr>
            <w:tcW w:w="2332" w:type="dxa"/>
            <w:vAlign w:val="center"/>
            <w:hideMark/>
          </w:tcPr>
          <w:p w14:paraId="633FE0C8" w14:textId="11C17F03"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lastRenderedPageBreak/>
              <w:t xml:space="preserve">Kumar et al. </w:t>
            </w:r>
            <w:r w:rsidRPr="005C2F45">
              <w:rPr>
                <w:rFonts w:ascii="Times New Roman" w:eastAsia="標楷體" w:hAnsi="Times New Roman" w:cs="Times New Roman"/>
                <w:noProof/>
                <w:color w:val="000000"/>
                <w:szCs w:val="24"/>
              </w:rPr>
              <w:br/>
              <w:t>(2020)</w:t>
            </w:r>
          </w:p>
        </w:tc>
        <w:tc>
          <w:tcPr>
            <w:tcW w:w="2332" w:type="dxa"/>
            <w:vAlign w:val="center"/>
            <w:hideMark/>
          </w:tcPr>
          <w:p w14:paraId="249F4621"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IMDb</w:t>
            </w:r>
            <w:r w:rsidRPr="005C2F45">
              <w:rPr>
                <w:rFonts w:ascii="Times New Roman" w:eastAsia="標楷體" w:hAnsi="Times New Roman" w:cs="Times New Roman"/>
                <w:color w:val="000000"/>
                <w:szCs w:val="24"/>
              </w:rPr>
              <w:br/>
              <w:t>Netflix</w:t>
            </w:r>
            <w:r w:rsidRPr="005C2F45">
              <w:rPr>
                <w:rFonts w:ascii="Times New Roman" w:eastAsia="標楷體" w:hAnsi="Times New Roman" w:cs="Times New Roman"/>
                <w:color w:val="000000"/>
                <w:szCs w:val="24"/>
              </w:rPr>
              <w:br/>
              <w:t>Twitter</w:t>
            </w:r>
          </w:p>
        </w:tc>
        <w:tc>
          <w:tcPr>
            <w:tcW w:w="2332" w:type="dxa"/>
            <w:vAlign w:val="center"/>
            <w:hideMark/>
          </w:tcPr>
          <w:p w14:paraId="0D5221EE" w14:textId="4732449F"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2089" w:type="dxa"/>
            <w:vAlign w:val="center"/>
            <w:hideMark/>
          </w:tcPr>
          <w:p w14:paraId="22EC54F2" w14:textId="6E7F59E1"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4770" w:type="dxa"/>
            <w:vAlign w:val="center"/>
            <w:hideMark/>
          </w:tcPr>
          <w:p w14:paraId="5B5AA277" w14:textId="6C8C4469"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 xml:space="preserve">Content </w:t>
            </w:r>
            <w:r w:rsidR="004747D3" w:rsidRPr="005C2F45">
              <w:rPr>
                <w:rFonts w:ascii="Times New Roman" w:eastAsia="標楷體" w:hAnsi="Times New Roman" w:cs="Times New Roman"/>
                <w:color w:val="000000"/>
                <w:szCs w:val="24"/>
              </w:rPr>
              <w:t>Based</w:t>
            </w:r>
            <w:r w:rsidRPr="005C2F45">
              <w:rPr>
                <w:rFonts w:ascii="Times New Roman" w:eastAsia="標楷體" w:hAnsi="Times New Roman" w:cs="Times New Roman"/>
                <w:color w:val="000000"/>
                <w:szCs w:val="24"/>
              </w:rPr>
              <w:t xml:space="preserve"> Filtering</w:t>
            </w:r>
          </w:p>
          <w:p w14:paraId="5F838534" w14:textId="41BBC3FD"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659C4585" w14:textId="77777777" w:rsidTr="00FB1CB9">
        <w:trPr>
          <w:trHeight w:val="702"/>
        </w:trPr>
        <w:tc>
          <w:tcPr>
            <w:tcW w:w="2332" w:type="dxa"/>
            <w:vAlign w:val="center"/>
            <w:hideMark/>
          </w:tcPr>
          <w:p w14:paraId="7F9DCF1D"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Zhang and Mao </w:t>
            </w:r>
            <w:r w:rsidRPr="005C2F45">
              <w:rPr>
                <w:rFonts w:ascii="Times New Roman" w:eastAsia="標楷體" w:hAnsi="Times New Roman" w:cs="Times New Roman"/>
                <w:noProof/>
                <w:color w:val="000000"/>
                <w:szCs w:val="24"/>
              </w:rPr>
              <w:br/>
              <w:t>(2019)</w:t>
            </w:r>
          </w:p>
        </w:tc>
        <w:tc>
          <w:tcPr>
            <w:tcW w:w="2332" w:type="dxa"/>
            <w:vAlign w:val="center"/>
            <w:hideMark/>
          </w:tcPr>
          <w:p w14:paraId="641F7CAD" w14:textId="18784621"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1M</w:t>
            </w:r>
          </w:p>
        </w:tc>
        <w:tc>
          <w:tcPr>
            <w:tcW w:w="2332" w:type="dxa"/>
            <w:vAlign w:val="center"/>
            <w:hideMark/>
          </w:tcPr>
          <w:p w14:paraId="26FEDD7A" w14:textId="59270E98"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1A8368FD" w14:textId="4A67B64F"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3E5F7951"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MFMP</w:t>
            </w:r>
          </w:p>
        </w:tc>
      </w:tr>
      <w:tr w:rsidR="007418F1" w:rsidRPr="005C2F45" w14:paraId="782A24E7" w14:textId="77777777" w:rsidTr="00FB1CB9">
        <w:trPr>
          <w:trHeight w:val="702"/>
        </w:trPr>
        <w:tc>
          <w:tcPr>
            <w:tcW w:w="2332" w:type="dxa"/>
            <w:vAlign w:val="center"/>
            <w:hideMark/>
          </w:tcPr>
          <w:p w14:paraId="3723E48C"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 xml:space="preserve">Sun and Dong </w:t>
            </w:r>
            <w:r w:rsidRPr="005C2F45">
              <w:rPr>
                <w:rFonts w:ascii="Times New Roman" w:eastAsia="標楷體" w:hAnsi="Times New Roman" w:cs="Times New Roman"/>
                <w:noProof/>
                <w:color w:val="000000"/>
                <w:szCs w:val="24"/>
              </w:rPr>
              <w:br/>
              <w:t>(2017)</w:t>
            </w:r>
          </w:p>
        </w:tc>
        <w:tc>
          <w:tcPr>
            <w:tcW w:w="2332" w:type="dxa"/>
            <w:vAlign w:val="center"/>
            <w:hideMark/>
          </w:tcPr>
          <w:p w14:paraId="7703918B" w14:textId="07C9CD6B"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1M</w:t>
            </w:r>
          </w:p>
        </w:tc>
        <w:tc>
          <w:tcPr>
            <w:tcW w:w="2332" w:type="dxa"/>
            <w:vAlign w:val="center"/>
            <w:hideMark/>
          </w:tcPr>
          <w:p w14:paraId="5EF374A9" w14:textId="63DA37BE"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3CCF5847" w14:textId="459964DE"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797A704F"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781E71C2" w14:textId="77777777" w:rsidTr="00FB1CB9">
        <w:trPr>
          <w:trHeight w:val="702"/>
        </w:trPr>
        <w:tc>
          <w:tcPr>
            <w:tcW w:w="2332" w:type="dxa"/>
            <w:vAlign w:val="center"/>
            <w:hideMark/>
          </w:tcPr>
          <w:p w14:paraId="03D6B93E" w14:textId="706F1916" w:rsidR="007418F1" w:rsidRPr="005C2F45" w:rsidRDefault="00797005"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蘭艷</w:t>
            </w:r>
            <w:r w:rsidR="007418F1" w:rsidRPr="005C2F45">
              <w:rPr>
                <w:rFonts w:ascii="Times New Roman" w:eastAsia="標楷體" w:hAnsi="Times New Roman" w:cs="Times New Roman"/>
                <w:color w:val="000000"/>
                <w:szCs w:val="24"/>
              </w:rPr>
              <w:t>(2017)</w:t>
            </w:r>
          </w:p>
        </w:tc>
        <w:tc>
          <w:tcPr>
            <w:tcW w:w="2332" w:type="dxa"/>
            <w:vAlign w:val="center"/>
            <w:hideMark/>
          </w:tcPr>
          <w:p w14:paraId="5F8D34CC" w14:textId="28BF6141"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MovieLens 100K</w:t>
            </w:r>
          </w:p>
        </w:tc>
        <w:tc>
          <w:tcPr>
            <w:tcW w:w="2332" w:type="dxa"/>
            <w:vAlign w:val="center"/>
            <w:hideMark/>
          </w:tcPr>
          <w:p w14:paraId="472F5591" w14:textId="5102D4D4"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7DF2853F" w14:textId="74AB972A"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5BEEBF77"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p>
        </w:tc>
      </w:tr>
      <w:tr w:rsidR="007418F1" w:rsidRPr="005C2F45" w14:paraId="33B0907C" w14:textId="77777777" w:rsidTr="00FB1CB9">
        <w:trPr>
          <w:trHeight w:val="702"/>
        </w:trPr>
        <w:tc>
          <w:tcPr>
            <w:tcW w:w="2332" w:type="dxa"/>
            <w:noWrap/>
            <w:vAlign w:val="center"/>
            <w:hideMark/>
          </w:tcPr>
          <w:p w14:paraId="42FF071A"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noProof/>
                <w:color w:val="000000"/>
                <w:szCs w:val="24"/>
              </w:rPr>
              <w:t>Koren (2009)</w:t>
            </w:r>
          </w:p>
        </w:tc>
        <w:tc>
          <w:tcPr>
            <w:tcW w:w="2332" w:type="dxa"/>
            <w:vAlign w:val="center"/>
            <w:hideMark/>
          </w:tcPr>
          <w:p w14:paraId="4CC05260"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Netflix</w:t>
            </w:r>
          </w:p>
        </w:tc>
        <w:tc>
          <w:tcPr>
            <w:tcW w:w="2332" w:type="dxa"/>
            <w:vAlign w:val="center"/>
            <w:hideMark/>
          </w:tcPr>
          <w:p w14:paraId="0925163A" w14:textId="3D4F9308" w:rsidR="007418F1" w:rsidRPr="005C2F45" w:rsidRDefault="007418F1" w:rsidP="00FB1CB9">
            <w:pPr>
              <w:widowControl/>
              <w:spacing w:line="360" w:lineRule="auto"/>
              <w:jc w:val="center"/>
              <w:rPr>
                <w:rFonts w:ascii="Times New Roman" w:eastAsia="標楷體" w:hAnsi="Times New Roman" w:cs="Times New Roman"/>
                <w:color w:val="000000"/>
                <w:szCs w:val="24"/>
              </w:rPr>
            </w:pPr>
          </w:p>
        </w:tc>
        <w:tc>
          <w:tcPr>
            <w:tcW w:w="2089" w:type="dxa"/>
            <w:vAlign w:val="center"/>
            <w:hideMark/>
          </w:tcPr>
          <w:p w14:paraId="6ED27161" w14:textId="30C86210" w:rsidR="007418F1" w:rsidRPr="005C2F45" w:rsidRDefault="007418F1" w:rsidP="00FB1CB9">
            <w:pPr>
              <w:pStyle w:val="ad"/>
              <w:widowControl/>
              <w:numPr>
                <w:ilvl w:val="0"/>
                <w:numId w:val="53"/>
              </w:numPr>
              <w:spacing w:line="360" w:lineRule="auto"/>
              <w:jc w:val="center"/>
              <w:rPr>
                <w:rFonts w:ascii="Times New Roman" w:eastAsia="標楷體" w:hAnsi="Times New Roman" w:cs="Times New Roman"/>
                <w:color w:val="000000"/>
                <w:szCs w:val="24"/>
              </w:rPr>
            </w:pPr>
          </w:p>
        </w:tc>
        <w:tc>
          <w:tcPr>
            <w:tcW w:w="4770" w:type="dxa"/>
            <w:vAlign w:val="center"/>
            <w:hideMark/>
          </w:tcPr>
          <w:p w14:paraId="1A548CED" w14:textId="77777777" w:rsidR="007418F1" w:rsidRPr="005C2F45" w:rsidRDefault="007418F1" w:rsidP="00FB1CB9">
            <w:pPr>
              <w:widowControl/>
              <w:spacing w:line="360" w:lineRule="auto"/>
              <w:jc w:val="center"/>
              <w:rPr>
                <w:rFonts w:ascii="Times New Roman" w:eastAsia="標楷體" w:hAnsi="Times New Roman" w:cs="Times New Roman"/>
                <w:color w:val="000000"/>
                <w:szCs w:val="24"/>
              </w:rPr>
            </w:pPr>
            <w:r w:rsidRPr="005C2F45">
              <w:rPr>
                <w:rFonts w:ascii="Times New Roman" w:eastAsia="標楷體" w:hAnsi="Times New Roman" w:cs="Times New Roman"/>
                <w:color w:val="000000"/>
                <w:szCs w:val="24"/>
              </w:rPr>
              <w:t>Collaborative Filtering</w:t>
            </w:r>
            <w:r w:rsidRPr="005C2F45">
              <w:rPr>
                <w:rFonts w:ascii="Times New Roman" w:eastAsia="標楷體" w:hAnsi="Times New Roman" w:cs="Times New Roman"/>
                <w:color w:val="000000"/>
                <w:szCs w:val="24"/>
              </w:rPr>
              <w:br/>
              <w:t>SVD</w:t>
            </w:r>
          </w:p>
        </w:tc>
      </w:tr>
    </w:tbl>
    <w:p w14:paraId="409BC494" w14:textId="77777777" w:rsidR="00127CE4" w:rsidRPr="005C2F45" w:rsidRDefault="00127CE4"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3E965599" w14:textId="3BEB734A" w:rsidR="00C51768" w:rsidRPr="005C2F45" w:rsidRDefault="00C51768" w:rsidP="00FA2DBB">
      <w:pPr>
        <w:widowControl/>
        <w:spacing w:line="360" w:lineRule="auto"/>
        <w:ind w:firstLine="425"/>
        <w:jc w:val="both"/>
        <w:rPr>
          <w:rFonts w:ascii="Times New Roman" w:eastAsia="標楷體" w:hAnsi="Times New Roman" w:cs="Times New Roman"/>
        </w:rPr>
      </w:pPr>
    </w:p>
    <w:p w14:paraId="52B2B579" w14:textId="77777777" w:rsidR="00072FDA" w:rsidRPr="005C2F45" w:rsidRDefault="00072FDA" w:rsidP="00FA2DBB">
      <w:pPr>
        <w:widowControl/>
        <w:spacing w:line="360" w:lineRule="auto"/>
        <w:ind w:firstLine="425"/>
        <w:jc w:val="both"/>
        <w:rPr>
          <w:rFonts w:ascii="Times New Roman" w:eastAsia="標楷體" w:hAnsi="Times New Roman" w:cs="Times New Roman"/>
        </w:rPr>
      </w:pPr>
    </w:p>
    <w:p w14:paraId="462529A3" w14:textId="43BAE8EF" w:rsidR="00F0574F" w:rsidRPr="005C2F45" w:rsidRDefault="00F0574F" w:rsidP="00FA2DBB">
      <w:pPr>
        <w:spacing w:line="360" w:lineRule="auto"/>
        <w:rPr>
          <w:rFonts w:ascii="Times New Roman" w:eastAsia="標楷體" w:hAnsi="Times New Roman" w:cs="Times New Roman"/>
        </w:rPr>
        <w:sectPr w:rsidR="00F0574F" w:rsidRPr="005C2F45" w:rsidSect="001102A9">
          <w:pgSz w:w="16838" w:h="11906" w:orient="landscape"/>
          <w:pgMar w:top="1701" w:right="1418" w:bottom="1418" w:left="1418" w:header="567" w:footer="567" w:gutter="0"/>
          <w:cols w:space="720"/>
          <w:formProt w:val="0"/>
          <w:docGrid w:type="lines" w:linePitch="360" w:charSpace="-6145"/>
        </w:sectPr>
      </w:pPr>
      <w:bookmarkStart w:id="55" w:name="_Toc53005731"/>
    </w:p>
    <w:p w14:paraId="43369CA9" w14:textId="315C89F4" w:rsidR="00693320"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56" w:name="_Toc60187102"/>
      <w:r w:rsidRPr="005C2F45">
        <w:rPr>
          <w:rFonts w:ascii="Times New Roman" w:eastAsia="標楷體" w:hAnsi="Times New Roman" w:cs="Times New Roman"/>
          <w:sz w:val="36"/>
          <w:szCs w:val="36"/>
        </w:rPr>
        <w:lastRenderedPageBreak/>
        <w:t>研究方法</w:t>
      </w:r>
      <w:bookmarkEnd w:id="55"/>
      <w:bookmarkEnd w:id="56"/>
    </w:p>
    <w:p w14:paraId="40825177" w14:textId="627C1985" w:rsidR="004E645C" w:rsidRPr="005C2F45" w:rsidRDefault="004E645C" w:rsidP="00264E6D">
      <w:pPr>
        <w:spacing w:line="240" w:lineRule="exact"/>
        <w:jc w:val="both"/>
        <w:rPr>
          <w:rFonts w:ascii="Times New Roman" w:eastAsia="標楷體" w:hAnsi="Times New Roman" w:cs="Times New Roman"/>
        </w:rPr>
      </w:pPr>
    </w:p>
    <w:p w14:paraId="4DEBF49C" w14:textId="77777777" w:rsidR="004E645C" w:rsidRPr="005C2F45" w:rsidRDefault="004E645C" w:rsidP="00264E6D">
      <w:pPr>
        <w:spacing w:line="240" w:lineRule="exact"/>
        <w:jc w:val="both"/>
        <w:rPr>
          <w:rFonts w:ascii="Times New Roman" w:eastAsia="標楷體" w:hAnsi="Times New Roman" w:cs="Times New Roman"/>
        </w:rPr>
      </w:pPr>
    </w:p>
    <w:p w14:paraId="65AB2A99" w14:textId="77777777" w:rsidR="00A673D1" w:rsidRPr="005C2F45" w:rsidRDefault="00A673D1"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57" w:name="_Toc53002545"/>
      <w:bookmarkStart w:id="58" w:name="_Toc53005732"/>
      <w:bookmarkStart w:id="59" w:name="_Toc53005772"/>
      <w:bookmarkStart w:id="60" w:name="_Toc53006126"/>
      <w:bookmarkStart w:id="61" w:name="_Toc53006166"/>
      <w:bookmarkStart w:id="62" w:name="_Toc53761415"/>
      <w:bookmarkStart w:id="63" w:name="_Toc59568839"/>
      <w:bookmarkStart w:id="64" w:name="_Toc59568886"/>
      <w:bookmarkStart w:id="65" w:name="_Toc60002733"/>
      <w:bookmarkStart w:id="66" w:name="_Toc60015153"/>
      <w:bookmarkStart w:id="67" w:name="_Toc60015312"/>
      <w:bookmarkStart w:id="68" w:name="_Toc60015485"/>
      <w:bookmarkStart w:id="69" w:name="_Toc60187044"/>
      <w:bookmarkStart w:id="70" w:name="_Toc60187103"/>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71690E66" w14:textId="3A4FFD1F" w:rsidR="00994528" w:rsidRPr="005C2F45" w:rsidRDefault="005908E6" w:rsidP="00264E6D">
      <w:pPr>
        <w:pStyle w:val="2"/>
        <w:numPr>
          <w:ilvl w:val="1"/>
          <w:numId w:val="20"/>
        </w:numPr>
        <w:spacing w:line="360" w:lineRule="auto"/>
        <w:ind w:left="709"/>
        <w:jc w:val="both"/>
        <w:rPr>
          <w:rFonts w:ascii="Times New Roman" w:eastAsia="標楷體" w:hAnsi="Times New Roman" w:cs="Times New Roman"/>
          <w:sz w:val="28"/>
          <w:szCs w:val="28"/>
        </w:rPr>
      </w:pPr>
      <w:bookmarkStart w:id="71" w:name="_Toc53005733"/>
      <w:bookmarkStart w:id="72" w:name="_Toc60187104"/>
      <w:commentRangeStart w:id="73"/>
      <w:r w:rsidRPr="005C2F45">
        <w:rPr>
          <w:rFonts w:ascii="Times New Roman" w:eastAsia="標楷體" w:hAnsi="Times New Roman" w:cs="Times New Roman"/>
          <w:sz w:val="28"/>
          <w:szCs w:val="28"/>
        </w:rPr>
        <w:t>研究流程</w:t>
      </w:r>
      <w:bookmarkEnd w:id="71"/>
      <w:bookmarkEnd w:id="72"/>
      <w:commentRangeEnd w:id="73"/>
      <w:r w:rsidR="000F23FA">
        <w:rPr>
          <w:rStyle w:val="af5"/>
          <w:rFonts w:asciiTheme="minorHAnsi" w:eastAsiaTheme="minorEastAsia" w:hAnsiTheme="minorHAnsi" w:cstheme="minorBidi"/>
          <w:b w:val="0"/>
          <w:bCs w:val="0"/>
        </w:rPr>
        <w:commentReference w:id="73"/>
      </w:r>
    </w:p>
    <w:p w14:paraId="1267C097" w14:textId="77777777" w:rsidR="00801039" w:rsidRPr="005C2F45" w:rsidRDefault="00801039" w:rsidP="00FA2DBB">
      <w:pPr>
        <w:spacing w:line="360" w:lineRule="auto"/>
        <w:ind w:firstLine="425"/>
        <w:jc w:val="both"/>
        <w:rPr>
          <w:rFonts w:ascii="Times New Roman" w:eastAsia="標楷體" w:hAnsi="Times New Roman" w:cs="Times New Roman"/>
        </w:rPr>
      </w:pPr>
    </w:p>
    <w:p w14:paraId="5D082CD9" w14:textId="6D504C12" w:rsidR="00BD7E00" w:rsidRPr="005C2F45" w:rsidRDefault="005E4C4F" w:rsidP="00264E6D">
      <w:pPr>
        <w:spacing w:line="360" w:lineRule="auto"/>
        <w:ind w:leftChars="59" w:left="142" w:firstLineChars="200" w:firstLine="480"/>
        <w:jc w:val="both"/>
        <w:rPr>
          <w:rFonts w:ascii="Times New Roman" w:eastAsia="標楷體" w:hAnsi="Times New Roman" w:cs="Times New Roman"/>
        </w:rPr>
      </w:pPr>
      <w:r w:rsidRPr="005C2F45">
        <w:rPr>
          <w:rFonts w:ascii="Times New Roman" w:eastAsia="標楷體" w:hAnsi="Times New Roman" w:cs="Times New Roman"/>
        </w:rPr>
        <w:t>研究架構圖如</w:t>
      </w:r>
      <w:r w:rsidR="001A2540" w:rsidRPr="005C2F45">
        <w:rPr>
          <w:rFonts w:ascii="Times New Roman" w:eastAsia="標楷體" w:hAnsi="Times New Roman" w:cs="Times New Roman"/>
        </w:rPr>
        <w:t>圖</w:t>
      </w:r>
      <w:r w:rsidR="001A2540" w:rsidRPr="005C2F45">
        <w:rPr>
          <w:rFonts w:ascii="Times New Roman" w:eastAsia="標楷體" w:hAnsi="Times New Roman" w:cs="Times New Roman"/>
        </w:rPr>
        <w:t>3-1</w:t>
      </w:r>
      <w:r w:rsidRPr="005C2F45">
        <w:rPr>
          <w:rFonts w:ascii="Times New Roman" w:eastAsia="標楷體" w:hAnsi="Times New Roman" w:cs="Times New Roman"/>
        </w:rPr>
        <w:t>。</w:t>
      </w:r>
      <w:r w:rsidR="003E53CB" w:rsidRPr="005C2F45">
        <w:rPr>
          <w:rFonts w:ascii="Times New Roman" w:eastAsia="標楷體" w:hAnsi="Times New Roman" w:cs="Times New Roman"/>
        </w:rPr>
        <w:t>本研究考量了時間與使用者評論等因素，提出基於協同過濾與</w:t>
      </w:r>
      <w:r w:rsidR="00E65206" w:rsidRPr="005C2F45">
        <w:rPr>
          <w:rFonts w:ascii="Times New Roman" w:eastAsia="標楷體" w:hAnsi="Times New Roman" w:cs="Times New Roman"/>
        </w:rPr>
        <w:t>基</w:t>
      </w:r>
      <w:r w:rsidR="003E53CB" w:rsidRPr="005C2F45">
        <w:rPr>
          <w:rFonts w:ascii="Times New Roman" w:eastAsia="標楷體" w:hAnsi="Times New Roman" w:cs="Times New Roman"/>
        </w:rPr>
        <w:t>於內容過</w:t>
      </w:r>
      <w:r w:rsidR="00E65206" w:rsidRPr="005C2F45">
        <w:rPr>
          <w:rFonts w:ascii="Times New Roman" w:eastAsia="標楷體" w:hAnsi="Times New Roman" w:cs="Times New Roman"/>
        </w:rPr>
        <w:t>濾</w:t>
      </w:r>
      <w:r w:rsidR="003E53CB" w:rsidRPr="005C2F45">
        <w:rPr>
          <w:rFonts w:ascii="Times New Roman" w:eastAsia="標楷體" w:hAnsi="Times New Roman" w:cs="Times New Roman"/>
        </w:rPr>
        <w:t>的混合式電影推薦系統。</w:t>
      </w:r>
      <w:r w:rsidR="0056170D" w:rsidRPr="005C2F45">
        <w:rPr>
          <w:rFonts w:ascii="Times New Roman" w:eastAsia="標楷體" w:hAnsi="Times New Roman" w:cs="Times New Roman"/>
        </w:rPr>
        <w:t>首先，透過撰寫網路爬蟲</w:t>
      </w:r>
      <w:r w:rsidR="00703C6F" w:rsidRPr="005C2F45">
        <w:rPr>
          <w:rFonts w:ascii="Times New Roman" w:eastAsia="標楷體" w:hAnsi="Times New Roman" w:cs="Times New Roman"/>
        </w:rPr>
        <w:t xml:space="preserve"> </w:t>
      </w:r>
      <w:r w:rsidR="0056170D" w:rsidRPr="005C2F45">
        <w:rPr>
          <w:rFonts w:ascii="Times New Roman" w:eastAsia="標楷體" w:hAnsi="Times New Roman" w:cs="Times New Roman"/>
        </w:rPr>
        <w:t>(Web Crawler)</w:t>
      </w:r>
      <w:r w:rsidR="0056170D" w:rsidRPr="005C2F45">
        <w:rPr>
          <w:rFonts w:ascii="Times New Roman" w:eastAsia="標楷體" w:hAnsi="Times New Roman" w:cs="Times New Roman"/>
        </w:rPr>
        <w:t>從網路電影資料庫</w:t>
      </w:r>
      <w:r w:rsidR="00703C6F" w:rsidRPr="005C2F45">
        <w:rPr>
          <w:rFonts w:ascii="Times New Roman" w:eastAsia="標楷體" w:hAnsi="Times New Roman" w:cs="Times New Roman"/>
        </w:rPr>
        <w:t xml:space="preserve"> </w:t>
      </w:r>
      <w:r w:rsidR="0056170D" w:rsidRPr="005C2F45">
        <w:rPr>
          <w:rFonts w:ascii="Times New Roman" w:eastAsia="標楷體" w:hAnsi="Times New Roman" w:cs="Times New Roman"/>
        </w:rPr>
        <w:t>(Internet Movie Database, IMD</w:t>
      </w:r>
      <w:r w:rsidR="0065197A" w:rsidRPr="005C2F45">
        <w:rPr>
          <w:rFonts w:ascii="Times New Roman" w:eastAsia="標楷體" w:hAnsi="Times New Roman" w:cs="Times New Roman"/>
        </w:rPr>
        <w:t>b</w:t>
      </w:r>
      <w:r w:rsidR="0056170D" w:rsidRPr="005C2F45">
        <w:rPr>
          <w:rFonts w:ascii="Times New Roman" w:eastAsia="標楷體" w:hAnsi="Times New Roman" w:cs="Times New Roman"/>
        </w:rPr>
        <w:t>)</w:t>
      </w:r>
      <w:r w:rsidR="0056170D" w:rsidRPr="005C2F45">
        <w:rPr>
          <w:rFonts w:ascii="Times New Roman" w:eastAsia="標楷體" w:hAnsi="Times New Roman" w:cs="Times New Roman"/>
        </w:rPr>
        <w:t>中抓取</w:t>
      </w:r>
      <w:r w:rsidR="00E65206" w:rsidRPr="005C2F45">
        <w:rPr>
          <w:rFonts w:ascii="Times New Roman" w:eastAsia="標楷體" w:hAnsi="Times New Roman" w:cs="Times New Roman"/>
        </w:rPr>
        <w:t>研究所需</w:t>
      </w:r>
      <w:r w:rsidR="004B732A" w:rsidRPr="005C2F45">
        <w:rPr>
          <w:rFonts w:ascii="Times New Roman" w:eastAsia="標楷體" w:hAnsi="Times New Roman" w:cs="Times New Roman"/>
        </w:rPr>
        <w:t>資料，包含電影基本資料、劇情關鍵字與使用者對電影之評論資訊，作為本研究建立電影預測模型所需的資料集。資料集分成電影資料與使用者資料兩部分，經過資料前處理、文字前處理與情感分析等步驟後，分別組成電影－關鍵字矩陣、電影</w:t>
      </w:r>
      <w:r w:rsidR="004B732A" w:rsidRPr="005C2F45">
        <w:rPr>
          <w:rFonts w:ascii="Times New Roman" w:eastAsia="標楷體" w:hAnsi="Times New Roman" w:cs="Times New Roman"/>
        </w:rPr>
        <w:softHyphen/>
      </w:r>
      <w:r w:rsidR="004B732A" w:rsidRPr="005C2F45">
        <w:rPr>
          <w:rFonts w:ascii="Times New Roman" w:eastAsia="標楷體" w:hAnsi="Times New Roman" w:cs="Times New Roman"/>
        </w:rPr>
        <w:t>－基本資料矩陣與電影</w:t>
      </w:r>
      <w:ins w:id="74" w:author="Admin" w:date="2021-06-14T12:18:00Z">
        <w:r w:rsidR="000F23FA" w:rsidRPr="005C2F45">
          <w:rPr>
            <w:rFonts w:ascii="Times New Roman" w:eastAsia="標楷體" w:hAnsi="Times New Roman" w:cs="Times New Roman"/>
          </w:rPr>
          <w:t>－</w:t>
        </w:r>
      </w:ins>
      <w:r w:rsidR="004B732A" w:rsidRPr="005C2F45">
        <w:rPr>
          <w:rFonts w:ascii="Times New Roman" w:eastAsia="標楷體" w:hAnsi="Times New Roman" w:cs="Times New Roman"/>
        </w:rPr>
        <w:t>評論特徵矩陣，矩陣將用於電影與電影之間的相似度計算。</w:t>
      </w:r>
      <w:r w:rsidR="00EB0E11" w:rsidRPr="005C2F45">
        <w:rPr>
          <w:rFonts w:ascii="Times New Roman" w:eastAsia="標楷體" w:hAnsi="Times New Roman" w:cs="Times New Roman"/>
        </w:rPr>
        <w:t>在推薦階段</w:t>
      </w:r>
      <w:r w:rsidR="00844858" w:rsidRPr="005C2F45">
        <w:rPr>
          <w:rFonts w:ascii="Times New Roman" w:eastAsia="標楷體" w:hAnsi="Times New Roman" w:cs="Times New Roman"/>
        </w:rPr>
        <w:t>，本</w:t>
      </w:r>
      <w:r w:rsidR="00FA06DC" w:rsidRPr="005C2F45">
        <w:rPr>
          <w:rFonts w:ascii="Times New Roman" w:eastAsia="標楷體" w:hAnsi="Times New Roman" w:cs="Times New Roman"/>
        </w:rPr>
        <w:t>研究根據使用者對電影的評分</w:t>
      </w:r>
      <w:r w:rsidR="00703C6F" w:rsidRPr="005C2F45">
        <w:rPr>
          <w:rFonts w:ascii="Times New Roman" w:eastAsia="標楷體" w:hAnsi="Times New Roman" w:cs="Times New Roman"/>
        </w:rPr>
        <w:t xml:space="preserve"> </w:t>
      </w:r>
      <w:r w:rsidR="00FA06DC" w:rsidRPr="005C2F45">
        <w:rPr>
          <w:rFonts w:ascii="Times New Roman" w:eastAsia="標楷體" w:hAnsi="Times New Roman" w:cs="Times New Roman"/>
        </w:rPr>
        <w:t>(1</w:t>
      </w:r>
      <w:r w:rsidR="00FA06DC" w:rsidRPr="005C2F45">
        <w:rPr>
          <w:rFonts w:ascii="Times New Roman" w:eastAsia="標楷體" w:hAnsi="Times New Roman" w:cs="Times New Roman"/>
        </w:rPr>
        <w:t>到</w:t>
      </w:r>
      <w:r w:rsidR="00FA06DC" w:rsidRPr="005C2F45">
        <w:rPr>
          <w:rFonts w:ascii="Times New Roman" w:eastAsia="標楷體" w:hAnsi="Times New Roman" w:cs="Times New Roman"/>
        </w:rPr>
        <w:t>10</w:t>
      </w:r>
      <w:r w:rsidR="00FA06DC" w:rsidRPr="005C2F45">
        <w:rPr>
          <w:rFonts w:ascii="Times New Roman" w:eastAsia="標楷體" w:hAnsi="Times New Roman" w:cs="Times New Roman"/>
        </w:rPr>
        <w:t>分</w:t>
      </w:r>
      <w:r w:rsidR="00FA06DC" w:rsidRPr="005C2F45">
        <w:rPr>
          <w:rFonts w:ascii="Times New Roman" w:eastAsia="標楷體" w:hAnsi="Times New Roman" w:cs="Times New Roman"/>
        </w:rPr>
        <w:t>)</w:t>
      </w:r>
      <w:r w:rsidR="00BC519A" w:rsidRPr="005C2F45">
        <w:rPr>
          <w:rFonts w:ascii="Times New Roman" w:eastAsia="標楷體" w:hAnsi="Times New Roman" w:cs="Times New Roman"/>
        </w:rPr>
        <w:t>建立使用者</w:t>
      </w:r>
      <w:r w:rsidR="00BC519A" w:rsidRPr="005C2F45">
        <w:rPr>
          <w:rFonts w:ascii="Times New Roman" w:eastAsia="標楷體" w:hAnsi="Times New Roman" w:cs="Times New Roman"/>
        </w:rPr>
        <w:t>-</w:t>
      </w:r>
      <w:r w:rsidR="00BC519A" w:rsidRPr="005C2F45">
        <w:rPr>
          <w:rFonts w:ascii="Times New Roman" w:eastAsia="標楷體" w:hAnsi="Times New Roman" w:cs="Times New Roman"/>
        </w:rPr>
        <w:t>電影矩陣，</w:t>
      </w:r>
      <w:r w:rsidR="00844858" w:rsidRPr="005C2F45">
        <w:rPr>
          <w:rFonts w:ascii="Times New Roman" w:eastAsia="標楷體" w:hAnsi="Times New Roman" w:cs="Times New Roman"/>
        </w:rPr>
        <w:t>並</w:t>
      </w:r>
      <w:r w:rsidR="0096436D" w:rsidRPr="005C2F45">
        <w:rPr>
          <w:rFonts w:ascii="Times New Roman" w:eastAsia="標楷體" w:hAnsi="Times New Roman" w:cs="Times New Roman"/>
        </w:rPr>
        <w:t>透過使用電影之間的相似度計算結果對使用者－電影評價矩陣進行補值，</w:t>
      </w:r>
      <w:r w:rsidR="00A814D0" w:rsidRPr="005C2F45">
        <w:rPr>
          <w:rFonts w:ascii="Times New Roman" w:eastAsia="標楷體" w:hAnsi="Times New Roman" w:cs="Times New Roman"/>
        </w:rPr>
        <w:t>從而改善資料稀疏性問題。</w:t>
      </w:r>
      <w:r w:rsidR="00E557D9" w:rsidRPr="005C2F45">
        <w:rPr>
          <w:rFonts w:ascii="Times New Roman" w:eastAsia="標楷體" w:hAnsi="Times New Roman" w:cs="Times New Roman"/>
        </w:rPr>
        <w:t>而補值後稠密的使用者－</w:t>
      </w:r>
      <w:ins w:id="75" w:author="Admin" w:date="2021-06-14T12:19:00Z">
        <w:r w:rsidR="000F23FA" w:rsidRPr="005C2F45">
          <w:rPr>
            <w:rFonts w:ascii="Times New Roman" w:eastAsia="標楷體" w:hAnsi="Times New Roman" w:cs="Times New Roman"/>
          </w:rPr>
          <w:t>電影</w:t>
        </w:r>
      </w:ins>
      <w:r w:rsidR="00E557D9" w:rsidRPr="005C2F45">
        <w:rPr>
          <w:rFonts w:ascii="Times New Roman" w:eastAsia="標楷體" w:hAnsi="Times New Roman" w:cs="Times New Roman"/>
        </w:rPr>
        <w:t>評價矩陣將用</w:t>
      </w:r>
      <w:r w:rsidR="00E557D9" w:rsidRPr="005C2F45">
        <w:rPr>
          <w:rFonts w:ascii="Times New Roman" w:eastAsia="標楷體" w:hAnsi="Times New Roman" w:cs="Times New Roman"/>
        </w:rPr>
        <w:t>Time SVD</w:t>
      </w:r>
      <w:r w:rsidR="00E21D1C" w:rsidRPr="005C2F45">
        <w:rPr>
          <w:rFonts w:ascii="Times New Roman" w:eastAsia="標楷體" w:hAnsi="Times New Roman" w:cs="Times New Roman"/>
        </w:rPr>
        <w:t xml:space="preserve"> </w:t>
      </w:r>
      <w:r w:rsidR="00FD2E38" w:rsidRPr="005C2F45">
        <w:rPr>
          <w:rFonts w:ascii="Times New Roman" w:eastAsia="標楷體" w:hAnsi="Times New Roman" w:cs="Times New Roman"/>
        </w:rPr>
        <w:fldChar w:fldCharType="begin"/>
      </w:r>
      <w:r w:rsidR="00FD2E38" w:rsidRPr="005C2F45">
        <w:rPr>
          <w:rFonts w:ascii="Times New Roman" w:eastAsia="標楷體" w:hAnsi="Times New Roman" w:cs="Times New Roman"/>
        </w:rPr>
        <w:instrText xml:space="preserve"> ADDIN EN.CITE &lt;EndNote&gt;&lt;Cite&gt;&lt;Author&gt;Koren&lt;/Author&gt;&lt;Year&gt;2009&lt;/Year&gt;&lt;RecNum&gt;53&lt;/RecNum&gt;&lt;DisplayText&gt;(Koren, 2009)&lt;/DisplayText&gt;&lt;record&gt;&lt;rec-number&gt;53&lt;/rec-number&gt;&lt;foreign-keys&gt;&lt;key app="EN" db-id="awf2vextfswepzepdwxveveixfwavp95x5ws" timestamp="1608055261"&gt;53&lt;/key&gt;&lt;/foreign-keys&gt;&lt;ref-type name="Conference Proceedings"&gt;10&lt;/ref-type&gt;&lt;contributors&gt;&lt;authors&gt;&lt;author&gt;Koren, Yehuda&lt;/author&gt;&lt;/authors&gt;&lt;/contributors&gt;&lt;titles&gt;&lt;title&gt;Collaborative filtering with temporal dynamics&lt;/title&gt;&lt;secondary-title&gt;Proceedings of the 15th ACM SIGKDD international conference on Knowledge discovery and data mining&lt;/secondary-title&gt;&lt;/titles&gt;&lt;pages&gt;447-456&lt;/pages&gt;&lt;dates&gt;&lt;year&gt;2009&lt;/year&gt;&lt;/dates&gt;&lt;urls&gt;&lt;/urls&gt;&lt;/record&gt;&lt;/Cite&gt;&lt;/EndNote&gt;</w:instrText>
      </w:r>
      <w:r w:rsidR="00FD2E38" w:rsidRPr="005C2F45">
        <w:rPr>
          <w:rFonts w:ascii="Times New Roman" w:eastAsia="標楷體" w:hAnsi="Times New Roman" w:cs="Times New Roman"/>
        </w:rPr>
        <w:fldChar w:fldCharType="separate"/>
      </w:r>
      <w:r w:rsidR="00FD2E38" w:rsidRPr="005C2F45">
        <w:rPr>
          <w:rFonts w:ascii="Times New Roman" w:eastAsia="標楷體" w:hAnsi="Times New Roman" w:cs="Times New Roman"/>
          <w:noProof/>
        </w:rPr>
        <w:t>(Koren, 2009)</w:t>
      </w:r>
      <w:r w:rsidR="00FD2E38" w:rsidRPr="005C2F45">
        <w:rPr>
          <w:rFonts w:ascii="Times New Roman" w:eastAsia="標楷體" w:hAnsi="Times New Roman" w:cs="Times New Roman"/>
        </w:rPr>
        <w:fldChar w:fldCharType="end"/>
      </w:r>
      <w:r w:rsidR="00F94235" w:rsidRPr="005C2F45">
        <w:rPr>
          <w:rFonts w:ascii="Times New Roman" w:eastAsia="標楷體" w:hAnsi="Times New Roman" w:cs="Times New Roman"/>
        </w:rPr>
        <w:t>、</w:t>
      </w:r>
      <w:r w:rsidR="00F94235" w:rsidRPr="005C2F45">
        <w:rPr>
          <w:rFonts w:ascii="Times New Roman" w:eastAsia="標楷體" w:hAnsi="Times New Roman" w:cs="Times New Roman"/>
        </w:rPr>
        <w:t>Funk SVD</w:t>
      </w:r>
      <w:r w:rsidR="00E21D1C" w:rsidRPr="005C2F45">
        <w:rPr>
          <w:rFonts w:ascii="Times New Roman" w:eastAsia="標楷體" w:hAnsi="Times New Roman" w:cs="Times New Roman"/>
        </w:rPr>
        <w:t xml:space="preserve"> </w:t>
      </w:r>
      <w:r w:rsidR="00703C6F" w:rsidRPr="005C2F45">
        <w:rPr>
          <w:rFonts w:ascii="Times New Roman" w:eastAsia="標楷體" w:hAnsi="Times New Roman" w:cs="Times New Roman"/>
        </w:rPr>
        <w:t xml:space="preserve"> </w:t>
      </w:r>
      <w:r w:rsidR="00FD2E38" w:rsidRPr="005C2F45">
        <w:rPr>
          <w:rFonts w:ascii="Times New Roman" w:eastAsia="標楷體" w:hAnsi="Times New Roman" w:cs="Times New Roman"/>
        </w:rPr>
        <w:fldChar w:fldCharType="begin"/>
      </w:r>
      <w:r w:rsidR="00FD2E38" w:rsidRPr="005C2F45">
        <w:rPr>
          <w:rFonts w:ascii="Times New Roman" w:eastAsia="標楷體" w:hAnsi="Times New Roman" w:cs="Times New Roman"/>
        </w:rPr>
        <w:instrText xml:space="preserve"> ADDIN EN.CITE &lt;EndNote&gt;&lt;Cite&gt;&lt;Author&gt;Kurucz&lt;/Author&gt;&lt;Year&gt;2007&lt;/Year&gt;&lt;RecNum&gt;76&lt;/RecNum&gt;&lt;DisplayText&gt;(Kurucz et al., 2007)&lt;/DisplayText&gt;&lt;record&gt;&lt;rec-number&gt;76&lt;/rec-number&gt;&lt;foreign-keys&gt;&lt;key app="EN" db-id="awf2vextfswepzepdwxveveixfwavp95x5ws" timestamp="1608128982"&gt;76&lt;/key&gt;&lt;/foreign-keys&gt;&lt;ref-type name="Conference Proceedings"&gt;10&lt;/ref-type&gt;&lt;contributors&gt;&lt;authors&gt;&lt;author&gt;Kurucz, Miklós&lt;/author&gt;&lt;author&gt;Benczúr, András A&lt;/author&gt;&lt;author&gt;Csalogány, Károly&lt;/author&gt;&lt;/authors&gt;&lt;/contributors&gt;&lt;titles&gt;&lt;title&gt;Methods for large scale SVD with missing values&lt;/title&gt;&lt;secondary-title&gt;Proceedings of KDD cup and workshop&lt;/secondary-title&gt;&lt;/titles&gt;&lt;pages&gt;31-38&lt;/pages&gt;&lt;volume&gt;12&lt;/volume&gt;&lt;dates&gt;&lt;year&gt;2007&lt;/year&gt;&lt;/dates&gt;&lt;publisher&gt;Citeseer&lt;/publisher&gt;&lt;urls&gt;&lt;/urls&gt;&lt;/record&gt;&lt;/Cite&gt;&lt;/EndNote&gt;</w:instrText>
      </w:r>
      <w:r w:rsidR="00FD2E38" w:rsidRPr="005C2F45">
        <w:rPr>
          <w:rFonts w:ascii="Times New Roman" w:eastAsia="標楷體" w:hAnsi="Times New Roman" w:cs="Times New Roman"/>
        </w:rPr>
        <w:fldChar w:fldCharType="separate"/>
      </w:r>
      <w:r w:rsidR="00FD2E38" w:rsidRPr="005C2F45">
        <w:rPr>
          <w:rFonts w:ascii="Times New Roman" w:eastAsia="標楷體" w:hAnsi="Times New Roman" w:cs="Times New Roman"/>
          <w:noProof/>
        </w:rPr>
        <w:t>(Kurucz et al., 2007)</w:t>
      </w:r>
      <w:r w:rsidR="00FD2E38" w:rsidRPr="005C2F45">
        <w:rPr>
          <w:rFonts w:ascii="Times New Roman" w:eastAsia="標楷體" w:hAnsi="Times New Roman" w:cs="Times New Roman"/>
        </w:rPr>
        <w:fldChar w:fldCharType="end"/>
      </w:r>
      <w:r w:rsidR="00F94235" w:rsidRPr="005C2F45">
        <w:rPr>
          <w:rFonts w:ascii="Times New Roman" w:eastAsia="標楷體" w:hAnsi="Times New Roman" w:cs="Times New Roman"/>
        </w:rPr>
        <w:t>與協同過濾等算法進行計算，最終採用</w:t>
      </w:r>
      <w:r w:rsidR="00F94235" w:rsidRPr="005C2F45">
        <w:rPr>
          <w:rFonts w:ascii="Times New Roman" w:eastAsia="標楷體" w:hAnsi="Times New Roman" w:cs="Times New Roman"/>
        </w:rPr>
        <w:t>Top-K</w:t>
      </w:r>
      <w:r w:rsidR="00F94235" w:rsidRPr="005C2F45">
        <w:rPr>
          <w:rFonts w:ascii="Times New Roman" w:eastAsia="標楷體" w:hAnsi="Times New Roman" w:cs="Times New Roman"/>
        </w:rPr>
        <w:t>方式</w:t>
      </w:r>
      <w:r w:rsidR="00292736" w:rsidRPr="005C2F45">
        <w:rPr>
          <w:rFonts w:ascii="Times New Roman" w:eastAsia="標楷體" w:hAnsi="Times New Roman" w:cs="Times New Roman"/>
        </w:rPr>
        <w:t>產生</w:t>
      </w:r>
      <w:r w:rsidR="00F94235" w:rsidRPr="005C2F45">
        <w:rPr>
          <w:rFonts w:ascii="Times New Roman" w:eastAsia="標楷體" w:hAnsi="Times New Roman" w:cs="Times New Roman"/>
        </w:rPr>
        <w:t>最佳的推薦列表。</w:t>
      </w:r>
    </w:p>
    <w:p w14:paraId="0F944BA7" w14:textId="77777777" w:rsidR="0098598C" w:rsidRDefault="0098598C" w:rsidP="00FA2DBB">
      <w:pPr>
        <w:spacing w:line="360" w:lineRule="auto"/>
        <w:rPr>
          <w:rFonts w:ascii="Times New Roman" w:eastAsia="標楷體" w:hAnsi="Times New Roman" w:cs="Times New Roman"/>
          <w:szCs w:val="24"/>
        </w:rPr>
      </w:pPr>
    </w:p>
    <w:p w14:paraId="10D45C55" w14:textId="5D135B8E" w:rsidR="0098598C" w:rsidRDefault="0098598C">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0F5F2DA9" w14:textId="7CB94DDC" w:rsidR="00B85140" w:rsidRDefault="0098598C" w:rsidP="00E420DF">
      <w:pPr>
        <w:pStyle w:val="a9"/>
        <w:rPr>
          <w:rFonts w:ascii="Times New Roman" w:eastAsia="標楷體" w:hAnsi="Times New Roman" w:cs="Times New Roman"/>
        </w:rPr>
      </w:pPr>
      <w:bookmarkStart w:id="76" w:name="_Toc60186810"/>
      <w:commentRangeStart w:id="77"/>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研究架構</w:t>
      </w:r>
      <w:commentRangeStart w:id="78"/>
      <w:r w:rsidRPr="005C2F45">
        <w:rPr>
          <w:rFonts w:ascii="Times New Roman" w:eastAsia="標楷體" w:hAnsi="Times New Roman" w:cs="Times New Roman"/>
        </w:rPr>
        <w:t>圖</w:t>
      </w:r>
      <w:bookmarkEnd w:id="76"/>
      <w:commentRangeEnd w:id="78"/>
      <w:r w:rsidR="00A67B4E">
        <w:rPr>
          <w:rStyle w:val="af5"/>
          <w:rFonts w:cstheme="minorBidi"/>
          <w:i w:val="0"/>
          <w:iCs w:val="0"/>
        </w:rPr>
        <w:commentReference w:id="78"/>
      </w:r>
      <w:commentRangeEnd w:id="77"/>
      <w:r w:rsidR="005B4005">
        <w:rPr>
          <w:rStyle w:val="af5"/>
          <w:rFonts w:cstheme="minorBidi"/>
          <w:i w:val="0"/>
          <w:iCs w:val="0"/>
        </w:rPr>
        <w:commentReference w:id="77"/>
      </w:r>
    </w:p>
    <w:p w14:paraId="6B611A5E" w14:textId="4D0B8901" w:rsidR="00E420DF" w:rsidRPr="005C2F45" w:rsidRDefault="00E420DF" w:rsidP="00FA2DBB">
      <w:pPr>
        <w:spacing w:line="360" w:lineRule="auto"/>
        <w:rPr>
          <w:rFonts w:ascii="Times New Roman" w:eastAsia="標楷體" w:hAnsi="Times New Roman" w:cs="Times New Roman"/>
          <w:szCs w:val="24"/>
        </w:rPr>
      </w:pPr>
      <w:r>
        <w:rPr>
          <w:rFonts w:ascii="Times New Roman" w:eastAsia="標楷體" w:hAnsi="Times New Roman" w:cs="Times New Roman"/>
          <w:noProof/>
          <w:szCs w:val="24"/>
        </w:rPr>
        <w:drawing>
          <wp:inline distT="0" distB="0" distL="0" distR="0" wp14:anchorId="06B16886" wp14:editId="24578810">
            <wp:extent cx="5560060" cy="5309870"/>
            <wp:effectExtent l="0" t="0" r="2540" b="508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0060" cy="5309870"/>
                    </a:xfrm>
                    <a:prstGeom prst="rect">
                      <a:avLst/>
                    </a:prstGeom>
                    <a:noFill/>
                  </pic:spPr>
                </pic:pic>
              </a:graphicData>
            </a:graphic>
          </wp:inline>
        </w:drawing>
      </w:r>
    </w:p>
    <w:p w14:paraId="0ADF2B87" w14:textId="19736157" w:rsidR="00A42A2A" w:rsidRPr="005C2F45" w:rsidRDefault="00A42A2A"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0F3B139E" w14:textId="3947A7EC" w:rsidR="003872A5" w:rsidRPr="005C2F45" w:rsidRDefault="003872A5" w:rsidP="00FA2DBB">
      <w:pPr>
        <w:spacing w:line="360" w:lineRule="auto"/>
        <w:jc w:val="both"/>
        <w:rPr>
          <w:rFonts w:ascii="Times New Roman" w:eastAsia="標楷體" w:hAnsi="Times New Roman" w:cs="Times New Roman"/>
        </w:rPr>
      </w:pPr>
    </w:p>
    <w:p w14:paraId="0D01DFF4" w14:textId="77777777" w:rsidR="00E21D1C" w:rsidRPr="005C2F45" w:rsidRDefault="00E21D1C" w:rsidP="00FA2DBB">
      <w:pPr>
        <w:spacing w:line="360" w:lineRule="auto"/>
        <w:jc w:val="both"/>
        <w:rPr>
          <w:rFonts w:ascii="Times New Roman" w:eastAsia="標楷體" w:hAnsi="Times New Roman" w:cs="Times New Roman"/>
        </w:rPr>
      </w:pPr>
    </w:p>
    <w:p w14:paraId="73583EA0" w14:textId="7ADEDC0A" w:rsidR="00723735" w:rsidRPr="005C2F45" w:rsidRDefault="005908E6" w:rsidP="00264E6D">
      <w:pPr>
        <w:pStyle w:val="2"/>
        <w:numPr>
          <w:ilvl w:val="1"/>
          <w:numId w:val="20"/>
        </w:numPr>
        <w:spacing w:line="360" w:lineRule="auto"/>
        <w:ind w:left="567"/>
        <w:jc w:val="both"/>
        <w:rPr>
          <w:rFonts w:ascii="Times New Roman" w:eastAsia="標楷體" w:hAnsi="Times New Roman" w:cs="Times New Roman"/>
          <w:sz w:val="28"/>
          <w:szCs w:val="28"/>
        </w:rPr>
      </w:pPr>
      <w:bookmarkStart w:id="79" w:name="_Toc53005734"/>
      <w:bookmarkStart w:id="80" w:name="_Toc60187105"/>
      <w:r w:rsidRPr="005C2F45">
        <w:rPr>
          <w:rFonts w:ascii="Times New Roman" w:eastAsia="標楷體" w:hAnsi="Times New Roman" w:cs="Times New Roman"/>
          <w:sz w:val="28"/>
          <w:szCs w:val="28"/>
        </w:rPr>
        <w:t>資料</w:t>
      </w:r>
      <w:bookmarkEnd w:id="79"/>
      <w:r w:rsidR="00880E20" w:rsidRPr="005C2F45">
        <w:rPr>
          <w:rFonts w:ascii="Times New Roman" w:eastAsia="標楷體" w:hAnsi="Times New Roman" w:cs="Times New Roman"/>
          <w:sz w:val="28"/>
          <w:szCs w:val="28"/>
        </w:rPr>
        <w:t>收集與說明</w:t>
      </w:r>
      <w:bookmarkEnd w:id="80"/>
    </w:p>
    <w:p w14:paraId="18D5D99B" w14:textId="77777777" w:rsidR="00264E6D" w:rsidRDefault="00264E6D" w:rsidP="00264E6D">
      <w:pPr>
        <w:spacing w:line="360" w:lineRule="auto"/>
        <w:jc w:val="both"/>
        <w:rPr>
          <w:rFonts w:ascii="Times New Roman" w:eastAsia="標楷體" w:hAnsi="Times New Roman" w:cs="Times New Roman"/>
        </w:rPr>
      </w:pPr>
    </w:p>
    <w:p w14:paraId="16C5C2A3" w14:textId="47E1C4AF" w:rsidR="00264E6D" w:rsidRDefault="00206935"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現今使用者在尋找感興趣的電影時，通常會去與電影相關的網站上瀏覽相關資訊，並且參考電影簡介及電影的評論、評價，再考慮是否觀看此電影。而</w:t>
      </w:r>
      <w:r w:rsidR="00B8452C" w:rsidRPr="005C2F45">
        <w:rPr>
          <w:rFonts w:ascii="Times New Roman" w:eastAsia="標楷體" w:hAnsi="Times New Roman" w:cs="Times New Roman"/>
        </w:rPr>
        <w:t>IMDb</w:t>
      </w:r>
      <w:r w:rsidRPr="005C2F45">
        <w:rPr>
          <w:rFonts w:ascii="Times New Roman" w:eastAsia="標楷體" w:hAnsi="Times New Roman" w:cs="Times New Roman"/>
        </w:rPr>
        <w:t>為目前全美國最大且最具權威的電影資料庫網站，</w:t>
      </w:r>
      <w:r w:rsidRPr="005C2F45">
        <w:rPr>
          <w:rFonts w:ascii="Times New Roman" w:eastAsia="標楷體" w:hAnsi="Times New Roman" w:cs="Times New Roman"/>
        </w:rPr>
        <w:t>IMDb</w:t>
      </w:r>
      <w:r w:rsidRPr="005C2F45">
        <w:rPr>
          <w:rFonts w:ascii="Times New Roman" w:eastAsia="標楷體" w:hAnsi="Times New Roman" w:cs="Times New Roman"/>
        </w:rPr>
        <w:t>上有豐富的電影相關資訊，包</w:t>
      </w:r>
      <w:r w:rsidRPr="005C2F45">
        <w:rPr>
          <w:rFonts w:ascii="Times New Roman" w:eastAsia="標楷體" w:hAnsi="Times New Roman" w:cs="Times New Roman"/>
        </w:rPr>
        <w:lastRenderedPageBreak/>
        <w:t>含演員、導演、劇情和影評等資訊。本研究為了從使用者評論與電影相關資訊中找出相似電影以進行推薦，使用</w:t>
      </w:r>
      <w:r w:rsidRPr="005C2F45">
        <w:rPr>
          <w:rFonts w:ascii="Times New Roman" w:eastAsia="標楷體" w:hAnsi="Times New Roman" w:cs="Times New Roman"/>
        </w:rPr>
        <w:t>Python3</w:t>
      </w:r>
      <w:r w:rsidRPr="005C2F45">
        <w:rPr>
          <w:rFonts w:ascii="Times New Roman" w:eastAsia="標楷體" w:hAnsi="Times New Roman" w:cs="Times New Roman"/>
        </w:rPr>
        <w:t>編寫網路爬蟲程式，</w:t>
      </w:r>
      <w:r w:rsidR="008A4178" w:rsidRPr="005C2F45">
        <w:rPr>
          <w:rFonts w:ascii="Times New Roman" w:eastAsia="標楷體" w:hAnsi="Times New Roman" w:cs="Times New Roman"/>
        </w:rPr>
        <w:t>預計</w:t>
      </w:r>
      <w:r w:rsidRPr="005C2F45">
        <w:rPr>
          <w:rFonts w:ascii="Times New Roman" w:eastAsia="標楷體" w:hAnsi="Times New Roman" w:cs="Times New Roman"/>
        </w:rPr>
        <w:t>從</w:t>
      </w:r>
      <w:r w:rsidR="008A4178" w:rsidRPr="005C2F45">
        <w:rPr>
          <w:rFonts w:ascii="Times New Roman" w:eastAsia="標楷體" w:hAnsi="Times New Roman" w:cs="Times New Roman"/>
        </w:rPr>
        <w:t>IMDb</w:t>
      </w:r>
      <w:r w:rsidR="008A4178" w:rsidRPr="005C2F45">
        <w:rPr>
          <w:rFonts w:ascii="Times New Roman" w:eastAsia="標楷體" w:hAnsi="Times New Roman" w:cs="Times New Roman"/>
        </w:rPr>
        <w:t>上蒐集</w:t>
      </w:r>
      <w:r w:rsidR="00002CAA">
        <w:rPr>
          <w:rFonts w:ascii="Times New Roman" w:eastAsia="標楷體" w:hAnsi="Times New Roman" w:cs="Times New Roman" w:hint="eastAsia"/>
        </w:rPr>
        <w:t>前</w:t>
      </w:r>
      <w:commentRangeStart w:id="81"/>
      <w:r w:rsidR="00002CAA">
        <w:rPr>
          <w:rFonts w:ascii="Times New Roman" w:eastAsia="標楷體" w:hAnsi="Times New Roman" w:cs="Times New Roman" w:hint="eastAsia"/>
        </w:rPr>
        <w:t>6</w:t>
      </w:r>
      <w:r w:rsidR="008A4178" w:rsidRPr="005C2F45">
        <w:rPr>
          <w:rFonts w:ascii="Times New Roman" w:eastAsia="標楷體" w:hAnsi="Times New Roman" w:cs="Times New Roman"/>
        </w:rPr>
        <w:t>0</w:t>
      </w:r>
      <w:commentRangeEnd w:id="81"/>
      <w:r w:rsidR="00C27786">
        <w:rPr>
          <w:rStyle w:val="af5"/>
        </w:rPr>
        <w:commentReference w:id="81"/>
      </w:r>
      <w:r w:rsidR="008A4178" w:rsidRPr="005C2F45">
        <w:rPr>
          <w:rFonts w:ascii="Times New Roman" w:eastAsia="標楷體" w:hAnsi="Times New Roman" w:cs="Times New Roman"/>
        </w:rPr>
        <w:t>部排行榜上的熱門電影的實際資料，其中包含</w:t>
      </w:r>
      <w:r w:rsidR="008A4178" w:rsidRPr="005C2F45">
        <w:rPr>
          <w:rFonts w:ascii="Times New Roman" w:eastAsia="標楷體" w:hAnsi="Times New Roman" w:cs="Times New Roman"/>
        </w:rPr>
        <w:t>IMDb</w:t>
      </w:r>
      <w:r w:rsidR="008A4178" w:rsidRPr="005C2F45">
        <w:rPr>
          <w:rFonts w:ascii="Times New Roman" w:eastAsia="標楷體" w:hAnsi="Times New Roman" w:cs="Times New Roman"/>
        </w:rPr>
        <w:t>所提供之電影相關資訊、使用者觀看電影後所留下之評論與評論時間</w:t>
      </w:r>
      <w:r w:rsidR="00AD0DAA" w:rsidRPr="005C2F45">
        <w:rPr>
          <w:rFonts w:ascii="Times New Roman" w:eastAsia="標楷體" w:hAnsi="Times New Roman" w:cs="Times New Roman"/>
        </w:rPr>
        <w:t>等</w:t>
      </w:r>
      <w:r w:rsidR="008A4178" w:rsidRPr="005C2F45">
        <w:rPr>
          <w:rFonts w:ascii="Times New Roman" w:eastAsia="標楷體" w:hAnsi="Times New Roman" w:cs="Times New Roman"/>
        </w:rPr>
        <w:t>，</w:t>
      </w:r>
      <w:r w:rsidR="00AD0DAA" w:rsidRPr="005C2F45">
        <w:rPr>
          <w:rFonts w:ascii="Times New Roman" w:eastAsia="標楷體" w:hAnsi="Times New Roman" w:cs="Times New Roman"/>
        </w:rPr>
        <w:t>並將資料儲存於</w:t>
      </w:r>
      <w:r w:rsidR="00AD0DAA" w:rsidRPr="005C2F45">
        <w:rPr>
          <w:rFonts w:ascii="Times New Roman" w:eastAsia="標楷體" w:hAnsi="Times New Roman" w:cs="Times New Roman"/>
        </w:rPr>
        <w:t>SQL Sever</w:t>
      </w:r>
      <w:r w:rsidR="00AD0DAA" w:rsidRPr="005C2F45">
        <w:rPr>
          <w:rFonts w:ascii="Times New Roman" w:eastAsia="標楷體" w:hAnsi="Times New Roman" w:cs="Times New Roman"/>
        </w:rPr>
        <w:t>資料庫中。</w:t>
      </w:r>
    </w:p>
    <w:p w14:paraId="19145349" w14:textId="77777777" w:rsidR="00264E6D" w:rsidRDefault="00264E6D" w:rsidP="00264E6D">
      <w:pPr>
        <w:spacing w:line="360" w:lineRule="auto"/>
        <w:ind w:firstLineChars="200" w:firstLine="480"/>
        <w:jc w:val="both"/>
        <w:rPr>
          <w:rFonts w:ascii="Times New Roman" w:eastAsia="標楷體" w:hAnsi="Times New Roman" w:cs="Times New Roman"/>
        </w:rPr>
      </w:pPr>
    </w:p>
    <w:p w14:paraId="22ACF831" w14:textId="3BC8954C" w:rsidR="0012180F" w:rsidRDefault="002335BD" w:rsidP="00264E6D">
      <w:pPr>
        <w:spacing w:line="360"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而</w:t>
      </w:r>
      <w:r w:rsidR="00890E8A" w:rsidRPr="005C2F45">
        <w:rPr>
          <w:rFonts w:ascii="Times New Roman" w:eastAsia="標楷體" w:hAnsi="Times New Roman" w:cs="Times New Roman"/>
        </w:rPr>
        <w:t>英文為全世界使用最廣泛的語言，因此本研究</w:t>
      </w:r>
      <w:r w:rsidR="00CE44FA" w:rsidRPr="005C2F45">
        <w:rPr>
          <w:rFonts w:ascii="Times New Roman" w:eastAsia="標楷體" w:hAnsi="Times New Roman" w:cs="Times New Roman"/>
        </w:rPr>
        <w:t>以</w:t>
      </w:r>
      <w:r w:rsidR="00CE44FA" w:rsidRPr="005C2F45">
        <w:rPr>
          <w:rFonts w:ascii="Times New Roman" w:eastAsia="標楷體" w:hAnsi="Times New Roman" w:cs="Times New Roman"/>
        </w:rPr>
        <w:t>IMDb</w:t>
      </w:r>
      <w:r w:rsidR="00CE44FA" w:rsidRPr="005C2F45">
        <w:rPr>
          <w:rFonts w:ascii="Times New Roman" w:eastAsia="標楷體" w:hAnsi="Times New Roman" w:cs="Times New Roman"/>
        </w:rPr>
        <w:t>英文網站資料為主，</w:t>
      </w:r>
      <w:r w:rsidR="00890E8A" w:rsidRPr="005C2F45">
        <w:rPr>
          <w:rFonts w:ascii="Times New Roman" w:eastAsia="標楷體" w:hAnsi="Times New Roman" w:cs="Times New Roman"/>
        </w:rPr>
        <w:t>蒐集英文電影相關資訊與英文使用者評論</w:t>
      </w:r>
      <w:r>
        <w:rPr>
          <w:rFonts w:ascii="Times New Roman" w:eastAsia="標楷體" w:hAnsi="Times New Roman" w:cs="Times New Roman" w:hint="eastAsia"/>
        </w:rPr>
        <w:t>。</w:t>
      </w:r>
      <w:r w:rsidR="00866FE5" w:rsidRPr="005C2F45">
        <w:rPr>
          <w:rFonts w:ascii="Times New Roman" w:eastAsia="標楷體" w:hAnsi="Times New Roman" w:cs="Times New Roman"/>
        </w:rPr>
        <w:t>資料收集的範圍</w:t>
      </w:r>
      <w:r>
        <w:rPr>
          <w:rFonts w:ascii="Times New Roman" w:eastAsia="標楷體" w:hAnsi="Times New Roman" w:cs="Times New Roman" w:hint="eastAsia"/>
        </w:rPr>
        <w:t>為</w:t>
      </w:r>
      <w:r w:rsidR="00866FE5" w:rsidRPr="005C2F45">
        <w:rPr>
          <w:rFonts w:ascii="Times New Roman" w:eastAsia="標楷體" w:hAnsi="Times New Roman" w:cs="Times New Roman"/>
        </w:rPr>
        <w:t>2010</w:t>
      </w:r>
      <w:r w:rsidR="00866FE5" w:rsidRPr="005C2F45">
        <w:rPr>
          <w:rFonts w:ascii="Times New Roman" w:eastAsia="標楷體" w:hAnsi="Times New Roman" w:cs="Times New Roman"/>
        </w:rPr>
        <w:t>年</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月</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號到</w:t>
      </w:r>
      <w:r w:rsidR="00866FE5" w:rsidRPr="005C2F45">
        <w:rPr>
          <w:rFonts w:ascii="Times New Roman" w:eastAsia="標楷體" w:hAnsi="Times New Roman" w:cs="Times New Roman"/>
        </w:rPr>
        <w:t>2020</w:t>
      </w:r>
      <w:r w:rsidR="00866FE5" w:rsidRPr="005C2F45">
        <w:rPr>
          <w:rFonts w:ascii="Times New Roman" w:eastAsia="標楷體" w:hAnsi="Times New Roman" w:cs="Times New Roman"/>
        </w:rPr>
        <w:t>年</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月</w:t>
      </w:r>
      <w:r w:rsidR="00866FE5" w:rsidRPr="005C2F45">
        <w:rPr>
          <w:rFonts w:ascii="Times New Roman" w:eastAsia="標楷體" w:hAnsi="Times New Roman" w:cs="Times New Roman"/>
        </w:rPr>
        <w:t>1</w:t>
      </w:r>
      <w:r w:rsidR="00866FE5" w:rsidRPr="005C2F45">
        <w:rPr>
          <w:rFonts w:ascii="Times New Roman" w:eastAsia="標楷體" w:hAnsi="Times New Roman" w:cs="Times New Roman"/>
        </w:rPr>
        <w:t>號期間的</w:t>
      </w:r>
      <w:r w:rsidR="00866FE5" w:rsidRPr="005C2F45">
        <w:rPr>
          <w:rFonts w:ascii="Times New Roman" w:eastAsia="標楷體" w:hAnsi="Times New Roman" w:cs="Times New Roman"/>
        </w:rPr>
        <w:t>IMDb Feature Film</w:t>
      </w:r>
      <w:r w:rsidR="00866FE5" w:rsidRPr="005C2F45">
        <w:rPr>
          <w:rFonts w:ascii="Times New Roman" w:eastAsia="標楷體" w:hAnsi="Times New Roman" w:cs="Times New Roman"/>
        </w:rPr>
        <w:t>前</w:t>
      </w:r>
      <w:r w:rsidR="00866FE5" w:rsidRPr="005C2F45">
        <w:rPr>
          <w:rFonts w:ascii="Times New Roman" w:eastAsia="標楷體" w:hAnsi="Times New Roman" w:cs="Times New Roman"/>
        </w:rPr>
        <w:t>1000</w:t>
      </w:r>
      <w:r w:rsidR="00866FE5" w:rsidRPr="005C2F45">
        <w:rPr>
          <w:rFonts w:ascii="Times New Roman" w:eastAsia="標楷體" w:hAnsi="Times New Roman" w:cs="Times New Roman"/>
        </w:rPr>
        <w:t>部電影，並且依照人氣排序進行蒐集</w:t>
      </w:r>
      <w:r w:rsidR="00E54AB3" w:rsidRPr="005C2F45">
        <w:rPr>
          <w:rFonts w:ascii="Times New Roman" w:eastAsia="標楷體" w:hAnsi="Times New Roman" w:cs="Times New Roman"/>
        </w:rPr>
        <w:t>。</w:t>
      </w:r>
      <w:r w:rsidR="00900831" w:rsidRPr="005C2F45">
        <w:rPr>
          <w:rFonts w:ascii="Times New Roman" w:eastAsia="標楷體" w:hAnsi="Times New Roman" w:cs="Times New Roman"/>
        </w:rPr>
        <w:t>圖</w:t>
      </w:r>
      <w:commentRangeStart w:id="82"/>
      <w:r w:rsidR="00900831" w:rsidRPr="005C2F45">
        <w:rPr>
          <w:rFonts w:ascii="Times New Roman" w:eastAsia="標楷體" w:hAnsi="Times New Roman" w:cs="Times New Roman"/>
        </w:rPr>
        <w:t>3-2</w:t>
      </w:r>
      <w:commentRangeEnd w:id="82"/>
      <w:r w:rsidR="001D5BC4">
        <w:rPr>
          <w:rStyle w:val="af5"/>
        </w:rPr>
        <w:commentReference w:id="82"/>
      </w:r>
      <w:r w:rsidR="00011D66" w:rsidRPr="005C2F45">
        <w:rPr>
          <w:rFonts w:ascii="Times New Roman" w:eastAsia="標楷體" w:hAnsi="Times New Roman" w:cs="Times New Roman"/>
        </w:rPr>
        <w:t>與圖</w:t>
      </w:r>
      <w:r w:rsidR="00011D66" w:rsidRPr="005C2F45">
        <w:rPr>
          <w:rFonts w:ascii="Times New Roman" w:eastAsia="標楷體" w:hAnsi="Times New Roman" w:cs="Times New Roman"/>
        </w:rPr>
        <w:t>3-3</w:t>
      </w:r>
      <w:r w:rsidR="00011D66" w:rsidRPr="005C2F45">
        <w:rPr>
          <w:rFonts w:ascii="Times New Roman" w:eastAsia="標楷體" w:hAnsi="Times New Roman" w:cs="Times New Roman"/>
        </w:rPr>
        <w:t>分別</w:t>
      </w:r>
      <w:r w:rsidR="00900831" w:rsidRPr="005C2F45">
        <w:rPr>
          <w:rFonts w:ascii="Times New Roman" w:eastAsia="標楷體" w:hAnsi="Times New Roman" w:cs="Times New Roman"/>
        </w:rPr>
        <w:t>為</w:t>
      </w:r>
      <w:r w:rsidR="00900831" w:rsidRPr="005C2F45">
        <w:rPr>
          <w:rFonts w:ascii="Times New Roman" w:eastAsia="標楷體" w:hAnsi="Times New Roman" w:cs="Times New Roman"/>
        </w:rPr>
        <w:t>IMDb</w:t>
      </w:r>
      <w:r w:rsidR="00244659" w:rsidRPr="005C2F45">
        <w:rPr>
          <w:rFonts w:ascii="Times New Roman" w:eastAsia="標楷體" w:hAnsi="Times New Roman" w:cs="Times New Roman"/>
        </w:rPr>
        <w:t xml:space="preserve"> </w:t>
      </w:r>
      <w:r w:rsidR="00900831" w:rsidRPr="005C2F45">
        <w:rPr>
          <w:rFonts w:ascii="Times New Roman" w:eastAsia="標楷體" w:hAnsi="Times New Roman" w:cs="Times New Roman"/>
        </w:rPr>
        <w:t>Feature Film</w:t>
      </w:r>
      <w:r w:rsidR="00900831" w:rsidRPr="005C2F45">
        <w:rPr>
          <w:rFonts w:ascii="Times New Roman" w:eastAsia="標楷體" w:hAnsi="Times New Roman" w:cs="Times New Roman"/>
        </w:rPr>
        <w:t>頁面範例</w:t>
      </w:r>
      <w:r w:rsidR="00011D66" w:rsidRPr="005C2F45">
        <w:rPr>
          <w:rFonts w:ascii="Times New Roman" w:eastAsia="標楷體" w:hAnsi="Times New Roman" w:cs="Times New Roman"/>
        </w:rPr>
        <w:t>與</w:t>
      </w:r>
      <w:r w:rsidR="00011D66" w:rsidRPr="005C2F45">
        <w:rPr>
          <w:rFonts w:ascii="Times New Roman" w:eastAsia="標楷體" w:hAnsi="Times New Roman" w:cs="Times New Roman"/>
        </w:rPr>
        <w:t>IMDb</w:t>
      </w:r>
      <w:r w:rsidR="00011D66" w:rsidRPr="005C2F45">
        <w:rPr>
          <w:rFonts w:ascii="Times New Roman" w:eastAsia="標楷體" w:hAnsi="Times New Roman" w:cs="Times New Roman"/>
        </w:rPr>
        <w:t>使用者評論頁面範例</w:t>
      </w:r>
      <w:r w:rsidR="00900831" w:rsidRPr="005C2F45">
        <w:rPr>
          <w:rFonts w:ascii="Times New Roman" w:eastAsia="標楷體" w:hAnsi="Times New Roman" w:cs="Times New Roman"/>
        </w:rPr>
        <w:t>。</w:t>
      </w:r>
    </w:p>
    <w:p w14:paraId="154F0992" w14:textId="77777777" w:rsidR="0098598C" w:rsidRPr="005C2F45" w:rsidRDefault="0098598C" w:rsidP="00FA2DBB">
      <w:pPr>
        <w:spacing w:line="360" w:lineRule="auto"/>
        <w:ind w:firstLine="993"/>
        <w:jc w:val="both"/>
        <w:rPr>
          <w:rFonts w:ascii="Times New Roman" w:eastAsia="標楷體" w:hAnsi="Times New Roman" w:cs="Times New Roman"/>
        </w:rPr>
      </w:pPr>
    </w:p>
    <w:p w14:paraId="15D56CD9" w14:textId="3D5F8573" w:rsidR="001102A9" w:rsidRPr="0098598C" w:rsidRDefault="0098598C" w:rsidP="0098598C">
      <w:pPr>
        <w:pStyle w:val="a9"/>
        <w:spacing w:line="360" w:lineRule="auto"/>
        <w:rPr>
          <w:rFonts w:ascii="Times New Roman" w:eastAsia="標楷體" w:hAnsi="Times New Roman" w:cs="Times New Roman"/>
        </w:rPr>
      </w:pPr>
      <w:bookmarkStart w:id="83" w:name="_Toc59113169"/>
      <w:bookmarkStart w:id="84" w:name="_Toc60186811"/>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2</w:t>
      </w:r>
      <w:r w:rsidRPr="005C2F45">
        <w:rPr>
          <w:rFonts w:ascii="Times New Roman" w:eastAsia="標楷體" w:hAnsi="Times New Roman" w:cs="Times New Roman"/>
        </w:rPr>
        <w:fldChar w:fldCharType="end"/>
      </w:r>
      <w:bookmarkEnd w:id="83"/>
      <w:r w:rsidRPr="005C2F45">
        <w:rPr>
          <w:rFonts w:ascii="Times New Roman" w:eastAsia="標楷體" w:hAnsi="Times New Roman" w:cs="Times New Roman"/>
        </w:rPr>
        <w:t xml:space="preserve">: </w:t>
      </w:r>
      <w:commentRangeStart w:id="85"/>
      <w:r w:rsidRPr="005C2F45">
        <w:rPr>
          <w:rFonts w:ascii="Times New Roman" w:eastAsia="標楷體" w:hAnsi="Times New Roman" w:cs="Times New Roman"/>
        </w:rPr>
        <w:t>IMDb Feature Film</w:t>
      </w:r>
      <w:r w:rsidRPr="005C2F45">
        <w:rPr>
          <w:rFonts w:ascii="Times New Roman" w:eastAsia="標楷體" w:hAnsi="Times New Roman" w:cs="Times New Roman"/>
        </w:rPr>
        <w:t>頁面</w:t>
      </w:r>
      <w:bookmarkEnd w:id="84"/>
      <w:commentRangeEnd w:id="85"/>
      <w:r w:rsidR="00B557AA">
        <w:rPr>
          <w:rStyle w:val="af5"/>
          <w:rFonts w:cstheme="minorBidi"/>
          <w:i w:val="0"/>
          <w:iCs w:val="0"/>
        </w:rPr>
        <w:commentReference w:id="85"/>
      </w:r>
    </w:p>
    <w:p w14:paraId="66E3E138" w14:textId="08DB0C21" w:rsidR="00A42A2A" w:rsidRPr="005C2F45" w:rsidRDefault="00B443F1" w:rsidP="00FA2DBB">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0286BE3B" wp14:editId="6E9D65F5">
            <wp:extent cx="5579745" cy="2619690"/>
            <wp:effectExtent l="19050" t="19050" r="20955" b="285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619690"/>
                    </a:xfrm>
                    <a:prstGeom prst="rect">
                      <a:avLst/>
                    </a:prstGeom>
                    <a:ln>
                      <a:solidFill>
                        <a:schemeClr val="tx1"/>
                      </a:solidFill>
                    </a:ln>
                  </pic:spPr>
                </pic:pic>
              </a:graphicData>
            </a:graphic>
          </wp:inline>
        </w:drawing>
      </w:r>
    </w:p>
    <w:p w14:paraId="5C906ED2" w14:textId="4FF3B2B8" w:rsidR="0098598C" w:rsidRDefault="00A42A2A"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531C0C6B" w14:textId="77777777" w:rsidR="0098598C" w:rsidRDefault="0098598C">
      <w:pPr>
        <w:widowControl/>
        <w:rPr>
          <w:rFonts w:ascii="Times New Roman" w:eastAsia="標楷體" w:hAnsi="Times New Roman" w:cs="Times New Roman"/>
        </w:rPr>
      </w:pPr>
      <w:r>
        <w:rPr>
          <w:rFonts w:ascii="Times New Roman" w:eastAsia="標楷體" w:hAnsi="Times New Roman" w:cs="Times New Roman"/>
        </w:rPr>
        <w:br w:type="page"/>
      </w:r>
    </w:p>
    <w:p w14:paraId="64EC2DC9" w14:textId="39D73353" w:rsidR="00011D66" w:rsidRPr="005C2F45" w:rsidRDefault="0098598C" w:rsidP="0098598C">
      <w:pPr>
        <w:pStyle w:val="a9"/>
        <w:spacing w:line="360" w:lineRule="auto"/>
        <w:rPr>
          <w:rFonts w:ascii="Times New Roman" w:eastAsia="標楷體" w:hAnsi="Times New Roman" w:cs="Times New Roman"/>
        </w:rPr>
      </w:pPr>
      <w:bookmarkStart w:id="86" w:name="_Toc60186812"/>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3</w:t>
      </w:r>
      <w:r w:rsidRPr="005C2F45">
        <w:rPr>
          <w:rFonts w:ascii="Times New Roman" w:eastAsia="標楷體" w:hAnsi="Times New Roman" w:cs="Times New Roman"/>
        </w:rPr>
        <w:fldChar w:fldCharType="end"/>
      </w:r>
      <w:r w:rsidRPr="005C2F45">
        <w:rPr>
          <w:rFonts w:ascii="Times New Roman" w:eastAsia="標楷體" w:hAnsi="Times New Roman" w:cs="Times New Roman"/>
        </w:rPr>
        <w:t>: IMDb</w:t>
      </w:r>
      <w:r w:rsidRPr="005C2F45">
        <w:rPr>
          <w:rFonts w:ascii="Times New Roman" w:eastAsia="標楷體" w:hAnsi="Times New Roman" w:cs="Times New Roman"/>
        </w:rPr>
        <w:t>使用者評論頁面</w:t>
      </w:r>
      <w:bookmarkEnd w:id="86"/>
    </w:p>
    <w:p w14:paraId="0D6136C2" w14:textId="77777777" w:rsidR="00011D66" w:rsidRPr="005C2F45" w:rsidRDefault="00011D66" w:rsidP="00011D66">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22E942B5" wp14:editId="7A1183AC">
            <wp:extent cx="5579745" cy="2619690"/>
            <wp:effectExtent l="19050" t="19050" r="20955" b="285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619690"/>
                    </a:xfrm>
                    <a:prstGeom prst="rect">
                      <a:avLst/>
                    </a:prstGeom>
                    <a:ln>
                      <a:solidFill>
                        <a:schemeClr val="tx1"/>
                      </a:solidFill>
                    </a:ln>
                  </pic:spPr>
                </pic:pic>
              </a:graphicData>
            </a:graphic>
          </wp:inline>
        </w:drawing>
      </w:r>
    </w:p>
    <w:p w14:paraId="3DB34EF8" w14:textId="77777777" w:rsidR="00011D66" w:rsidRPr="005C2F45" w:rsidRDefault="00011D66"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4038559B" w14:textId="77777777" w:rsidR="00264E6D" w:rsidRDefault="00264E6D" w:rsidP="00264E6D">
      <w:pPr>
        <w:spacing w:line="360" w:lineRule="auto"/>
        <w:jc w:val="both"/>
        <w:rPr>
          <w:rFonts w:ascii="Times New Roman" w:eastAsia="標楷體" w:hAnsi="Times New Roman" w:cs="Times New Roman"/>
        </w:rPr>
      </w:pPr>
    </w:p>
    <w:p w14:paraId="554246DE" w14:textId="0EBB3DA3" w:rsidR="00011D66" w:rsidRPr="005C2F45" w:rsidRDefault="00932615"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經上述步驟</w:t>
      </w:r>
      <w:r w:rsidR="00011D66" w:rsidRPr="005C2F45">
        <w:rPr>
          <w:rFonts w:ascii="Times New Roman" w:eastAsia="標楷體" w:hAnsi="Times New Roman" w:cs="Times New Roman"/>
        </w:rPr>
        <w:t>所收集的資料類型可分為電影資訊及使用者評論，在與電影相關的資料中收集該電影名稱、播放時常、電影分類、總體評分及電影的劇情關鍵字，如表</w:t>
      </w:r>
      <w:r w:rsidR="00011D66" w:rsidRPr="005C2F45">
        <w:rPr>
          <w:rFonts w:ascii="Times New Roman" w:eastAsia="標楷體" w:hAnsi="Times New Roman" w:cs="Times New Roman"/>
        </w:rPr>
        <w:t>3-1</w:t>
      </w:r>
      <w:r w:rsidR="00011D66" w:rsidRPr="005C2F45">
        <w:rPr>
          <w:rFonts w:ascii="Times New Roman" w:eastAsia="標楷體" w:hAnsi="Times New Roman" w:cs="Times New Roman"/>
        </w:rPr>
        <w:t>所示；而表</w:t>
      </w:r>
      <w:r w:rsidR="00011D66" w:rsidRPr="005C2F45">
        <w:rPr>
          <w:rFonts w:ascii="Times New Roman" w:eastAsia="標楷體" w:hAnsi="Times New Roman" w:cs="Times New Roman"/>
        </w:rPr>
        <w:t>3-2</w:t>
      </w:r>
      <w:r w:rsidR="00011D66" w:rsidRPr="005C2F45">
        <w:rPr>
          <w:rFonts w:ascii="Times New Roman" w:eastAsia="標楷體" w:hAnsi="Times New Roman" w:cs="Times New Roman"/>
        </w:rPr>
        <w:t>為則為使用者評論的資料說明，收集的資料欄位包含評論的使用者</w:t>
      </w:r>
      <w:r w:rsidR="00011D66" w:rsidRPr="005C2F45">
        <w:rPr>
          <w:rFonts w:ascii="Times New Roman" w:eastAsia="標楷體" w:hAnsi="Times New Roman" w:cs="Times New Roman"/>
        </w:rPr>
        <w:t>ID</w:t>
      </w:r>
      <w:r w:rsidR="00011D66" w:rsidRPr="005C2F45">
        <w:rPr>
          <w:rFonts w:ascii="Times New Roman" w:eastAsia="標楷體" w:hAnsi="Times New Roman" w:cs="Times New Roman"/>
        </w:rPr>
        <w:t>、評論時間、有效投票數、總投票數、使用者的評分及使用者對於電影的評論內容。</w:t>
      </w:r>
    </w:p>
    <w:p w14:paraId="21CB7884" w14:textId="5472B2FD" w:rsidR="006C73BE" w:rsidRPr="005C2F45" w:rsidRDefault="006C73BE" w:rsidP="00FA2DBB">
      <w:pPr>
        <w:spacing w:line="360" w:lineRule="auto"/>
        <w:jc w:val="both"/>
        <w:rPr>
          <w:rFonts w:ascii="Times New Roman" w:eastAsia="標楷體" w:hAnsi="Times New Roman" w:cs="Times New Roman"/>
        </w:rPr>
      </w:pPr>
    </w:p>
    <w:p w14:paraId="04DAEDA4" w14:textId="5CD325F4" w:rsidR="0075066A" w:rsidRPr="005C2F45" w:rsidRDefault="00E22260" w:rsidP="00E22260">
      <w:pPr>
        <w:pStyle w:val="a9"/>
        <w:rPr>
          <w:rFonts w:ascii="Times New Roman" w:eastAsia="標楷體" w:hAnsi="Times New Roman" w:cs="Times New Roman"/>
        </w:rPr>
      </w:pPr>
      <w:bookmarkStart w:id="87" w:name="_Toc60186824"/>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1</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00F1540E" w:rsidRPr="005C2F45">
        <w:rPr>
          <w:rFonts w:ascii="Times New Roman" w:eastAsia="標楷體" w:hAnsi="Times New Roman" w:cs="Times New Roman"/>
        </w:rPr>
        <w:t>電影相關</w:t>
      </w:r>
      <w:r w:rsidR="00CE41F5" w:rsidRPr="005C2F45">
        <w:rPr>
          <w:rFonts w:ascii="Times New Roman" w:eastAsia="標楷體" w:hAnsi="Times New Roman" w:cs="Times New Roman"/>
        </w:rPr>
        <w:t>資料</w:t>
      </w:r>
      <w:r w:rsidRPr="005C2F45">
        <w:rPr>
          <w:rFonts w:ascii="Times New Roman" w:eastAsia="標楷體" w:hAnsi="Times New Roman" w:cs="Times New Roman"/>
        </w:rPr>
        <w:t>說明</w:t>
      </w:r>
      <w:bookmarkEnd w:id="87"/>
    </w:p>
    <w:tbl>
      <w:tblPr>
        <w:tblStyle w:val="af0"/>
        <w:tblW w:w="0" w:type="auto"/>
        <w:jc w:val="center"/>
        <w:tblLook w:val="04A0" w:firstRow="1" w:lastRow="0" w:firstColumn="1" w:lastColumn="0" w:noHBand="0" w:noVBand="1"/>
      </w:tblPr>
      <w:tblGrid>
        <w:gridCol w:w="4388"/>
        <w:gridCol w:w="4389"/>
      </w:tblGrid>
      <w:tr w:rsidR="007D6C90" w:rsidRPr="005C2F45" w14:paraId="67C7BC0E" w14:textId="77777777" w:rsidTr="00E22260">
        <w:trPr>
          <w:jc w:val="center"/>
        </w:trPr>
        <w:tc>
          <w:tcPr>
            <w:tcW w:w="4388" w:type="dxa"/>
          </w:tcPr>
          <w:p w14:paraId="3CC4A051" w14:textId="3675D68B"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資料名稱</w:t>
            </w:r>
          </w:p>
        </w:tc>
        <w:tc>
          <w:tcPr>
            <w:tcW w:w="4389" w:type="dxa"/>
          </w:tcPr>
          <w:p w14:paraId="5E471399" w14:textId="6646E94A"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說明</w:t>
            </w:r>
          </w:p>
        </w:tc>
      </w:tr>
      <w:tr w:rsidR="007D6C90" w:rsidRPr="005C2F45" w14:paraId="089D08B1" w14:textId="77777777" w:rsidTr="00E22260">
        <w:trPr>
          <w:jc w:val="center"/>
        </w:trPr>
        <w:tc>
          <w:tcPr>
            <w:tcW w:w="4388" w:type="dxa"/>
          </w:tcPr>
          <w:p w14:paraId="74865F5E" w14:textId="53FED932"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Title</w:t>
            </w:r>
          </w:p>
        </w:tc>
        <w:tc>
          <w:tcPr>
            <w:tcW w:w="4389" w:type="dxa"/>
          </w:tcPr>
          <w:p w14:paraId="620583C5" w14:textId="46667F64"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電影名稱</w:t>
            </w:r>
          </w:p>
        </w:tc>
      </w:tr>
      <w:tr w:rsidR="007D6C90" w:rsidRPr="005C2F45" w14:paraId="3E33BD1B" w14:textId="77777777" w:rsidTr="00E22260">
        <w:trPr>
          <w:jc w:val="center"/>
        </w:trPr>
        <w:tc>
          <w:tcPr>
            <w:tcW w:w="4388" w:type="dxa"/>
          </w:tcPr>
          <w:p w14:paraId="0B6325E7" w14:textId="6764E296"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Length</w:t>
            </w:r>
          </w:p>
        </w:tc>
        <w:tc>
          <w:tcPr>
            <w:tcW w:w="4389" w:type="dxa"/>
          </w:tcPr>
          <w:p w14:paraId="75B1B9D9" w14:textId="15F50781"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電影時長</w:t>
            </w:r>
          </w:p>
        </w:tc>
      </w:tr>
      <w:tr w:rsidR="007D6C90" w:rsidRPr="005C2F45" w14:paraId="3F2ABE17" w14:textId="77777777" w:rsidTr="00E22260">
        <w:trPr>
          <w:jc w:val="center"/>
        </w:trPr>
        <w:tc>
          <w:tcPr>
            <w:tcW w:w="4388" w:type="dxa"/>
          </w:tcPr>
          <w:p w14:paraId="61EA97A3" w14:textId="790241F7"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Genres</w:t>
            </w:r>
          </w:p>
        </w:tc>
        <w:tc>
          <w:tcPr>
            <w:tcW w:w="4389" w:type="dxa"/>
          </w:tcPr>
          <w:p w14:paraId="7FC83874" w14:textId="7D8FE7F4"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電影類別</w:t>
            </w:r>
          </w:p>
        </w:tc>
      </w:tr>
      <w:tr w:rsidR="007D6C90" w:rsidRPr="005C2F45" w14:paraId="3D4DB359" w14:textId="77777777" w:rsidTr="00E22260">
        <w:trPr>
          <w:jc w:val="center"/>
        </w:trPr>
        <w:tc>
          <w:tcPr>
            <w:tcW w:w="4388" w:type="dxa"/>
          </w:tcPr>
          <w:p w14:paraId="65CB4D3F" w14:textId="20024D89"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Overall_Rating</w:t>
            </w:r>
          </w:p>
        </w:tc>
        <w:tc>
          <w:tcPr>
            <w:tcW w:w="4389" w:type="dxa"/>
          </w:tcPr>
          <w:p w14:paraId="435F625F" w14:textId="7BDFA98F"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電影總評分</w:t>
            </w:r>
          </w:p>
        </w:tc>
      </w:tr>
      <w:tr w:rsidR="007D6C90" w:rsidRPr="005C2F45" w14:paraId="3978D3A3" w14:textId="77777777" w:rsidTr="00E22260">
        <w:trPr>
          <w:jc w:val="center"/>
        </w:trPr>
        <w:tc>
          <w:tcPr>
            <w:tcW w:w="4388" w:type="dxa"/>
          </w:tcPr>
          <w:p w14:paraId="2C2E6FB7" w14:textId="3407A295"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Plot_Keyword</w:t>
            </w:r>
          </w:p>
        </w:tc>
        <w:tc>
          <w:tcPr>
            <w:tcW w:w="4389" w:type="dxa"/>
          </w:tcPr>
          <w:p w14:paraId="0C8084F1" w14:textId="64D57BC6" w:rsidR="007D6C90" w:rsidRPr="005C2F45" w:rsidRDefault="007D6C90" w:rsidP="00E22260">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劇情關鍵字</w:t>
            </w:r>
          </w:p>
        </w:tc>
      </w:tr>
    </w:tbl>
    <w:p w14:paraId="6268AB03" w14:textId="77777777" w:rsidR="00134E17" w:rsidRPr="005C2F45" w:rsidRDefault="00E22260" w:rsidP="00134E17">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612E35CC" w14:textId="77777777" w:rsidR="00134E17" w:rsidRPr="005C2F45" w:rsidRDefault="00134E17" w:rsidP="00134E17">
      <w:pPr>
        <w:spacing w:line="360" w:lineRule="auto"/>
        <w:rPr>
          <w:rFonts w:ascii="Times New Roman" w:eastAsia="標楷體" w:hAnsi="Times New Roman" w:cs="Times New Roman"/>
        </w:rPr>
      </w:pPr>
    </w:p>
    <w:p w14:paraId="24246D8E" w14:textId="48F5D848" w:rsidR="002A2252" w:rsidRPr="005C2F45" w:rsidRDefault="00134E17" w:rsidP="00134E17">
      <w:pPr>
        <w:pStyle w:val="a9"/>
        <w:rPr>
          <w:rFonts w:ascii="Times New Roman" w:eastAsia="標楷體" w:hAnsi="Times New Roman" w:cs="Times New Roman"/>
        </w:rPr>
      </w:pPr>
      <w:bookmarkStart w:id="88" w:name="_Toc60186825"/>
      <w:r w:rsidRPr="005C2F45">
        <w:rPr>
          <w:rFonts w:ascii="Times New Roman" w:eastAsia="標楷體" w:hAnsi="Times New Roman" w:cs="Times New Roman"/>
        </w:rPr>
        <w:lastRenderedPageBreak/>
        <w:t>表</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表</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2</w:t>
      </w:r>
      <w:r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002A2252" w:rsidRPr="005C2F45">
        <w:rPr>
          <w:rFonts w:ascii="Times New Roman" w:eastAsia="標楷體" w:hAnsi="Times New Roman" w:cs="Times New Roman"/>
        </w:rPr>
        <w:t>使用者評論資料說明</w:t>
      </w:r>
      <w:bookmarkEnd w:id="88"/>
    </w:p>
    <w:tbl>
      <w:tblPr>
        <w:tblStyle w:val="af0"/>
        <w:tblW w:w="0" w:type="auto"/>
        <w:jc w:val="center"/>
        <w:tblLook w:val="04A0" w:firstRow="1" w:lastRow="0" w:firstColumn="1" w:lastColumn="0" w:noHBand="0" w:noVBand="1"/>
      </w:tblPr>
      <w:tblGrid>
        <w:gridCol w:w="4388"/>
        <w:gridCol w:w="4389"/>
      </w:tblGrid>
      <w:tr w:rsidR="00F1540E" w:rsidRPr="005C2F45" w14:paraId="6CAB67AB" w14:textId="77777777" w:rsidTr="00BF23EB">
        <w:trPr>
          <w:jc w:val="center"/>
        </w:trPr>
        <w:tc>
          <w:tcPr>
            <w:tcW w:w="4388" w:type="dxa"/>
          </w:tcPr>
          <w:p w14:paraId="466C042F" w14:textId="7FE92CDC"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資料名稱</w:t>
            </w:r>
          </w:p>
        </w:tc>
        <w:tc>
          <w:tcPr>
            <w:tcW w:w="4389" w:type="dxa"/>
          </w:tcPr>
          <w:p w14:paraId="38E963EE" w14:textId="06CE2B62"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說明</w:t>
            </w:r>
          </w:p>
        </w:tc>
      </w:tr>
      <w:tr w:rsidR="00F1540E" w:rsidRPr="005C2F45" w14:paraId="77956064" w14:textId="77777777" w:rsidTr="00BF23EB">
        <w:trPr>
          <w:jc w:val="center"/>
        </w:trPr>
        <w:tc>
          <w:tcPr>
            <w:tcW w:w="4388" w:type="dxa"/>
          </w:tcPr>
          <w:p w14:paraId="64DD7AF0"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User_ID</w:t>
            </w:r>
          </w:p>
        </w:tc>
        <w:tc>
          <w:tcPr>
            <w:tcW w:w="4389" w:type="dxa"/>
          </w:tcPr>
          <w:p w14:paraId="1FC22F18"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使用者</w:t>
            </w:r>
            <w:r w:rsidRPr="005C2F45">
              <w:rPr>
                <w:rFonts w:ascii="Times New Roman" w:eastAsia="標楷體" w:hAnsi="Times New Roman" w:cs="Times New Roman"/>
              </w:rPr>
              <w:t>ID</w:t>
            </w:r>
          </w:p>
        </w:tc>
      </w:tr>
      <w:tr w:rsidR="00F1540E" w:rsidRPr="005C2F45" w14:paraId="6177EA90" w14:textId="77777777" w:rsidTr="00BF23EB">
        <w:trPr>
          <w:jc w:val="center"/>
        </w:trPr>
        <w:tc>
          <w:tcPr>
            <w:tcW w:w="4388" w:type="dxa"/>
          </w:tcPr>
          <w:p w14:paraId="389FD0C4"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Review_Date</w:t>
            </w:r>
          </w:p>
        </w:tc>
        <w:tc>
          <w:tcPr>
            <w:tcW w:w="4389" w:type="dxa"/>
          </w:tcPr>
          <w:p w14:paraId="6618D388"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評論時間</w:t>
            </w:r>
          </w:p>
        </w:tc>
      </w:tr>
      <w:tr w:rsidR="00F1540E" w:rsidRPr="005C2F45" w14:paraId="4249A556" w14:textId="77777777" w:rsidTr="00BF23EB">
        <w:trPr>
          <w:jc w:val="center"/>
        </w:trPr>
        <w:tc>
          <w:tcPr>
            <w:tcW w:w="4388" w:type="dxa"/>
          </w:tcPr>
          <w:p w14:paraId="506E6E34"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Up_Vote</w:t>
            </w:r>
          </w:p>
        </w:tc>
        <w:tc>
          <w:tcPr>
            <w:tcW w:w="4389" w:type="dxa"/>
          </w:tcPr>
          <w:p w14:paraId="37869D34"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有效投票</w:t>
            </w:r>
          </w:p>
        </w:tc>
      </w:tr>
      <w:tr w:rsidR="00F1540E" w:rsidRPr="005C2F45" w14:paraId="3515A18B" w14:textId="77777777" w:rsidTr="00BF23EB">
        <w:trPr>
          <w:jc w:val="center"/>
        </w:trPr>
        <w:tc>
          <w:tcPr>
            <w:tcW w:w="4388" w:type="dxa"/>
          </w:tcPr>
          <w:p w14:paraId="1E58BF18"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Total_Vote</w:t>
            </w:r>
          </w:p>
        </w:tc>
        <w:tc>
          <w:tcPr>
            <w:tcW w:w="4389" w:type="dxa"/>
          </w:tcPr>
          <w:p w14:paraId="4DA7AFF1"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總投票</w:t>
            </w:r>
          </w:p>
        </w:tc>
      </w:tr>
      <w:tr w:rsidR="00F1540E" w:rsidRPr="005C2F45" w14:paraId="6F3FDE35" w14:textId="77777777" w:rsidTr="00BF23EB">
        <w:trPr>
          <w:jc w:val="center"/>
        </w:trPr>
        <w:tc>
          <w:tcPr>
            <w:tcW w:w="4388" w:type="dxa"/>
          </w:tcPr>
          <w:p w14:paraId="19E3280A"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User_Rating</w:t>
            </w:r>
          </w:p>
        </w:tc>
        <w:tc>
          <w:tcPr>
            <w:tcW w:w="4389" w:type="dxa"/>
          </w:tcPr>
          <w:p w14:paraId="3A83D99B"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使用者評分</w:t>
            </w:r>
          </w:p>
        </w:tc>
      </w:tr>
      <w:tr w:rsidR="00F1540E" w:rsidRPr="005C2F45" w14:paraId="015EBBBE" w14:textId="77777777" w:rsidTr="00BF23EB">
        <w:trPr>
          <w:jc w:val="center"/>
        </w:trPr>
        <w:tc>
          <w:tcPr>
            <w:tcW w:w="4388" w:type="dxa"/>
          </w:tcPr>
          <w:p w14:paraId="003C7B5D"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User_Review</w:t>
            </w:r>
          </w:p>
        </w:tc>
        <w:tc>
          <w:tcPr>
            <w:tcW w:w="4389" w:type="dxa"/>
          </w:tcPr>
          <w:p w14:paraId="2B5545AD" w14:textId="77777777" w:rsidR="00F1540E" w:rsidRPr="005C2F45" w:rsidRDefault="00F1540E" w:rsidP="00BF23E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使用者評論</w:t>
            </w:r>
          </w:p>
        </w:tc>
      </w:tr>
    </w:tbl>
    <w:p w14:paraId="41F98A67" w14:textId="6AF8225A" w:rsidR="00F1540E" w:rsidRPr="005C2F45" w:rsidRDefault="00776AA6" w:rsidP="00776AA6">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4C4AC716" w14:textId="77777777" w:rsidR="00776AA6" w:rsidRPr="005C2F45" w:rsidRDefault="00776AA6" w:rsidP="00134E17">
      <w:pPr>
        <w:spacing w:line="360" w:lineRule="auto"/>
        <w:rPr>
          <w:rFonts w:ascii="Times New Roman" w:eastAsia="標楷體" w:hAnsi="Times New Roman" w:cs="Times New Roman"/>
        </w:rPr>
      </w:pPr>
    </w:p>
    <w:p w14:paraId="7C7BCA0B" w14:textId="77777777" w:rsidR="00FE318C" w:rsidRPr="005C2F45" w:rsidRDefault="00FE318C" w:rsidP="00FA2DBB">
      <w:pPr>
        <w:spacing w:line="360" w:lineRule="auto"/>
        <w:jc w:val="both"/>
        <w:rPr>
          <w:rFonts w:ascii="Times New Roman" w:eastAsia="標楷體" w:hAnsi="Times New Roman" w:cs="Times New Roman"/>
        </w:rPr>
      </w:pPr>
    </w:p>
    <w:p w14:paraId="4949A6EE" w14:textId="67F91EE1" w:rsidR="00264E6D" w:rsidRDefault="0084458E" w:rsidP="00264E6D">
      <w:pPr>
        <w:pStyle w:val="2"/>
        <w:numPr>
          <w:ilvl w:val="1"/>
          <w:numId w:val="20"/>
        </w:numPr>
        <w:spacing w:line="360" w:lineRule="auto"/>
        <w:ind w:left="567"/>
        <w:jc w:val="both"/>
        <w:rPr>
          <w:rFonts w:ascii="Times New Roman" w:eastAsia="標楷體" w:hAnsi="Times New Roman" w:cs="Times New Roman"/>
          <w:sz w:val="28"/>
          <w:szCs w:val="28"/>
        </w:rPr>
      </w:pPr>
      <w:bookmarkStart w:id="89" w:name="_Toc60187106"/>
      <w:r w:rsidRPr="005C2F45">
        <w:rPr>
          <w:rFonts w:ascii="Times New Roman" w:eastAsia="標楷體" w:hAnsi="Times New Roman" w:cs="Times New Roman"/>
          <w:sz w:val="28"/>
          <w:szCs w:val="28"/>
        </w:rPr>
        <w:t>資料前處理</w:t>
      </w:r>
      <w:bookmarkEnd w:id="89"/>
    </w:p>
    <w:p w14:paraId="5B2288CF" w14:textId="77777777" w:rsidR="00264E6D" w:rsidRPr="00264E6D" w:rsidRDefault="00264E6D" w:rsidP="00264E6D"/>
    <w:p w14:paraId="799321F3" w14:textId="369DAD28" w:rsidR="001102A9" w:rsidRPr="005C2F45" w:rsidRDefault="00250388" w:rsidP="00264E6D">
      <w:pPr>
        <w:pStyle w:val="2"/>
        <w:numPr>
          <w:ilvl w:val="2"/>
          <w:numId w:val="33"/>
        </w:numPr>
        <w:spacing w:line="360" w:lineRule="auto"/>
        <w:ind w:left="1134"/>
        <w:jc w:val="both"/>
        <w:rPr>
          <w:rFonts w:ascii="Times New Roman" w:eastAsia="標楷體" w:hAnsi="Times New Roman" w:cs="Times New Roman"/>
          <w:sz w:val="24"/>
          <w:szCs w:val="24"/>
        </w:rPr>
      </w:pPr>
      <w:bookmarkStart w:id="90" w:name="_Toc60187107"/>
      <w:r w:rsidRPr="005C2F45">
        <w:rPr>
          <w:rFonts w:ascii="Times New Roman" w:eastAsia="標楷體" w:hAnsi="Times New Roman" w:cs="Times New Roman"/>
          <w:sz w:val="24"/>
          <w:szCs w:val="24"/>
        </w:rPr>
        <w:t>評論</w:t>
      </w:r>
      <w:r w:rsidR="004E65BC" w:rsidRPr="005C2F45">
        <w:rPr>
          <w:rFonts w:ascii="Times New Roman" w:eastAsia="標楷體" w:hAnsi="Times New Roman" w:cs="Times New Roman"/>
          <w:sz w:val="24"/>
          <w:szCs w:val="24"/>
        </w:rPr>
        <w:t>篩選</w:t>
      </w:r>
      <w:bookmarkEnd w:id="90"/>
    </w:p>
    <w:p w14:paraId="0EA2526E"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0C838F0D" w14:textId="0440FEFC" w:rsidR="002C1142" w:rsidRDefault="00D107B2"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收集到的使用者評論會基於其他使用者給予的評論有用度進行篩選。</w:t>
      </w:r>
      <w:r w:rsidR="002C1142" w:rsidRPr="005C2F45">
        <w:rPr>
          <w:rFonts w:ascii="Times New Roman" w:eastAsia="標楷體" w:hAnsi="Times New Roman" w:cs="Times New Roman"/>
        </w:rPr>
        <w:t>圖</w:t>
      </w:r>
      <w:r w:rsidR="002C1142" w:rsidRPr="005C2F45">
        <w:rPr>
          <w:rFonts w:ascii="Times New Roman" w:eastAsia="標楷體" w:hAnsi="Times New Roman" w:cs="Times New Roman"/>
        </w:rPr>
        <w:t>3-4</w:t>
      </w:r>
      <w:r w:rsidR="002C1142" w:rsidRPr="005C2F45">
        <w:rPr>
          <w:rFonts w:ascii="Times New Roman" w:eastAsia="標楷體" w:hAnsi="Times New Roman" w:cs="Times New Roman"/>
        </w:rPr>
        <w:t>為</w:t>
      </w:r>
      <w:r w:rsidR="002C1142" w:rsidRPr="005C2F45">
        <w:rPr>
          <w:rFonts w:ascii="Times New Roman" w:eastAsia="標楷體" w:hAnsi="Times New Roman" w:cs="Times New Roman"/>
        </w:rPr>
        <w:t>IMDb</w:t>
      </w:r>
      <w:r w:rsidR="002C1142" w:rsidRPr="005C2F45">
        <w:rPr>
          <w:rFonts w:ascii="Times New Roman" w:eastAsia="標楷體" w:hAnsi="Times New Roman" w:cs="Times New Roman"/>
        </w:rPr>
        <w:t>有用評論投票頁面範例。</w:t>
      </w:r>
      <w:r w:rsidRPr="005C2F45">
        <w:rPr>
          <w:rFonts w:ascii="Times New Roman" w:eastAsia="標楷體" w:hAnsi="Times New Roman" w:cs="Times New Roman"/>
        </w:rPr>
        <w:t>IMDb</w:t>
      </w:r>
      <w:r w:rsidR="004A6587" w:rsidRPr="005C2F45">
        <w:rPr>
          <w:rFonts w:ascii="Times New Roman" w:eastAsia="標楷體" w:hAnsi="Times New Roman" w:cs="Times New Roman"/>
        </w:rPr>
        <w:t>上若使用者想發表電影評論，只需在</w:t>
      </w:r>
      <w:r w:rsidR="004A6587" w:rsidRPr="005C2F45">
        <w:rPr>
          <w:rFonts w:ascii="Times New Roman" w:eastAsia="標楷體" w:hAnsi="Times New Roman" w:cs="Times New Roman"/>
        </w:rPr>
        <w:t>IMDb</w:t>
      </w:r>
      <w:r w:rsidR="004A6587" w:rsidRPr="005C2F45">
        <w:rPr>
          <w:rFonts w:ascii="Times New Roman" w:eastAsia="標楷體" w:hAnsi="Times New Roman" w:cs="Times New Roman"/>
        </w:rPr>
        <w:t>上註冊帳號即可開始撰寫，</w:t>
      </w:r>
      <w:r w:rsidR="009B121F" w:rsidRPr="005C2F45">
        <w:rPr>
          <w:rFonts w:ascii="Times New Roman" w:eastAsia="標楷體" w:hAnsi="Times New Roman" w:cs="Times New Roman"/>
        </w:rPr>
        <w:t>然而網站上無法判別發表該評論的使用者是否觀看過該電影</w:t>
      </w:r>
      <w:r w:rsidR="004F0853" w:rsidRPr="005C2F45">
        <w:rPr>
          <w:rFonts w:ascii="Times New Roman" w:eastAsia="標楷體" w:hAnsi="Times New Roman" w:cs="Times New Roman"/>
        </w:rPr>
        <w:t>，此問題可能造成收集到的評論無法準確的</w:t>
      </w:r>
      <w:r w:rsidR="000B0102" w:rsidRPr="005C2F45">
        <w:rPr>
          <w:rFonts w:ascii="Times New Roman" w:eastAsia="標楷體" w:hAnsi="Times New Roman" w:cs="Times New Roman"/>
        </w:rPr>
        <w:t>代表使用者對該部電影的主觀想法</w:t>
      </w:r>
      <w:r w:rsidR="009B121F" w:rsidRPr="005C2F45">
        <w:rPr>
          <w:rFonts w:ascii="Times New Roman" w:eastAsia="標楷體" w:hAnsi="Times New Roman" w:cs="Times New Roman"/>
        </w:rPr>
        <w:t>。</w:t>
      </w:r>
    </w:p>
    <w:p w14:paraId="4C82C5CA" w14:textId="77777777" w:rsidR="00264E6D" w:rsidRPr="005C2F45" w:rsidRDefault="00264E6D" w:rsidP="00264E6D">
      <w:pPr>
        <w:spacing w:line="360" w:lineRule="auto"/>
        <w:ind w:leftChars="236" w:left="566" w:firstLineChars="200" w:firstLine="480"/>
        <w:jc w:val="both"/>
        <w:rPr>
          <w:rFonts w:ascii="Times New Roman" w:eastAsia="標楷體" w:hAnsi="Times New Roman" w:cs="Times New Roman"/>
        </w:rPr>
      </w:pPr>
    </w:p>
    <w:p w14:paraId="2E139EAB" w14:textId="68AFE2DE" w:rsidR="002C1142" w:rsidRPr="0098598C" w:rsidRDefault="0098598C" w:rsidP="0009574E">
      <w:pPr>
        <w:pStyle w:val="a9"/>
        <w:spacing w:line="360" w:lineRule="auto"/>
        <w:ind w:leftChars="200" w:left="566" w:hangingChars="36" w:hanging="86"/>
        <w:rPr>
          <w:rFonts w:ascii="Times New Roman" w:eastAsia="標楷體" w:hAnsi="Times New Roman" w:cs="Times New Roman"/>
        </w:rPr>
      </w:pPr>
      <w:bookmarkStart w:id="91" w:name="_Toc60186813"/>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4</w:t>
      </w:r>
      <w:r w:rsidRPr="005C2F45">
        <w:rPr>
          <w:rFonts w:ascii="Times New Roman" w:eastAsia="標楷體" w:hAnsi="Times New Roman" w:cs="Times New Roman"/>
        </w:rPr>
        <w:fldChar w:fldCharType="end"/>
      </w:r>
      <w:r w:rsidRPr="005C2F45">
        <w:rPr>
          <w:rFonts w:ascii="Times New Roman" w:eastAsia="標楷體" w:hAnsi="Times New Roman" w:cs="Times New Roman"/>
        </w:rPr>
        <w:t>: IMDb</w:t>
      </w:r>
      <w:r w:rsidRPr="005C2F45">
        <w:rPr>
          <w:rFonts w:ascii="Times New Roman" w:eastAsia="標楷體" w:hAnsi="Times New Roman" w:cs="Times New Roman"/>
        </w:rPr>
        <w:t>有用評論投票頁面</w:t>
      </w:r>
      <w:bookmarkEnd w:id="91"/>
    </w:p>
    <w:p w14:paraId="41BAE1C2" w14:textId="77777777" w:rsidR="002C1142" w:rsidRPr="005C2F45" w:rsidRDefault="002C1142" w:rsidP="0009574E">
      <w:pPr>
        <w:spacing w:line="360" w:lineRule="auto"/>
        <w:ind w:leftChars="200" w:left="566" w:hangingChars="36" w:hanging="86"/>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0CB55046" wp14:editId="56AE7896">
            <wp:extent cx="3243532" cy="1069252"/>
            <wp:effectExtent l="19050" t="19050" r="14605" b="171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5085" cy="1086247"/>
                    </a:xfrm>
                    <a:prstGeom prst="rect">
                      <a:avLst/>
                    </a:prstGeom>
                    <a:noFill/>
                    <a:ln>
                      <a:solidFill>
                        <a:schemeClr val="tx1"/>
                      </a:solidFill>
                    </a:ln>
                  </pic:spPr>
                </pic:pic>
              </a:graphicData>
            </a:graphic>
          </wp:inline>
        </w:drawing>
      </w:r>
    </w:p>
    <w:p w14:paraId="5DB0BC13" w14:textId="095A804D" w:rsidR="002C1142" w:rsidRDefault="002C1142" w:rsidP="0009574E">
      <w:pPr>
        <w:spacing w:line="360" w:lineRule="auto"/>
        <w:ind w:leftChars="200" w:left="566" w:hangingChars="36" w:hanging="86"/>
        <w:rPr>
          <w:rFonts w:ascii="Times New Roman" w:eastAsia="標楷體" w:hAnsi="Times New Roman" w:cs="Times New Roman"/>
        </w:rPr>
      </w:pPr>
      <w:r w:rsidRPr="005C2F45">
        <w:rPr>
          <w:rFonts w:ascii="Times New Roman" w:eastAsia="標楷體" w:hAnsi="Times New Roman" w:cs="Times New Roman"/>
        </w:rPr>
        <w:t>參考資料：本研究整理</w:t>
      </w:r>
    </w:p>
    <w:p w14:paraId="6C6078D7" w14:textId="77777777" w:rsidR="00264E6D" w:rsidRDefault="00264E6D" w:rsidP="00264E6D">
      <w:pPr>
        <w:spacing w:line="360" w:lineRule="auto"/>
        <w:ind w:leftChars="177" w:left="425"/>
        <w:jc w:val="both"/>
        <w:rPr>
          <w:rFonts w:ascii="Times New Roman" w:eastAsia="標楷體" w:hAnsi="Times New Roman" w:cs="Times New Roman"/>
        </w:rPr>
      </w:pPr>
    </w:p>
    <w:p w14:paraId="472D7941" w14:textId="0E3A4472" w:rsidR="00AF3BC6" w:rsidRPr="005C2F45" w:rsidRDefault="009B121F"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因此，我們利用評論資訊中包含的其他使用者對於該評論是否有用的投票進行篩選，我們稱此為評論有用度</w:t>
      </w:r>
      <w:r w:rsidR="00FB1CB9" w:rsidRPr="005C2F45">
        <w:rPr>
          <w:rFonts w:ascii="Times New Roman" w:eastAsia="標楷體" w:hAnsi="Times New Roman" w:cs="Times New Roman"/>
        </w:rPr>
        <w:t xml:space="preserve"> </w:t>
      </w:r>
      <w:r w:rsidR="00662F81" w:rsidRPr="005C2F45">
        <w:rPr>
          <w:rFonts w:ascii="Times New Roman" w:eastAsia="標楷體" w:hAnsi="Times New Roman" w:cs="Times New Roman"/>
        </w:rPr>
        <w:t>(Usefulness)</w:t>
      </w:r>
      <w:r w:rsidR="00662F81" w:rsidRPr="005C2F45">
        <w:rPr>
          <w:rFonts w:ascii="Times New Roman" w:eastAsia="標楷體" w:hAnsi="Times New Roman" w:cs="Times New Roman"/>
        </w:rPr>
        <w:t>，</w:t>
      </w:r>
      <w:r w:rsidRPr="005C2F45">
        <w:rPr>
          <w:rFonts w:ascii="Times New Roman" w:eastAsia="標楷體" w:hAnsi="Times New Roman" w:cs="Times New Roman"/>
        </w:rPr>
        <w:t>投票資訊中包含了覺得該評論有用的投票量以及總投票量</w:t>
      </w:r>
      <w:r w:rsidR="00662F81" w:rsidRPr="005C2F45">
        <w:rPr>
          <w:rFonts w:ascii="Times New Roman" w:eastAsia="標楷體" w:hAnsi="Times New Roman" w:cs="Times New Roman"/>
        </w:rPr>
        <w:t>。本研究透過公式</w:t>
      </w:r>
      <w:r w:rsidR="0098598C">
        <w:rPr>
          <w:rFonts w:ascii="Times New Roman" w:eastAsia="標楷體" w:hAnsi="Times New Roman" w:cs="Times New Roman" w:hint="eastAsia"/>
        </w:rPr>
        <w:t>(</w:t>
      </w:r>
      <w:r w:rsidR="00662F81" w:rsidRPr="005C2F45">
        <w:rPr>
          <w:rFonts w:ascii="Times New Roman" w:eastAsia="標楷體" w:hAnsi="Times New Roman" w:cs="Times New Roman"/>
        </w:rPr>
        <w:t>1</w:t>
      </w:r>
      <w:r w:rsidR="0098598C">
        <w:rPr>
          <w:rFonts w:ascii="Times New Roman" w:eastAsia="標楷體" w:hAnsi="Times New Roman" w:cs="Times New Roman"/>
        </w:rPr>
        <w:t>)</w:t>
      </w:r>
      <w:r w:rsidR="00662F81" w:rsidRPr="005C2F45">
        <w:rPr>
          <w:rFonts w:ascii="Times New Roman" w:eastAsia="標楷體" w:hAnsi="Times New Roman" w:cs="Times New Roman"/>
        </w:rPr>
        <w:t>的計算方式，以有用的投票量除以總投票量即可得出評論有用度</w:t>
      </w:r>
      <w:r w:rsidR="00662F81" w:rsidRPr="005C2F45">
        <w:rPr>
          <w:rFonts w:ascii="Times New Roman" w:eastAsia="標楷體" w:hAnsi="Times New Roman" w:cs="Times New Roman"/>
        </w:rPr>
        <w:t>:</w:t>
      </w:r>
    </w:p>
    <w:p w14:paraId="537527AE" w14:textId="0D60604F" w:rsidR="00801039" w:rsidRPr="005C2F45" w:rsidRDefault="00C9248F" w:rsidP="0098072C">
      <w:pPr>
        <w:spacing w:line="360" w:lineRule="auto"/>
        <w:ind w:leftChars="177" w:left="425" w:firstLine="992"/>
        <w:jc w:val="right"/>
        <w:rPr>
          <w:rFonts w:ascii="Times New Roman" w:eastAsia="標楷體" w:hAnsi="Times New Roman" w:cs="Times New Roman"/>
        </w:rPr>
      </w:pPr>
      <w:r w:rsidRPr="005C2F45">
        <w:rPr>
          <w:rFonts w:ascii="Times New Roman" w:eastAsia="標楷體" w:hAnsi="Times New Roman" w:cs="Times New Roman"/>
          <w:sz w:val="32"/>
          <w:szCs w:val="32"/>
        </w:rPr>
        <w:t xml:space="preserve">               </w:t>
      </w:r>
      <m:oMath>
        <m:r>
          <w:rPr>
            <w:rFonts w:ascii="Cambria Math" w:eastAsia="標楷體" w:hAnsi="Cambria Math" w:cs="Times New Roman"/>
            <w:sz w:val="32"/>
            <w:szCs w:val="32"/>
          </w:rPr>
          <m:t>Usefulness=</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Useful Voting</m:t>
            </m:r>
          </m:num>
          <m:den>
            <m:r>
              <w:rPr>
                <w:rFonts w:ascii="Cambria Math" w:eastAsia="標楷體" w:hAnsi="Cambria Math" w:cs="Times New Roman"/>
                <w:sz w:val="32"/>
                <w:szCs w:val="32"/>
              </w:rPr>
              <m:t>Total Voting</m:t>
            </m:r>
          </m:den>
        </m:f>
      </m:oMath>
      <w:r w:rsidR="00801039" w:rsidRPr="005C2F45">
        <w:rPr>
          <w:rFonts w:ascii="Times New Roman" w:eastAsia="標楷體" w:hAnsi="Times New Roman" w:cs="Times New Roman"/>
          <w:szCs w:val="24"/>
        </w:rPr>
        <w:t xml:space="preserve"> </w:t>
      </w:r>
      <w:r w:rsidR="00801039" w:rsidRPr="005C2F45">
        <w:rPr>
          <w:rFonts w:ascii="Times New Roman" w:eastAsia="標楷體" w:hAnsi="Times New Roman" w:cs="Times New Roman"/>
          <w:szCs w:val="24"/>
        </w:rPr>
        <w:tab/>
      </w:r>
      <w:r w:rsidR="00801039" w:rsidRPr="005C2F45">
        <w:rPr>
          <w:rFonts w:ascii="Times New Roman" w:eastAsia="標楷體" w:hAnsi="Times New Roman" w:cs="Times New Roman"/>
          <w:szCs w:val="24"/>
        </w:rPr>
        <w:tab/>
      </w:r>
      <w:r w:rsidR="00801039" w:rsidRPr="005C2F45">
        <w:rPr>
          <w:rFonts w:ascii="Times New Roman" w:eastAsia="標楷體" w:hAnsi="Times New Roman" w:cs="Times New Roman"/>
          <w:szCs w:val="24"/>
        </w:rPr>
        <w:tab/>
      </w:r>
      <w:r w:rsidR="00801039" w:rsidRPr="005C2F45">
        <w:rPr>
          <w:rFonts w:ascii="Times New Roman" w:eastAsia="標楷體" w:hAnsi="Times New Roman" w:cs="Times New Roman"/>
          <w:szCs w:val="24"/>
        </w:rPr>
        <w:tab/>
      </w:r>
      <w:r w:rsidR="0009574E" w:rsidRPr="005C2F45">
        <w:rPr>
          <w:rFonts w:ascii="Times New Roman" w:eastAsia="標楷體" w:hAnsi="Times New Roman" w:cs="Times New Roman"/>
          <w:szCs w:val="24"/>
        </w:rPr>
        <w:t>(1)</w:t>
      </w:r>
    </w:p>
    <w:p w14:paraId="1E03799C"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7B493BC9" w14:textId="79D290A1" w:rsidR="00A42A2A" w:rsidRPr="005C2F45" w:rsidRDefault="00E35D03"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w:r w:rsidR="00FB1CB9" w:rsidRPr="005C2F45">
        <w:rPr>
          <w:rFonts w:ascii="Times New Roman" w:eastAsia="標楷體" w:hAnsi="Times New Roman" w:cs="Times New Roman"/>
        </w:rPr>
        <w:t xml:space="preserve"> </w:t>
      </w:r>
      <m:oMath>
        <m:r>
          <w:rPr>
            <w:rFonts w:ascii="Cambria Math" w:eastAsia="標楷體" w:hAnsi="Cambria Math" w:cs="Times New Roman"/>
            <w:szCs w:val="24"/>
          </w:rPr>
          <m:t>Useful Voting</m:t>
        </m:r>
      </m:oMath>
      <w:r w:rsidRPr="005C2F45">
        <w:rPr>
          <w:rFonts w:ascii="Times New Roman" w:eastAsia="標楷體" w:hAnsi="Times New Roman" w:cs="Times New Roman"/>
          <w:szCs w:val="24"/>
        </w:rPr>
        <w:t>表示覺得評論有效的投票數</w:t>
      </w:r>
      <w:r w:rsidRPr="005C2F45">
        <w:rPr>
          <w:rFonts w:ascii="Times New Roman" w:eastAsia="標楷體" w:hAnsi="Times New Roman" w:cs="Times New Roman"/>
          <w:szCs w:val="24"/>
        </w:rPr>
        <w:t xml:space="preserve">; </w:t>
      </w:r>
      <m:oMath>
        <m:r>
          <w:rPr>
            <w:rFonts w:ascii="Cambria Math" w:eastAsia="標楷體" w:hAnsi="Cambria Math" w:cs="Times New Roman"/>
            <w:szCs w:val="24"/>
          </w:rPr>
          <m:t>Total Voting</m:t>
        </m:r>
      </m:oMath>
      <w:r w:rsidRPr="005C2F45">
        <w:rPr>
          <w:rFonts w:ascii="Times New Roman" w:eastAsia="標楷體" w:hAnsi="Times New Roman" w:cs="Times New Roman"/>
        </w:rPr>
        <w:t>表示投票總數。</w:t>
      </w:r>
      <w:r w:rsidR="000B0102" w:rsidRPr="005C2F45">
        <w:rPr>
          <w:rFonts w:ascii="Times New Roman" w:eastAsia="標楷體" w:hAnsi="Times New Roman" w:cs="Times New Roman"/>
        </w:rPr>
        <w:t>我們認為評論有用度越高，該評論</w:t>
      </w:r>
      <w:r w:rsidRPr="005C2F45">
        <w:rPr>
          <w:rFonts w:ascii="Times New Roman" w:eastAsia="標楷體" w:hAnsi="Times New Roman" w:cs="Times New Roman"/>
        </w:rPr>
        <w:t>越</w:t>
      </w:r>
      <w:r w:rsidR="000B0102" w:rsidRPr="005C2F45">
        <w:rPr>
          <w:rFonts w:ascii="Times New Roman" w:eastAsia="標楷體" w:hAnsi="Times New Roman" w:cs="Times New Roman"/>
        </w:rPr>
        <w:t>能代表使用者對該部電影的主觀看法</w:t>
      </w:r>
      <w:r w:rsidR="008B18E2" w:rsidRPr="005C2F45">
        <w:rPr>
          <w:rFonts w:ascii="Times New Roman" w:eastAsia="標楷體" w:hAnsi="Times New Roman" w:cs="Times New Roman"/>
        </w:rPr>
        <w:t>。</w:t>
      </w:r>
      <w:r w:rsidR="005E6802" w:rsidRPr="005C2F45">
        <w:rPr>
          <w:rFonts w:ascii="Times New Roman" w:eastAsia="標楷體" w:hAnsi="Times New Roman" w:cs="Times New Roman"/>
        </w:rPr>
        <w:t>本研究</w:t>
      </w:r>
      <w:r w:rsidR="00091F48" w:rsidRPr="005C2F45">
        <w:rPr>
          <w:rFonts w:ascii="Times New Roman" w:eastAsia="標楷體" w:hAnsi="Times New Roman" w:cs="Times New Roman"/>
        </w:rPr>
        <w:t>參考過去研究</w:t>
      </w:r>
      <w:r w:rsidR="005E6802" w:rsidRPr="005C2F45">
        <w:rPr>
          <w:rFonts w:ascii="Times New Roman" w:eastAsia="標楷體" w:hAnsi="Times New Roman" w:cs="Times New Roman"/>
        </w:rPr>
        <w:t>將評論有用度小於</w:t>
      </w:r>
      <w:r w:rsidR="005E6802" w:rsidRPr="005C2F45">
        <w:rPr>
          <w:rFonts w:ascii="Times New Roman" w:eastAsia="標楷體" w:hAnsi="Times New Roman" w:cs="Times New Roman"/>
        </w:rPr>
        <w:t>60%</w:t>
      </w:r>
      <w:r w:rsidR="005E6802" w:rsidRPr="005C2F45">
        <w:rPr>
          <w:rFonts w:ascii="Times New Roman" w:eastAsia="標楷體" w:hAnsi="Times New Roman" w:cs="Times New Roman"/>
        </w:rPr>
        <w:t>的評論排除，剩下評論有用度大於</w:t>
      </w:r>
      <w:r w:rsidR="005E6802" w:rsidRPr="005C2F45">
        <w:rPr>
          <w:rFonts w:ascii="Times New Roman" w:eastAsia="標楷體" w:hAnsi="Times New Roman" w:cs="Times New Roman"/>
        </w:rPr>
        <w:t>60%</w:t>
      </w:r>
      <w:r w:rsidR="005E6802" w:rsidRPr="005C2F45">
        <w:rPr>
          <w:rFonts w:ascii="Times New Roman" w:eastAsia="標楷體" w:hAnsi="Times New Roman" w:cs="Times New Roman"/>
        </w:rPr>
        <w:t>的評論才會被當作實驗資料</w:t>
      </w:r>
      <w:r w:rsidR="00306AE3" w:rsidRPr="005C2F45">
        <w:rPr>
          <w:rFonts w:ascii="Times New Roman" w:eastAsia="標楷體" w:hAnsi="Times New Roman" w:cs="Times New Roman"/>
        </w:rPr>
        <w:t xml:space="preserve"> </w:t>
      </w:r>
      <w:r w:rsidR="00091F48" w:rsidRPr="005C2F45">
        <w:rPr>
          <w:rFonts w:ascii="Times New Roman" w:eastAsia="標楷體" w:hAnsi="Times New Roman" w:cs="Times New Roman"/>
        </w:rPr>
        <w:fldChar w:fldCharType="begin"/>
      </w:r>
      <w:r w:rsidR="00091F48" w:rsidRPr="005C2F45">
        <w:rPr>
          <w:rFonts w:ascii="Times New Roman" w:eastAsia="標楷體" w:hAnsi="Times New Roman" w:cs="Times New Roman"/>
        </w:rPr>
        <w:instrText xml:space="preserve"> ADDIN EN.CITE &lt;EndNote&gt;&lt;Cite&gt;&lt;Author&gt;Krishnamoorthy&lt;/Author&gt;&lt;Year&gt;2015&lt;/Year&gt;&lt;RecNum&gt;79&lt;/RecNum&gt;&lt;DisplayText&gt;(Krishnamoorthy, 2015)&lt;/DisplayText&gt;&lt;record&gt;&lt;rec-number&gt;79&lt;/rec-number&gt;&lt;foreign-keys&gt;&lt;key app="EN" db-id="awf2vextfswepzepdwxveveixfwavp95x5ws" timestamp="1608262603"&gt;79&lt;/key&gt;&lt;/foreign-keys&gt;&lt;ref-type name="Journal Article"&gt;17&lt;/ref-type&gt;&lt;contributors&gt;&lt;authors&gt;&lt;author&gt;Krishnamoorthy, Srikumar %J Expert Systems with Applications&lt;/author&gt;&lt;/authors&gt;&lt;/contributors&gt;&lt;titles&gt;&lt;title&gt;Linguistic features for review helpfulness prediction&lt;/title&gt;&lt;/titles&gt;&lt;pages&gt;3751-3759&lt;/pages&gt;&lt;volume&gt;42&lt;/volume&gt;&lt;number&gt;7&lt;/number&gt;&lt;dates&gt;&lt;year&gt;2015&lt;/year&gt;&lt;/dates&gt;&lt;isbn&gt;0957-4174&lt;/isbn&gt;&lt;urls&gt;&lt;/urls&gt;&lt;/record&gt;&lt;/Cite&gt;&lt;/EndNote&gt;</w:instrText>
      </w:r>
      <w:r w:rsidR="00091F48" w:rsidRPr="005C2F45">
        <w:rPr>
          <w:rFonts w:ascii="Times New Roman" w:eastAsia="標楷體" w:hAnsi="Times New Roman" w:cs="Times New Roman"/>
        </w:rPr>
        <w:fldChar w:fldCharType="separate"/>
      </w:r>
      <w:r w:rsidR="00091F48" w:rsidRPr="005C2F45">
        <w:rPr>
          <w:rFonts w:ascii="Times New Roman" w:eastAsia="標楷體" w:hAnsi="Times New Roman" w:cs="Times New Roman"/>
          <w:noProof/>
        </w:rPr>
        <w:t>(Krishnamoorthy, 2015)</w:t>
      </w:r>
      <w:r w:rsidR="00091F48" w:rsidRPr="005C2F45">
        <w:rPr>
          <w:rFonts w:ascii="Times New Roman" w:eastAsia="標楷體" w:hAnsi="Times New Roman" w:cs="Times New Roman"/>
        </w:rPr>
        <w:fldChar w:fldCharType="end"/>
      </w:r>
      <w:r w:rsidR="00FE500A" w:rsidRPr="005C2F45">
        <w:rPr>
          <w:rFonts w:ascii="Times New Roman" w:eastAsia="標楷體" w:hAnsi="Times New Roman" w:cs="Times New Roman"/>
        </w:rPr>
        <w:t>。</w:t>
      </w:r>
    </w:p>
    <w:p w14:paraId="3C8A2D31" w14:textId="50E3EF72" w:rsidR="00345539" w:rsidRPr="005C2F45" w:rsidRDefault="00345539" w:rsidP="00FA2DBB">
      <w:pPr>
        <w:spacing w:line="360" w:lineRule="auto"/>
        <w:jc w:val="both"/>
        <w:rPr>
          <w:rFonts w:ascii="Times New Roman" w:eastAsia="標楷體" w:hAnsi="Times New Roman" w:cs="Times New Roman"/>
        </w:rPr>
      </w:pPr>
    </w:p>
    <w:p w14:paraId="5365C5C6" w14:textId="77777777" w:rsidR="00801039" w:rsidRPr="005C2F45" w:rsidRDefault="00801039" w:rsidP="00FA2DBB">
      <w:pPr>
        <w:spacing w:line="360" w:lineRule="auto"/>
        <w:jc w:val="both"/>
        <w:rPr>
          <w:rFonts w:ascii="Times New Roman" w:eastAsia="標楷體" w:hAnsi="Times New Roman" w:cs="Times New Roman"/>
        </w:rPr>
      </w:pPr>
    </w:p>
    <w:p w14:paraId="2934CD6E" w14:textId="6605E306" w:rsidR="00801039" w:rsidRPr="005C2F45" w:rsidRDefault="004E65BC" w:rsidP="00264E6D">
      <w:pPr>
        <w:pStyle w:val="2"/>
        <w:numPr>
          <w:ilvl w:val="2"/>
          <w:numId w:val="33"/>
        </w:numPr>
        <w:spacing w:line="360" w:lineRule="auto"/>
        <w:ind w:left="1134"/>
        <w:jc w:val="both"/>
        <w:rPr>
          <w:rFonts w:ascii="Times New Roman" w:eastAsia="標楷體" w:hAnsi="Times New Roman" w:cs="Times New Roman"/>
          <w:sz w:val="24"/>
          <w:szCs w:val="24"/>
        </w:rPr>
      </w:pPr>
      <w:bookmarkStart w:id="92" w:name="_Toc60187108"/>
      <w:r w:rsidRPr="005C2F45">
        <w:rPr>
          <w:rFonts w:ascii="Times New Roman" w:eastAsia="標楷體" w:hAnsi="Times New Roman" w:cs="Times New Roman"/>
          <w:sz w:val="24"/>
          <w:szCs w:val="24"/>
        </w:rPr>
        <w:t>文字前處理</w:t>
      </w:r>
      <w:bookmarkEnd w:id="92"/>
    </w:p>
    <w:p w14:paraId="13276160"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2497C312" w14:textId="373D2051" w:rsidR="00264E6D" w:rsidRDefault="0075422C"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篩選過後的使用者評論將先進行拼寫檢查，</w:t>
      </w:r>
      <w:r w:rsidR="001A2AAE" w:rsidRPr="005C2F45">
        <w:rPr>
          <w:rFonts w:ascii="Times New Roman" w:eastAsia="標楷體" w:hAnsi="Times New Roman" w:cs="Times New Roman"/>
        </w:rPr>
        <w:t>改正評論中語法錯誤或拼寫錯誤。使用者在撰寫評論時，時常不經意的發生單詞錯誤。另外，有些使用者會通過重複字詞來強調他們的主觀的感受，例如</w:t>
      </w:r>
      <w:r w:rsidR="001A2AAE" w:rsidRPr="005C2F45">
        <w:rPr>
          <w:rFonts w:ascii="Times New Roman" w:eastAsia="標楷體" w:hAnsi="Times New Roman" w:cs="Times New Roman"/>
        </w:rPr>
        <w:t xml:space="preserve">: “Saaaaad” </w:t>
      </w:r>
      <w:r w:rsidR="001A2AAE" w:rsidRPr="005C2F45">
        <w:rPr>
          <w:rFonts w:ascii="Times New Roman" w:eastAsia="標楷體" w:hAnsi="Times New Roman" w:cs="Times New Roman"/>
        </w:rPr>
        <w:t>這種表示方式為使用者想強調傷心、難過等感覺，但此表示方式並非程式能判斷的標準單詞。</w:t>
      </w:r>
      <w:r w:rsidR="003313D3" w:rsidRPr="005C2F45">
        <w:rPr>
          <w:rFonts w:ascii="Times New Roman" w:eastAsia="標楷體" w:hAnsi="Times New Roman" w:cs="Times New Roman"/>
        </w:rPr>
        <w:t>且拼寫錯誤將可能影響情感分析中使用者對電影潛在特徵判別的準確度</w:t>
      </w:r>
      <w:r w:rsidR="005A54EE" w:rsidRPr="005C2F45">
        <w:rPr>
          <w:rFonts w:ascii="Times New Roman" w:eastAsia="標楷體" w:hAnsi="Times New Roman" w:cs="Times New Roman"/>
        </w:rPr>
        <w:t>。</w:t>
      </w:r>
      <w:r w:rsidR="000C78D5" w:rsidRPr="005C2F45">
        <w:rPr>
          <w:rFonts w:ascii="Times New Roman" w:eastAsia="標楷體" w:hAnsi="Times New Roman" w:cs="Times New Roman"/>
        </w:rPr>
        <w:t>本研究針對拼寫錯誤使用</w:t>
      </w:r>
      <w:r w:rsidR="000C78D5" w:rsidRPr="005C2F45">
        <w:rPr>
          <w:rFonts w:ascii="Times New Roman" w:eastAsia="標楷體" w:hAnsi="Times New Roman" w:cs="Times New Roman"/>
        </w:rPr>
        <w:t>Python3</w:t>
      </w:r>
      <w:r w:rsidR="000C78D5" w:rsidRPr="005C2F45">
        <w:rPr>
          <w:rFonts w:ascii="Times New Roman" w:eastAsia="標楷體" w:hAnsi="Times New Roman" w:cs="Times New Roman"/>
        </w:rPr>
        <w:t>的拼字檢查套件</w:t>
      </w:r>
      <w:r w:rsidR="000C78D5" w:rsidRPr="005C2F45">
        <w:rPr>
          <w:rFonts w:ascii="Times New Roman" w:eastAsia="標楷體" w:hAnsi="Times New Roman" w:cs="Times New Roman"/>
        </w:rPr>
        <w:t>pyenchant</w:t>
      </w:r>
      <w:r w:rsidR="000C78D5" w:rsidRPr="005C2F45">
        <w:rPr>
          <w:rFonts w:ascii="Times New Roman" w:eastAsia="標楷體" w:hAnsi="Times New Roman" w:cs="Times New Roman"/>
        </w:rPr>
        <w:t>來</w:t>
      </w:r>
      <w:r w:rsidR="00CD1EEC" w:rsidRPr="005C2F45">
        <w:rPr>
          <w:rFonts w:ascii="Times New Roman" w:eastAsia="標楷體" w:hAnsi="Times New Roman" w:cs="Times New Roman"/>
        </w:rPr>
        <w:t>進行處理</w:t>
      </w:r>
      <w:r w:rsidR="002E5E40" w:rsidRPr="005C2F45">
        <w:rPr>
          <w:rFonts w:ascii="Times New Roman" w:eastAsia="標楷體" w:hAnsi="Times New Roman" w:cs="Times New Roman"/>
        </w:rPr>
        <w:t>，</w:t>
      </w:r>
      <w:r w:rsidR="00CD1EEC" w:rsidRPr="005C2F45">
        <w:rPr>
          <w:rFonts w:ascii="Times New Roman" w:eastAsia="標楷體" w:hAnsi="Times New Roman" w:cs="Times New Roman"/>
        </w:rPr>
        <w:t>將拼寫錯誤之單詞改正</w:t>
      </w:r>
      <w:r w:rsidR="001C21DF" w:rsidRPr="005C2F45">
        <w:rPr>
          <w:rFonts w:ascii="Times New Roman" w:eastAsia="標楷體" w:hAnsi="Times New Roman" w:cs="Times New Roman"/>
        </w:rPr>
        <w:t>。</w:t>
      </w:r>
      <w:r w:rsidR="00BF37C9" w:rsidRPr="005C2F45">
        <w:rPr>
          <w:rFonts w:ascii="Times New Roman" w:eastAsia="標楷體" w:hAnsi="Times New Roman" w:cs="Times New Roman"/>
        </w:rPr>
        <w:t>此步驟</w:t>
      </w:r>
      <w:r w:rsidR="000E6B61" w:rsidRPr="005C2F45">
        <w:rPr>
          <w:rFonts w:ascii="Times New Roman" w:eastAsia="標楷體" w:hAnsi="Times New Roman" w:cs="Times New Roman"/>
        </w:rPr>
        <w:t>幫助提升使用者評論品質，將評論內容修正成正確的表達方式後，再進行後續的文字處理。</w:t>
      </w:r>
    </w:p>
    <w:p w14:paraId="3F0D9D0A" w14:textId="77777777" w:rsidR="00EF35A2" w:rsidRDefault="00EF35A2" w:rsidP="00264E6D">
      <w:pPr>
        <w:spacing w:line="360" w:lineRule="auto"/>
        <w:ind w:leftChars="236" w:left="566" w:firstLineChars="200" w:firstLine="480"/>
        <w:jc w:val="both"/>
        <w:rPr>
          <w:rFonts w:ascii="Times New Roman" w:eastAsia="標楷體" w:hAnsi="Times New Roman" w:cs="Times New Roman"/>
        </w:rPr>
      </w:pPr>
    </w:p>
    <w:p w14:paraId="1C6F647C" w14:textId="77777777" w:rsidR="00264E6D" w:rsidRDefault="007C1A09"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在修正拼寫錯誤後，本研究透過</w:t>
      </w:r>
      <w:r w:rsidRPr="005C2F45">
        <w:rPr>
          <w:rFonts w:ascii="Times New Roman" w:eastAsia="標楷體" w:hAnsi="Times New Roman" w:cs="Times New Roman"/>
        </w:rPr>
        <w:t>Python3</w:t>
      </w:r>
      <w:r w:rsidRPr="005C2F45">
        <w:rPr>
          <w:rFonts w:ascii="Times New Roman" w:eastAsia="標楷體" w:hAnsi="Times New Roman" w:cs="Times New Roman"/>
        </w:rPr>
        <w:t>自然語言處理工具</w:t>
      </w:r>
      <w:r w:rsidRPr="005C2F45">
        <w:rPr>
          <w:rFonts w:ascii="Times New Roman" w:eastAsia="標楷體" w:hAnsi="Times New Roman" w:cs="Times New Roman"/>
        </w:rPr>
        <w:t xml:space="preserve"> (Natural </w:t>
      </w:r>
      <w:r w:rsidRPr="005C2F45">
        <w:rPr>
          <w:rFonts w:ascii="Times New Roman" w:eastAsia="標楷體" w:hAnsi="Times New Roman" w:cs="Times New Roman"/>
        </w:rPr>
        <w:lastRenderedPageBreak/>
        <w:t>Language Tool Kit, NLTK)</w:t>
      </w:r>
      <w:r w:rsidRPr="005C2F45">
        <w:rPr>
          <w:rFonts w:ascii="Times New Roman" w:eastAsia="標楷體" w:hAnsi="Times New Roman" w:cs="Times New Roman"/>
        </w:rPr>
        <w:t>來進行文字處理。</w:t>
      </w:r>
      <w:r w:rsidR="008E61CC" w:rsidRPr="005C2F45">
        <w:rPr>
          <w:rFonts w:ascii="Times New Roman" w:eastAsia="標楷體" w:hAnsi="Times New Roman" w:cs="Times New Roman"/>
        </w:rPr>
        <w:t>本研究將使用者電影評論之文字前處理分為五個步驟</w:t>
      </w:r>
      <w:r w:rsidR="008E61CC" w:rsidRPr="005C2F45">
        <w:rPr>
          <w:rFonts w:ascii="Times New Roman" w:eastAsia="標楷體" w:hAnsi="Times New Roman" w:cs="Times New Roman"/>
        </w:rPr>
        <w:t>:</w:t>
      </w:r>
      <w:r w:rsidR="00767273">
        <w:rPr>
          <w:rFonts w:ascii="Times New Roman" w:eastAsia="標楷體" w:hAnsi="Times New Roman" w:cs="Times New Roman" w:hint="eastAsia"/>
        </w:rPr>
        <w:t>包含</w:t>
      </w:r>
      <w:r w:rsidR="008E61CC" w:rsidRPr="005C2F45">
        <w:rPr>
          <w:rFonts w:ascii="Times New Roman" w:eastAsia="標楷體" w:hAnsi="Times New Roman" w:cs="Times New Roman"/>
        </w:rPr>
        <w:t>斷詞</w:t>
      </w:r>
      <w:r w:rsidR="008E61CC" w:rsidRPr="005C2F45">
        <w:rPr>
          <w:rFonts w:ascii="Times New Roman" w:eastAsia="標楷體" w:hAnsi="Times New Roman" w:cs="Times New Roman"/>
        </w:rPr>
        <w:t xml:space="preserve"> (</w:t>
      </w:r>
      <w:r w:rsidR="00801039" w:rsidRPr="005C2F45">
        <w:rPr>
          <w:rFonts w:ascii="Times New Roman" w:eastAsia="標楷體" w:hAnsi="Times New Roman" w:cs="Times New Roman"/>
        </w:rPr>
        <w:t>T</w:t>
      </w:r>
      <w:r w:rsidR="008E61CC" w:rsidRPr="005C2F45">
        <w:rPr>
          <w:rFonts w:ascii="Times New Roman" w:eastAsia="標楷體" w:hAnsi="Times New Roman" w:cs="Times New Roman"/>
        </w:rPr>
        <w:t>okenize)</w:t>
      </w:r>
      <w:r w:rsidR="008E61CC" w:rsidRPr="005C2F45">
        <w:rPr>
          <w:rFonts w:ascii="Times New Roman" w:eastAsia="標楷體" w:hAnsi="Times New Roman" w:cs="Times New Roman"/>
        </w:rPr>
        <w:t>、詞幹提取</w:t>
      </w:r>
      <w:r w:rsidR="008E61CC" w:rsidRPr="005C2F45">
        <w:rPr>
          <w:rFonts w:ascii="Times New Roman" w:eastAsia="標楷體" w:hAnsi="Times New Roman" w:cs="Times New Roman"/>
        </w:rPr>
        <w:t xml:space="preserve"> (</w:t>
      </w:r>
      <w:r w:rsidR="00801039" w:rsidRPr="005C2F45">
        <w:rPr>
          <w:rFonts w:ascii="Times New Roman" w:eastAsia="標楷體" w:hAnsi="Times New Roman" w:cs="Times New Roman"/>
        </w:rPr>
        <w:t>S</w:t>
      </w:r>
      <w:r w:rsidR="00DC63B1" w:rsidRPr="005C2F45">
        <w:rPr>
          <w:rFonts w:ascii="Times New Roman" w:eastAsia="標楷體" w:hAnsi="Times New Roman" w:cs="Times New Roman"/>
        </w:rPr>
        <w:t>temming</w:t>
      </w:r>
      <w:r w:rsidR="008E61CC" w:rsidRPr="005C2F45">
        <w:rPr>
          <w:rFonts w:ascii="Times New Roman" w:eastAsia="標楷體" w:hAnsi="Times New Roman" w:cs="Times New Roman"/>
        </w:rPr>
        <w:t>)</w:t>
      </w:r>
      <w:r w:rsidR="008E61CC" w:rsidRPr="005C2F45">
        <w:rPr>
          <w:rFonts w:ascii="Times New Roman" w:eastAsia="標楷體" w:hAnsi="Times New Roman" w:cs="Times New Roman"/>
        </w:rPr>
        <w:t>、詞性標記</w:t>
      </w:r>
      <w:r w:rsidR="008E61CC" w:rsidRPr="005C2F45">
        <w:rPr>
          <w:rFonts w:ascii="Times New Roman" w:eastAsia="標楷體" w:hAnsi="Times New Roman" w:cs="Times New Roman"/>
        </w:rPr>
        <w:t xml:space="preserve"> (</w:t>
      </w:r>
      <w:r w:rsidR="00E35D03" w:rsidRPr="005C2F45">
        <w:rPr>
          <w:rFonts w:ascii="Times New Roman" w:eastAsia="標楷體" w:hAnsi="Times New Roman" w:cs="Times New Roman"/>
        </w:rPr>
        <w:t>P</w:t>
      </w:r>
      <w:r w:rsidR="00DC63B1" w:rsidRPr="005C2F45">
        <w:rPr>
          <w:rFonts w:ascii="Times New Roman" w:eastAsia="標楷體" w:hAnsi="Times New Roman" w:cs="Times New Roman"/>
        </w:rPr>
        <w:t>art-of-</w:t>
      </w:r>
      <w:r w:rsidR="00E35D03" w:rsidRPr="005C2F45">
        <w:rPr>
          <w:rFonts w:ascii="Times New Roman" w:eastAsia="標楷體" w:hAnsi="Times New Roman" w:cs="Times New Roman"/>
        </w:rPr>
        <w:t>S</w:t>
      </w:r>
      <w:r w:rsidR="00DC63B1" w:rsidRPr="005C2F45">
        <w:rPr>
          <w:rFonts w:ascii="Times New Roman" w:eastAsia="標楷體" w:hAnsi="Times New Roman" w:cs="Times New Roman"/>
        </w:rPr>
        <w:t xml:space="preserve">peech </w:t>
      </w:r>
      <w:r w:rsidR="00E35D03" w:rsidRPr="005C2F45">
        <w:rPr>
          <w:rFonts w:ascii="Times New Roman" w:eastAsia="標楷體" w:hAnsi="Times New Roman" w:cs="Times New Roman"/>
        </w:rPr>
        <w:t>T</w:t>
      </w:r>
      <w:r w:rsidR="00DC63B1" w:rsidRPr="005C2F45">
        <w:rPr>
          <w:rFonts w:ascii="Times New Roman" w:eastAsia="標楷體" w:hAnsi="Times New Roman" w:cs="Times New Roman"/>
        </w:rPr>
        <w:t>agging, POS</w:t>
      </w:r>
      <w:r w:rsidR="008E61CC" w:rsidRPr="005C2F45">
        <w:rPr>
          <w:rFonts w:ascii="Times New Roman" w:eastAsia="標楷體" w:hAnsi="Times New Roman" w:cs="Times New Roman"/>
        </w:rPr>
        <w:t>)</w:t>
      </w:r>
      <w:r w:rsidR="008E61CC" w:rsidRPr="005C2F45">
        <w:rPr>
          <w:rFonts w:ascii="Times New Roman" w:eastAsia="標楷體" w:hAnsi="Times New Roman" w:cs="Times New Roman"/>
        </w:rPr>
        <w:t>、去除停用字</w:t>
      </w:r>
      <w:r w:rsidR="00B80F0E" w:rsidRPr="005C2F45">
        <w:rPr>
          <w:rFonts w:ascii="Times New Roman" w:eastAsia="標楷體" w:hAnsi="Times New Roman" w:cs="Times New Roman"/>
        </w:rPr>
        <w:t xml:space="preserve"> (Stop Word Remove)</w:t>
      </w:r>
      <w:r w:rsidR="008E61CC" w:rsidRPr="005C2F45">
        <w:rPr>
          <w:rFonts w:ascii="Times New Roman" w:eastAsia="標楷體" w:hAnsi="Times New Roman" w:cs="Times New Roman"/>
        </w:rPr>
        <w:t>及同義詞替換</w:t>
      </w:r>
      <w:r w:rsidR="00B80F0E" w:rsidRPr="005C2F45">
        <w:rPr>
          <w:rFonts w:ascii="Times New Roman" w:eastAsia="標楷體" w:hAnsi="Times New Roman" w:cs="Times New Roman"/>
        </w:rPr>
        <w:t xml:space="preserve"> (Synonym Replace)</w:t>
      </w:r>
      <w:r w:rsidR="008E61CC" w:rsidRPr="005C2F45">
        <w:rPr>
          <w:rFonts w:ascii="Times New Roman" w:eastAsia="標楷體" w:hAnsi="Times New Roman" w:cs="Times New Roman"/>
        </w:rPr>
        <w:t>。</w:t>
      </w:r>
    </w:p>
    <w:p w14:paraId="4797056B"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4ABCF6C7" w14:textId="77777777" w:rsidR="00264E6D" w:rsidRDefault="007525F4"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斷詞為</w:t>
      </w:r>
      <w:r w:rsidR="001A6B67" w:rsidRPr="005C2F45">
        <w:rPr>
          <w:rFonts w:ascii="Times New Roman" w:eastAsia="標楷體" w:hAnsi="Times New Roman" w:cs="Times New Roman"/>
        </w:rPr>
        <w:t>自然語言處理的基礎任務，</w:t>
      </w:r>
      <w:r w:rsidR="007C50EC" w:rsidRPr="005C2F45">
        <w:rPr>
          <w:rFonts w:ascii="Times New Roman" w:eastAsia="標楷體" w:hAnsi="Times New Roman" w:cs="Times New Roman"/>
        </w:rPr>
        <w:t>主要是</w:t>
      </w:r>
      <w:r w:rsidR="000A65BE" w:rsidRPr="005C2F45">
        <w:rPr>
          <w:rFonts w:ascii="Times New Roman" w:eastAsia="標楷體" w:hAnsi="Times New Roman" w:cs="Times New Roman"/>
        </w:rPr>
        <w:t>將句子、段落分解為字詞單位</w:t>
      </w:r>
      <w:r w:rsidR="00BE2885" w:rsidRPr="005C2F45">
        <w:rPr>
          <w:rFonts w:ascii="Times New Roman" w:eastAsia="標楷體" w:hAnsi="Times New Roman" w:cs="Times New Roman"/>
        </w:rPr>
        <w:t>的數據結構</w:t>
      </w:r>
      <w:r w:rsidR="000A65BE" w:rsidRPr="005C2F45">
        <w:rPr>
          <w:rFonts w:ascii="Times New Roman" w:eastAsia="標楷體" w:hAnsi="Times New Roman" w:cs="Times New Roman"/>
        </w:rPr>
        <w:t>，方便後續的分析處理。</w:t>
      </w:r>
      <w:r w:rsidR="007C50EC" w:rsidRPr="005C2F45">
        <w:rPr>
          <w:rFonts w:ascii="Times New Roman" w:eastAsia="標楷體" w:hAnsi="Times New Roman" w:cs="Times New Roman"/>
        </w:rPr>
        <w:t>而英文文章的斷詞方式為將句點</w:t>
      </w:r>
      <w:r w:rsidR="007C50EC" w:rsidRPr="005C2F45">
        <w:rPr>
          <w:rFonts w:ascii="Times New Roman" w:eastAsia="標楷體" w:hAnsi="Times New Roman" w:cs="Times New Roman"/>
        </w:rPr>
        <w:t>(.)</w:t>
      </w:r>
      <w:r w:rsidR="007C50EC" w:rsidRPr="005C2F45">
        <w:rPr>
          <w:rFonts w:ascii="Times New Roman" w:eastAsia="標楷體" w:hAnsi="Times New Roman" w:cs="Times New Roman"/>
        </w:rPr>
        <w:t>、問號</w:t>
      </w:r>
      <w:r w:rsidR="007C50EC" w:rsidRPr="005C2F45">
        <w:rPr>
          <w:rFonts w:ascii="Times New Roman" w:eastAsia="標楷體" w:hAnsi="Times New Roman" w:cs="Times New Roman"/>
        </w:rPr>
        <w:t>(?)</w:t>
      </w:r>
      <w:r w:rsidR="007C50EC" w:rsidRPr="005C2F45">
        <w:rPr>
          <w:rFonts w:ascii="Times New Roman" w:eastAsia="標楷體" w:hAnsi="Times New Roman" w:cs="Times New Roman"/>
        </w:rPr>
        <w:t>、驚嘆號</w:t>
      </w:r>
      <w:r w:rsidR="007C50EC" w:rsidRPr="005C2F45">
        <w:rPr>
          <w:rFonts w:ascii="Times New Roman" w:eastAsia="標楷體" w:hAnsi="Times New Roman" w:cs="Times New Roman"/>
        </w:rPr>
        <w:t>(!)</w:t>
      </w:r>
      <w:r w:rsidR="007C50EC" w:rsidRPr="005C2F45">
        <w:rPr>
          <w:rFonts w:ascii="Times New Roman" w:eastAsia="標楷體" w:hAnsi="Times New Roman" w:cs="Times New Roman"/>
        </w:rPr>
        <w:t>等結束符號，作為原始句子斷句的判斷標準，再依照句子中的空格將英文字詞分離，取得獨立的單字。</w:t>
      </w:r>
    </w:p>
    <w:p w14:paraId="08C7EF85"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354D8B92" w14:textId="77777777" w:rsidR="00264E6D" w:rsidRDefault="00254D8F"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詞幹提取為去除詞缀得到詞根的過程</w:t>
      </w:r>
      <w:r w:rsidRPr="005C2F45">
        <w:rPr>
          <w:rFonts w:ascii="Times New Roman" w:eastAsia="標楷體" w:hAnsi="Times New Roman" w:cs="Times New Roman"/>
        </w:rPr>
        <w:t xml:space="preserve"> (</w:t>
      </w:r>
      <w:r w:rsidRPr="005C2F45">
        <w:rPr>
          <w:rFonts w:ascii="Times New Roman" w:eastAsia="標楷體" w:hAnsi="Times New Roman" w:cs="Times New Roman"/>
        </w:rPr>
        <w:t>單詞最一般的寫法</w:t>
      </w:r>
      <w:r w:rsidRPr="005C2F45">
        <w:rPr>
          <w:rFonts w:ascii="Times New Roman" w:eastAsia="標楷體" w:hAnsi="Times New Roman" w:cs="Times New Roman"/>
        </w:rPr>
        <w:t>)</w:t>
      </w:r>
      <w:r w:rsidRPr="005C2F45">
        <w:rPr>
          <w:rFonts w:ascii="Times New Roman" w:eastAsia="標楷體" w:hAnsi="Times New Roman" w:cs="Times New Roman"/>
        </w:rPr>
        <w:t>，</w:t>
      </w:r>
      <w:r w:rsidR="00BC3E0F" w:rsidRPr="005C2F45">
        <w:rPr>
          <w:rFonts w:ascii="Times New Roman" w:eastAsia="標楷體" w:hAnsi="Times New Roman" w:cs="Times New Roman"/>
        </w:rPr>
        <w:t>目的為將長相不同，但含意相同的字詞統一，方便後續的分析處理。</w:t>
      </w:r>
      <w:r w:rsidR="00966A39" w:rsidRPr="005C2F45">
        <w:rPr>
          <w:rFonts w:ascii="Times New Roman" w:eastAsia="標楷體" w:hAnsi="Times New Roman" w:cs="Times New Roman"/>
        </w:rPr>
        <w:t>而常見的詞缀有名詞複數、現在進行式和過去式等</w:t>
      </w:r>
      <w:r w:rsidR="008443FC" w:rsidRPr="005C2F45">
        <w:rPr>
          <w:rFonts w:ascii="Times New Roman" w:eastAsia="標楷體" w:hAnsi="Times New Roman" w:cs="Times New Roman"/>
        </w:rPr>
        <w:t>，例如</w:t>
      </w:r>
      <w:r w:rsidR="00306AE3" w:rsidRPr="005C2F45">
        <w:rPr>
          <w:rFonts w:ascii="Times New Roman" w:eastAsia="標楷體" w:hAnsi="Times New Roman" w:cs="Times New Roman"/>
        </w:rPr>
        <w:t>：</w:t>
      </w:r>
      <w:r w:rsidR="008443FC" w:rsidRPr="005C2F45">
        <w:rPr>
          <w:rFonts w:ascii="Times New Roman" w:eastAsia="標楷體" w:hAnsi="Times New Roman" w:cs="Times New Roman"/>
        </w:rPr>
        <w:t>plays</w:t>
      </w:r>
      <w:r w:rsidR="008443FC" w:rsidRPr="005C2F45">
        <w:rPr>
          <w:rFonts w:ascii="Times New Roman" w:eastAsia="標楷體" w:hAnsi="Times New Roman" w:cs="Times New Roman"/>
        </w:rPr>
        <w:t>、</w:t>
      </w:r>
      <w:r w:rsidR="008443FC" w:rsidRPr="005C2F45">
        <w:rPr>
          <w:rFonts w:ascii="Times New Roman" w:eastAsia="標楷體" w:hAnsi="Times New Roman" w:cs="Times New Roman"/>
        </w:rPr>
        <w:t>played</w:t>
      </w:r>
      <w:r w:rsidR="008443FC" w:rsidRPr="005C2F45">
        <w:rPr>
          <w:rFonts w:ascii="Times New Roman" w:eastAsia="標楷體" w:hAnsi="Times New Roman" w:cs="Times New Roman"/>
        </w:rPr>
        <w:t>、</w:t>
      </w:r>
      <w:r w:rsidR="008443FC" w:rsidRPr="005C2F45">
        <w:rPr>
          <w:rFonts w:ascii="Times New Roman" w:eastAsia="標楷體" w:hAnsi="Times New Roman" w:cs="Times New Roman"/>
        </w:rPr>
        <w:t>playing</w:t>
      </w:r>
      <w:r w:rsidR="008443FC" w:rsidRPr="005C2F45">
        <w:rPr>
          <w:rFonts w:ascii="Times New Roman" w:eastAsia="標楷體" w:hAnsi="Times New Roman" w:cs="Times New Roman"/>
        </w:rPr>
        <w:t>三者在經過詞幹提取後會等同於單詞</w:t>
      </w:r>
      <w:r w:rsidR="008443FC" w:rsidRPr="005C2F45">
        <w:rPr>
          <w:rFonts w:ascii="Times New Roman" w:eastAsia="標楷體" w:hAnsi="Times New Roman" w:cs="Times New Roman"/>
        </w:rPr>
        <w:t>play</w:t>
      </w:r>
      <w:r w:rsidR="00BC3E0F" w:rsidRPr="005C2F45">
        <w:rPr>
          <w:rFonts w:ascii="Times New Roman" w:eastAsia="標楷體" w:hAnsi="Times New Roman" w:cs="Times New Roman"/>
        </w:rPr>
        <w:t>。</w:t>
      </w:r>
      <w:r w:rsidR="00415840" w:rsidRPr="005C2F45">
        <w:rPr>
          <w:rFonts w:ascii="Times New Roman" w:eastAsia="標楷體" w:hAnsi="Times New Roman" w:cs="Times New Roman"/>
        </w:rPr>
        <w:t>而本研究採用的詞幹提取算法為</w:t>
      </w:r>
      <w:r w:rsidR="00415840" w:rsidRPr="005C2F45">
        <w:rPr>
          <w:rFonts w:ascii="Times New Roman" w:eastAsia="標楷體" w:hAnsi="Times New Roman" w:cs="Times New Roman"/>
        </w:rPr>
        <w:t>NLTK</w:t>
      </w:r>
      <w:r w:rsidR="00415840" w:rsidRPr="005C2F45">
        <w:rPr>
          <w:rFonts w:ascii="Times New Roman" w:eastAsia="標楷體" w:hAnsi="Times New Roman" w:cs="Times New Roman"/>
        </w:rPr>
        <w:t>的</w:t>
      </w:r>
      <w:r w:rsidR="00415840" w:rsidRPr="005C2F45">
        <w:rPr>
          <w:rFonts w:ascii="Times New Roman" w:eastAsia="標楷體" w:hAnsi="Times New Roman" w:cs="Times New Roman"/>
        </w:rPr>
        <w:t>Snowball</w:t>
      </w:r>
      <w:r w:rsidR="00415840" w:rsidRPr="005C2F45">
        <w:rPr>
          <w:rFonts w:ascii="Times New Roman" w:eastAsia="標楷體" w:hAnsi="Times New Roman" w:cs="Times New Roman"/>
        </w:rPr>
        <w:t>算法</w:t>
      </w:r>
      <w:r w:rsidR="002031D9" w:rsidRPr="005C2F45">
        <w:rPr>
          <w:rFonts w:ascii="Times New Roman" w:eastAsia="標楷體" w:hAnsi="Times New Roman" w:cs="Times New Roman"/>
        </w:rPr>
        <w:t>。</w:t>
      </w:r>
    </w:p>
    <w:p w14:paraId="6903CB49"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5C9F933D" w14:textId="77777777" w:rsidR="00264E6D" w:rsidRDefault="00850F40"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詞性標註為在給定句子中判定每個字詞的語法範疇，確定其詞性並加以標註，使程式能辨識與解析的過程。而英文的詞性基本上可分為動詞</w:t>
      </w:r>
      <w:r w:rsidRPr="005C2F45">
        <w:rPr>
          <w:rFonts w:ascii="Times New Roman" w:eastAsia="標楷體" w:hAnsi="Times New Roman" w:cs="Times New Roman"/>
        </w:rPr>
        <w:t xml:space="preserve"> (Verb)</w:t>
      </w:r>
      <w:r w:rsidRPr="005C2F45">
        <w:rPr>
          <w:rFonts w:ascii="Times New Roman" w:eastAsia="標楷體" w:hAnsi="Times New Roman" w:cs="Times New Roman"/>
        </w:rPr>
        <w:t>、名詞</w:t>
      </w:r>
      <w:r w:rsidR="00FB1CB9" w:rsidRPr="005C2F45">
        <w:rPr>
          <w:rFonts w:ascii="Times New Roman" w:eastAsia="標楷體" w:hAnsi="Times New Roman" w:cs="Times New Roman"/>
        </w:rPr>
        <w:t xml:space="preserve"> </w:t>
      </w:r>
      <w:r w:rsidRPr="005C2F45">
        <w:rPr>
          <w:rFonts w:ascii="Times New Roman" w:eastAsia="標楷體" w:hAnsi="Times New Roman" w:cs="Times New Roman"/>
        </w:rPr>
        <w:t>(</w:t>
      </w:r>
      <w:r w:rsidR="004747D3" w:rsidRPr="005C2F45">
        <w:rPr>
          <w:rFonts w:ascii="Times New Roman" w:eastAsia="標楷體" w:hAnsi="Times New Roman" w:cs="Times New Roman"/>
        </w:rPr>
        <w:t>N</w:t>
      </w:r>
      <w:r w:rsidRPr="005C2F45">
        <w:rPr>
          <w:rFonts w:ascii="Times New Roman" w:eastAsia="標楷體" w:hAnsi="Times New Roman" w:cs="Times New Roman"/>
        </w:rPr>
        <w:t xml:space="preserve">oun) </w:t>
      </w:r>
      <w:r w:rsidRPr="005C2F45">
        <w:rPr>
          <w:rFonts w:ascii="Times New Roman" w:eastAsia="標楷體" w:hAnsi="Times New Roman" w:cs="Times New Roman"/>
        </w:rPr>
        <w:t>、形容詞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A</w:t>
      </w:r>
      <w:r w:rsidRPr="005C2F45">
        <w:rPr>
          <w:rFonts w:ascii="Times New Roman" w:eastAsia="標楷體" w:hAnsi="Times New Roman" w:cs="Times New Roman"/>
        </w:rPr>
        <w:t>djective)</w:t>
      </w:r>
      <w:r w:rsidRPr="005C2F45">
        <w:rPr>
          <w:rFonts w:ascii="Times New Roman" w:eastAsia="標楷體" w:hAnsi="Times New Roman" w:cs="Times New Roman"/>
        </w:rPr>
        <w:t>、副詞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A</w:t>
      </w:r>
      <w:r w:rsidRPr="005C2F45">
        <w:rPr>
          <w:rFonts w:ascii="Times New Roman" w:eastAsia="標楷體" w:hAnsi="Times New Roman" w:cs="Times New Roman"/>
        </w:rPr>
        <w:t>dverb)</w:t>
      </w:r>
      <w:r w:rsidRPr="005C2F45">
        <w:rPr>
          <w:rFonts w:ascii="Times New Roman" w:eastAsia="標楷體" w:hAnsi="Times New Roman" w:cs="Times New Roman"/>
        </w:rPr>
        <w:t>，以及其他類別，例如：代名詞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P</w:t>
      </w:r>
      <w:r w:rsidRPr="005C2F45">
        <w:rPr>
          <w:rFonts w:ascii="Times New Roman" w:eastAsia="標楷體" w:hAnsi="Times New Roman" w:cs="Times New Roman"/>
        </w:rPr>
        <w:t>ronoun)</w:t>
      </w:r>
      <w:r w:rsidRPr="005C2F45">
        <w:rPr>
          <w:rFonts w:ascii="Times New Roman" w:eastAsia="標楷體" w:hAnsi="Times New Roman" w:cs="Times New Roman"/>
        </w:rPr>
        <w:t>、介係詞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P</w:t>
      </w:r>
      <w:r w:rsidRPr="005C2F45">
        <w:rPr>
          <w:rFonts w:ascii="Times New Roman" w:eastAsia="標楷體" w:hAnsi="Times New Roman" w:cs="Times New Roman"/>
        </w:rPr>
        <w:t>reposition)</w:t>
      </w:r>
      <w:r w:rsidRPr="005C2F45">
        <w:rPr>
          <w:rFonts w:ascii="Times New Roman" w:eastAsia="標楷體" w:hAnsi="Times New Roman" w:cs="Times New Roman"/>
        </w:rPr>
        <w:t>、連接詞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C</w:t>
      </w:r>
      <w:r w:rsidRPr="005C2F45">
        <w:rPr>
          <w:rFonts w:ascii="Times New Roman" w:eastAsia="標楷體" w:hAnsi="Times New Roman" w:cs="Times New Roman"/>
        </w:rPr>
        <w:t>onjunction)</w:t>
      </w:r>
      <w:r w:rsidRPr="005C2F45">
        <w:rPr>
          <w:rFonts w:ascii="Times New Roman" w:eastAsia="標楷體" w:hAnsi="Times New Roman" w:cs="Times New Roman"/>
        </w:rPr>
        <w:t>或感嘆詞</w:t>
      </w:r>
      <w:r w:rsidRPr="005C2F45">
        <w:rPr>
          <w:rFonts w:ascii="Times New Roman" w:eastAsia="標楷體" w:hAnsi="Times New Roman" w:cs="Times New Roman"/>
        </w:rPr>
        <w:t xml:space="preserve"> (</w:t>
      </w:r>
      <w:r w:rsidR="007D53B8" w:rsidRPr="005C2F45">
        <w:rPr>
          <w:rFonts w:ascii="Times New Roman" w:eastAsia="標楷體" w:hAnsi="Times New Roman" w:cs="Times New Roman"/>
        </w:rPr>
        <w:t>I</w:t>
      </w:r>
      <w:r w:rsidRPr="005C2F45">
        <w:rPr>
          <w:rFonts w:ascii="Times New Roman" w:eastAsia="標楷體" w:hAnsi="Times New Roman" w:cs="Times New Roman"/>
        </w:rPr>
        <w:t>nterjection)</w:t>
      </w:r>
      <w:r w:rsidRPr="005C2F45">
        <w:rPr>
          <w:rFonts w:ascii="Times New Roman" w:eastAsia="標楷體" w:hAnsi="Times New Roman" w:cs="Times New Roman"/>
        </w:rPr>
        <w:t>等。</w:t>
      </w:r>
    </w:p>
    <w:p w14:paraId="6BB4E0FD" w14:textId="77777777" w:rsidR="00264E6D" w:rsidRDefault="00264E6D" w:rsidP="00264E6D">
      <w:pPr>
        <w:spacing w:line="360" w:lineRule="auto"/>
        <w:ind w:leftChars="236" w:left="566" w:firstLineChars="200" w:firstLine="480"/>
        <w:jc w:val="both"/>
        <w:rPr>
          <w:rFonts w:ascii="Times New Roman" w:eastAsia="標楷體" w:hAnsi="Times New Roman" w:cs="Times New Roman"/>
        </w:rPr>
      </w:pPr>
    </w:p>
    <w:p w14:paraId="04670FF4" w14:textId="70E065F8" w:rsidR="00801039" w:rsidRDefault="00B37C0B" w:rsidP="00264E6D">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停用詞</w:t>
      </w:r>
      <w:r w:rsidR="00DB1C61" w:rsidRPr="005C2F45">
        <w:rPr>
          <w:rFonts w:ascii="Times New Roman" w:eastAsia="標楷體" w:hAnsi="Times New Roman" w:cs="Times New Roman"/>
        </w:rPr>
        <w:t>為文章裡出現頻率比較高，</w:t>
      </w:r>
      <w:r w:rsidR="00741243" w:rsidRPr="005C2F45">
        <w:rPr>
          <w:rFonts w:ascii="Times New Roman" w:eastAsia="標楷體" w:hAnsi="Times New Roman" w:cs="Times New Roman"/>
        </w:rPr>
        <w:t>幾乎每篇評論中都有出現的詞彙，但對句子沒太大的意義，在不犧牲句子含意的情況下，可以安全的忽略他們。在去除停用字的步驟中會篩選所有的字詞，將停用字去除後，資料集中只會含有較關鍵的單詞。</w:t>
      </w:r>
      <w:r w:rsidR="00C712B5" w:rsidRPr="005C2F45">
        <w:rPr>
          <w:rFonts w:ascii="Times New Roman" w:eastAsia="標楷體" w:hAnsi="Times New Roman" w:cs="Times New Roman"/>
        </w:rPr>
        <w:t>在經過</w:t>
      </w:r>
      <w:r w:rsidR="00247D09" w:rsidRPr="005C2F45">
        <w:rPr>
          <w:rFonts w:ascii="Times New Roman" w:eastAsia="標楷體" w:hAnsi="Times New Roman" w:cs="Times New Roman"/>
        </w:rPr>
        <w:t>斷</w:t>
      </w:r>
      <w:r w:rsidR="00C712B5" w:rsidRPr="005C2F45">
        <w:rPr>
          <w:rFonts w:ascii="Times New Roman" w:eastAsia="標楷體" w:hAnsi="Times New Roman" w:cs="Times New Roman"/>
        </w:rPr>
        <w:t>詞處理後，使用者的評論文本已經拆解為單詞的集合，</w:t>
      </w:r>
      <w:r w:rsidR="00BE5933" w:rsidRPr="005C2F45">
        <w:rPr>
          <w:rFonts w:ascii="Times New Roman" w:eastAsia="標楷體" w:hAnsi="Times New Roman" w:cs="Times New Roman"/>
        </w:rPr>
        <w:t>而此集合中包含了像是數字、特殊符號或是對評論沒有明顯相關意義的單詞，</w:t>
      </w:r>
      <w:r w:rsidR="00C45910" w:rsidRPr="005C2F45">
        <w:rPr>
          <w:rFonts w:ascii="Times New Roman" w:eastAsia="標楷體" w:hAnsi="Times New Roman" w:cs="Times New Roman"/>
        </w:rPr>
        <w:lastRenderedPageBreak/>
        <w:t>若</w:t>
      </w:r>
      <w:r w:rsidR="003C28E1" w:rsidRPr="005C2F45">
        <w:rPr>
          <w:rFonts w:ascii="Times New Roman" w:eastAsia="標楷體" w:hAnsi="Times New Roman" w:cs="Times New Roman"/>
        </w:rPr>
        <w:t>不去除這些無意義的單詞，將對後續的情感分析的結果造成影響。</w:t>
      </w:r>
      <w:r w:rsidR="003B004E" w:rsidRPr="005C2F45">
        <w:rPr>
          <w:rFonts w:ascii="Times New Roman" w:eastAsia="標楷體" w:hAnsi="Times New Roman" w:cs="Times New Roman"/>
        </w:rPr>
        <w:t>本研究使用之停用詞表為</w:t>
      </w:r>
      <w:r w:rsidR="003B004E" w:rsidRPr="005C2F45">
        <w:rPr>
          <w:rFonts w:ascii="Times New Roman" w:eastAsia="標楷體" w:hAnsi="Times New Roman" w:cs="Times New Roman"/>
        </w:rPr>
        <w:t>NLTK</w:t>
      </w:r>
      <w:r w:rsidR="003B004E" w:rsidRPr="005C2F45">
        <w:rPr>
          <w:rFonts w:ascii="Times New Roman" w:eastAsia="標楷體" w:hAnsi="Times New Roman" w:cs="Times New Roman"/>
        </w:rPr>
        <w:t>內建，</w:t>
      </w:r>
      <w:r w:rsidR="00247D09" w:rsidRPr="005C2F45">
        <w:rPr>
          <w:rFonts w:ascii="Times New Roman" w:eastAsia="標楷體" w:hAnsi="Times New Roman" w:cs="Times New Roman"/>
        </w:rPr>
        <w:t>停用詞表如</w:t>
      </w:r>
      <w:r w:rsidR="00EB4690" w:rsidRPr="005C2F45">
        <w:rPr>
          <w:rFonts w:ascii="Times New Roman" w:eastAsia="標楷體" w:hAnsi="Times New Roman" w:cs="Times New Roman"/>
        </w:rPr>
        <w:t>表</w:t>
      </w:r>
      <w:r w:rsidR="00EB4690" w:rsidRPr="005C2F45">
        <w:rPr>
          <w:rFonts w:ascii="Times New Roman" w:eastAsia="標楷體" w:hAnsi="Times New Roman" w:cs="Times New Roman"/>
        </w:rPr>
        <w:t>3-</w:t>
      </w:r>
      <w:r w:rsidR="00336A1C" w:rsidRPr="005C2F45">
        <w:rPr>
          <w:rFonts w:ascii="Times New Roman" w:eastAsia="標楷體" w:hAnsi="Times New Roman" w:cs="Times New Roman"/>
        </w:rPr>
        <w:t>3</w:t>
      </w:r>
      <w:r w:rsidR="00247D09" w:rsidRPr="005C2F45">
        <w:rPr>
          <w:rFonts w:ascii="Times New Roman" w:eastAsia="標楷體" w:hAnsi="Times New Roman" w:cs="Times New Roman"/>
        </w:rPr>
        <w:t>。</w:t>
      </w:r>
    </w:p>
    <w:p w14:paraId="663B3B36" w14:textId="77777777" w:rsidR="0098072C" w:rsidRPr="005C2F45" w:rsidRDefault="0098072C" w:rsidP="0098072C">
      <w:pPr>
        <w:spacing w:line="360" w:lineRule="auto"/>
        <w:ind w:leftChars="177" w:left="425" w:firstLine="990"/>
        <w:jc w:val="both"/>
        <w:rPr>
          <w:rFonts w:ascii="Times New Roman" w:eastAsia="標楷體" w:hAnsi="Times New Roman" w:cs="Times New Roman"/>
        </w:rPr>
      </w:pPr>
    </w:p>
    <w:p w14:paraId="0AF1A089" w14:textId="14C314C4" w:rsidR="005D1E9B" w:rsidRPr="005C2F45" w:rsidRDefault="005D1E9B" w:rsidP="00EF35A2">
      <w:pPr>
        <w:pStyle w:val="a9"/>
        <w:spacing w:line="360" w:lineRule="auto"/>
        <w:ind w:leftChars="200" w:left="480"/>
        <w:jc w:val="both"/>
        <w:rPr>
          <w:rFonts w:ascii="Times New Roman" w:eastAsia="標楷體" w:hAnsi="Times New Roman" w:cs="Times New Roman"/>
        </w:rPr>
      </w:pPr>
      <w:bookmarkStart w:id="93" w:name="_Toc60186826"/>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3</w:t>
      </w:r>
      <w:r w:rsidR="00134E17" w:rsidRPr="005C2F45">
        <w:rPr>
          <w:rFonts w:ascii="Times New Roman" w:eastAsia="標楷體" w:hAnsi="Times New Roman" w:cs="Times New Roman"/>
        </w:rPr>
        <w:fldChar w:fldCharType="end"/>
      </w:r>
      <w:r w:rsidR="00904BA5" w:rsidRPr="005C2F45">
        <w:rPr>
          <w:rFonts w:ascii="Times New Roman" w:eastAsia="標楷體" w:hAnsi="Times New Roman" w:cs="Times New Roman"/>
        </w:rPr>
        <w:t>: NLTK</w:t>
      </w:r>
      <w:r w:rsidR="00904BA5" w:rsidRPr="005C2F45">
        <w:rPr>
          <w:rFonts w:ascii="Times New Roman" w:eastAsia="標楷體" w:hAnsi="Times New Roman" w:cs="Times New Roman"/>
        </w:rPr>
        <w:t>停用詞表</w:t>
      </w:r>
      <w:bookmarkEnd w:id="93"/>
    </w:p>
    <w:tbl>
      <w:tblPr>
        <w:tblW w:w="8557" w:type="dxa"/>
        <w:tblInd w:w="480" w:type="dxa"/>
        <w:tblLook w:val="04A0" w:firstRow="1" w:lastRow="0" w:firstColumn="1" w:lastColumn="0" w:noHBand="0" w:noVBand="1"/>
      </w:tblPr>
      <w:tblGrid>
        <w:gridCol w:w="1214"/>
        <w:gridCol w:w="1344"/>
        <w:gridCol w:w="1387"/>
        <w:gridCol w:w="1174"/>
        <w:gridCol w:w="1146"/>
        <w:gridCol w:w="1146"/>
        <w:gridCol w:w="1146"/>
      </w:tblGrid>
      <w:tr w:rsidR="00E57582" w:rsidRPr="005C2F45" w14:paraId="169BC227" w14:textId="77777777" w:rsidTr="00EF35A2">
        <w:trPr>
          <w:trHeight w:val="344"/>
        </w:trPr>
        <w:tc>
          <w:tcPr>
            <w:tcW w:w="121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F8774E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w:t>
            </w:r>
          </w:p>
        </w:tc>
        <w:tc>
          <w:tcPr>
            <w:tcW w:w="1344" w:type="dxa"/>
            <w:tcBorders>
              <w:top w:val="single" w:sz="8" w:space="0" w:color="auto"/>
              <w:left w:val="nil"/>
              <w:bottom w:val="single" w:sz="4" w:space="0" w:color="auto"/>
              <w:right w:val="single" w:sz="4" w:space="0" w:color="auto"/>
            </w:tcBorders>
            <w:shd w:val="clear" w:color="auto" w:fill="auto"/>
            <w:noWrap/>
            <w:vAlign w:val="center"/>
            <w:hideMark/>
          </w:tcPr>
          <w:p w14:paraId="4A9DC49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yours</w:t>
            </w:r>
          </w:p>
        </w:tc>
        <w:tc>
          <w:tcPr>
            <w:tcW w:w="1387" w:type="dxa"/>
            <w:tcBorders>
              <w:top w:val="single" w:sz="8" w:space="0" w:color="auto"/>
              <w:left w:val="nil"/>
              <w:bottom w:val="single" w:sz="4" w:space="0" w:color="auto"/>
              <w:right w:val="single" w:sz="4" w:space="0" w:color="auto"/>
            </w:tcBorders>
            <w:shd w:val="clear" w:color="auto" w:fill="auto"/>
            <w:noWrap/>
            <w:vAlign w:val="center"/>
            <w:hideMark/>
          </w:tcPr>
          <w:p w14:paraId="218CF2C3"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herself</w:t>
            </w:r>
          </w:p>
        </w:tc>
        <w:tc>
          <w:tcPr>
            <w:tcW w:w="1174" w:type="dxa"/>
            <w:tcBorders>
              <w:top w:val="single" w:sz="8" w:space="0" w:color="auto"/>
              <w:left w:val="nil"/>
              <w:bottom w:val="single" w:sz="4" w:space="0" w:color="auto"/>
              <w:right w:val="single" w:sz="4" w:space="0" w:color="auto"/>
            </w:tcBorders>
            <w:shd w:val="clear" w:color="auto" w:fill="auto"/>
            <w:noWrap/>
            <w:vAlign w:val="center"/>
            <w:hideMark/>
          </w:tcPr>
          <w:p w14:paraId="3749E50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which</w:t>
            </w:r>
          </w:p>
        </w:tc>
        <w:tc>
          <w:tcPr>
            <w:tcW w:w="1146" w:type="dxa"/>
            <w:tcBorders>
              <w:top w:val="single" w:sz="8" w:space="0" w:color="auto"/>
              <w:left w:val="nil"/>
              <w:bottom w:val="single" w:sz="4" w:space="0" w:color="auto"/>
              <w:right w:val="single" w:sz="4" w:space="0" w:color="auto"/>
            </w:tcBorders>
            <w:shd w:val="clear" w:color="auto" w:fill="auto"/>
            <w:noWrap/>
            <w:vAlign w:val="center"/>
            <w:hideMark/>
          </w:tcPr>
          <w:p w14:paraId="28E319C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was</w:t>
            </w:r>
          </w:p>
        </w:tc>
        <w:tc>
          <w:tcPr>
            <w:tcW w:w="1146" w:type="dxa"/>
            <w:tcBorders>
              <w:top w:val="single" w:sz="8" w:space="0" w:color="auto"/>
              <w:left w:val="nil"/>
              <w:bottom w:val="single" w:sz="4" w:space="0" w:color="auto"/>
              <w:right w:val="single" w:sz="4" w:space="0" w:color="auto"/>
            </w:tcBorders>
            <w:shd w:val="clear" w:color="auto" w:fill="auto"/>
            <w:noWrap/>
            <w:vAlign w:val="center"/>
            <w:hideMark/>
          </w:tcPr>
          <w:p w14:paraId="2B5FB20B"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does</w:t>
            </w:r>
          </w:p>
        </w:tc>
        <w:tc>
          <w:tcPr>
            <w:tcW w:w="1146" w:type="dxa"/>
            <w:tcBorders>
              <w:top w:val="single" w:sz="8" w:space="0" w:color="auto"/>
              <w:left w:val="nil"/>
              <w:bottom w:val="single" w:sz="4" w:space="0" w:color="auto"/>
              <w:right w:val="single" w:sz="8" w:space="0" w:color="auto"/>
            </w:tcBorders>
            <w:shd w:val="clear" w:color="auto" w:fill="auto"/>
            <w:noWrap/>
            <w:vAlign w:val="center"/>
            <w:hideMark/>
          </w:tcPr>
          <w:p w14:paraId="113E1AE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because</w:t>
            </w:r>
          </w:p>
        </w:tc>
      </w:tr>
      <w:tr w:rsidR="00E57582" w:rsidRPr="005C2F45" w14:paraId="2BD28C5C"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707413A7"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me</w:t>
            </w:r>
          </w:p>
        </w:tc>
        <w:tc>
          <w:tcPr>
            <w:tcW w:w="1344" w:type="dxa"/>
            <w:tcBorders>
              <w:top w:val="nil"/>
              <w:left w:val="nil"/>
              <w:bottom w:val="single" w:sz="4" w:space="0" w:color="auto"/>
              <w:right w:val="single" w:sz="4" w:space="0" w:color="auto"/>
            </w:tcBorders>
            <w:shd w:val="clear" w:color="auto" w:fill="auto"/>
            <w:noWrap/>
            <w:vAlign w:val="center"/>
            <w:hideMark/>
          </w:tcPr>
          <w:p w14:paraId="3022E46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yourself</w:t>
            </w:r>
          </w:p>
        </w:tc>
        <w:tc>
          <w:tcPr>
            <w:tcW w:w="1387" w:type="dxa"/>
            <w:tcBorders>
              <w:top w:val="nil"/>
              <w:left w:val="nil"/>
              <w:bottom w:val="single" w:sz="4" w:space="0" w:color="auto"/>
              <w:right w:val="single" w:sz="4" w:space="0" w:color="auto"/>
            </w:tcBorders>
            <w:shd w:val="clear" w:color="auto" w:fill="auto"/>
            <w:noWrap/>
            <w:vAlign w:val="center"/>
            <w:hideMark/>
          </w:tcPr>
          <w:p w14:paraId="45A2260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it</w:t>
            </w:r>
          </w:p>
        </w:tc>
        <w:tc>
          <w:tcPr>
            <w:tcW w:w="1174" w:type="dxa"/>
            <w:tcBorders>
              <w:top w:val="nil"/>
              <w:left w:val="nil"/>
              <w:bottom w:val="single" w:sz="4" w:space="0" w:color="auto"/>
              <w:right w:val="single" w:sz="4" w:space="0" w:color="auto"/>
            </w:tcBorders>
            <w:shd w:val="clear" w:color="auto" w:fill="auto"/>
            <w:noWrap/>
            <w:vAlign w:val="center"/>
            <w:hideMark/>
          </w:tcPr>
          <w:p w14:paraId="789AB59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who</w:t>
            </w:r>
          </w:p>
        </w:tc>
        <w:tc>
          <w:tcPr>
            <w:tcW w:w="1146" w:type="dxa"/>
            <w:tcBorders>
              <w:top w:val="nil"/>
              <w:left w:val="nil"/>
              <w:bottom w:val="single" w:sz="4" w:space="0" w:color="auto"/>
              <w:right w:val="single" w:sz="4" w:space="0" w:color="auto"/>
            </w:tcBorders>
            <w:shd w:val="clear" w:color="auto" w:fill="auto"/>
            <w:noWrap/>
            <w:vAlign w:val="center"/>
            <w:hideMark/>
          </w:tcPr>
          <w:p w14:paraId="6236094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were</w:t>
            </w:r>
          </w:p>
        </w:tc>
        <w:tc>
          <w:tcPr>
            <w:tcW w:w="1146" w:type="dxa"/>
            <w:tcBorders>
              <w:top w:val="nil"/>
              <w:left w:val="nil"/>
              <w:bottom w:val="single" w:sz="4" w:space="0" w:color="auto"/>
              <w:right w:val="single" w:sz="4" w:space="0" w:color="auto"/>
            </w:tcBorders>
            <w:shd w:val="clear" w:color="auto" w:fill="auto"/>
            <w:noWrap/>
            <w:vAlign w:val="center"/>
            <w:hideMark/>
          </w:tcPr>
          <w:p w14:paraId="4E0F8A8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did</w:t>
            </w:r>
          </w:p>
        </w:tc>
        <w:tc>
          <w:tcPr>
            <w:tcW w:w="1146" w:type="dxa"/>
            <w:tcBorders>
              <w:top w:val="nil"/>
              <w:left w:val="nil"/>
              <w:bottom w:val="single" w:sz="4" w:space="0" w:color="auto"/>
              <w:right w:val="single" w:sz="8" w:space="0" w:color="auto"/>
            </w:tcBorders>
            <w:shd w:val="clear" w:color="auto" w:fill="auto"/>
            <w:noWrap/>
            <w:vAlign w:val="center"/>
            <w:hideMark/>
          </w:tcPr>
          <w:p w14:paraId="4542B97B"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as</w:t>
            </w:r>
          </w:p>
        </w:tc>
      </w:tr>
      <w:tr w:rsidR="00E57582" w:rsidRPr="005C2F45" w14:paraId="5010D1DF"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475F75B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my</w:t>
            </w:r>
          </w:p>
        </w:tc>
        <w:tc>
          <w:tcPr>
            <w:tcW w:w="1344" w:type="dxa"/>
            <w:tcBorders>
              <w:top w:val="nil"/>
              <w:left w:val="nil"/>
              <w:bottom w:val="single" w:sz="4" w:space="0" w:color="auto"/>
              <w:right w:val="single" w:sz="4" w:space="0" w:color="auto"/>
            </w:tcBorders>
            <w:shd w:val="clear" w:color="auto" w:fill="auto"/>
            <w:noWrap/>
            <w:vAlign w:val="center"/>
            <w:hideMark/>
          </w:tcPr>
          <w:p w14:paraId="3434EF7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yourselves</w:t>
            </w:r>
          </w:p>
        </w:tc>
        <w:tc>
          <w:tcPr>
            <w:tcW w:w="1387" w:type="dxa"/>
            <w:tcBorders>
              <w:top w:val="nil"/>
              <w:left w:val="nil"/>
              <w:bottom w:val="single" w:sz="4" w:space="0" w:color="auto"/>
              <w:right w:val="single" w:sz="4" w:space="0" w:color="auto"/>
            </w:tcBorders>
            <w:shd w:val="clear" w:color="auto" w:fill="auto"/>
            <w:noWrap/>
            <w:vAlign w:val="center"/>
            <w:hideMark/>
          </w:tcPr>
          <w:p w14:paraId="6DD2675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its</w:t>
            </w:r>
          </w:p>
        </w:tc>
        <w:tc>
          <w:tcPr>
            <w:tcW w:w="1174" w:type="dxa"/>
            <w:tcBorders>
              <w:top w:val="nil"/>
              <w:left w:val="nil"/>
              <w:bottom w:val="single" w:sz="4" w:space="0" w:color="auto"/>
              <w:right w:val="single" w:sz="4" w:space="0" w:color="auto"/>
            </w:tcBorders>
            <w:shd w:val="clear" w:color="auto" w:fill="auto"/>
            <w:noWrap/>
            <w:vAlign w:val="center"/>
            <w:hideMark/>
          </w:tcPr>
          <w:p w14:paraId="3BD4462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whom</w:t>
            </w:r>
          </w:p>
        </w:tc>
        <w:tc>
          <w:tcPr>
            <w:tcW w:w="1146" w:type="dxa"/>
            <w:tcBorders>
              <w:top w:val="nil"/>
              <w:left w:val="nil"/>
              <w:bottom w:val="single" w:sz="4" w:space="0" w:color="auto"/>
              <w:right w:val="single" w:sz="4" w:space="0" w:color="auto"/>
            </w:tcBorders>
            <w:shd w:val="clear" w:color="auto" w:fill="auto"/>
            <w:noWrap/>
            <w:vAlign w:val="center"/>
            <w:hideMark/>
          </w:tcPr>
          <w:p w14:paraId="5994519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w:t>
            </w:r>
          </w:p>
        </w:tc>
        <w:tc>
          <w:tcPr>
            <w:tcW w:w="1146" w:type="dxa"/>
            <w:tcBorders>
              <w:top w:val="nil"/>
              <w:left w:val="nil"/>
              <w:bottom w:val="single" w:sz="4" w:space="0" w:color="auto"/>
              <w:right w:val="single" w:sz="4" w:space="0" w:color="auto"/>
            </w:tcBorders>
            <w:shd w:val="clear" w:color="auto" w:fill="auto"/>
            <w:noWrap/>
            <w:vAlign w:val="center"/>
            <w:hideMark/>
          </w:tcPr>
          <w:p w14:paraId="2A0BA8C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doing</w:t>
            </w:r>
          </w:p>
        </w:tc>
        <w:tc>
          <w:tcPr>
            <w:tcW w:w="1146" w:type="dxa"/>
            <w:tcBorders>
              <w:top w:val="nil"/>
              <w:left w:val="nil"/>
              <w:bottom w:val="single" w:sz="4" w:space="0" w:color="auto"/>
              <w:right w:val="single" w:sz="8" w:space="0" w:color="auto"/>
            </w:tcBorders>
            <w:shd w:val="clear" w:color="auto" w:fill="auto"/>
            <w:noWrap/>
            <w:vAlign w:val="center"/>
            <w:hideMark/>
          </w:tcPr>
          <w:p w14:paraId="1C56FC1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until</w:t>
            </w:r>
          </w:p>
        </w:tc>
      </w:tr>
      <w:tr w:rsidR="00E57582" w:rsidRPr="005C2F45" w14:paraId="609D41BF"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30502C9B"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myself</w:t>
            </w:r>
          </w:p>
        </w:tc>
        <w:tc>
          <w:tcPr>
            <w:tcW w:w="1344" w:type="dxa"/>
            <w:tcBorders>
              <w:top w:val="nil"/>
              <w:left w:val="nil"/>
              <w:bottom w:val="single" w:sz="4" w:space="0" w:color="auto"/>
              <w:right w:val="single" w:sz="4" w:space="0" w:color="auto"/>
            </w:tcBorders>
            <w:shd w:val="clear" w:color="auto" w:fill="auto"/>
            <w:noWrap/>
            <w:vAlign w:val="center"/>
            <w:hideMark/>
          </w:tcPr>
          <w:p w14:paraId="0ECC12E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w:t>
            </w:r>
          </w:p>
        </w:tc>
        <w:tc>
          <w:tcPr>
            <w:tcW w:w="1387" w:type="dxa"/>
            <w:tcBorders>
              <w:top w:val="nil"/>
              <w:left w:val="nil"/>
              <w:bottom w:val="single" w:sz="4" w:space="0" w:color="auto"/>
              <w:right w:val="single" w:sz="4" w:space="0" w:color="auto"/>
            </w:tcBorders>
            <w:shd w:val="clear" w:color="auto" w:fill="auto"/>
            <w:noWrap/>
            <w:vAlign w:val="center"/>
            <w:hideMark/>
          </w:tcPr>
          <w:p w14:paraId="45FEAEB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itself</w:t>
            </w:r>
          </w:p>
        </w:tc>
        <w:tc>
          <w:tcPr>
            <w:tcW w:w="1174" w:type="dxa"/>
            <w:tcBorders>
              <w:top w:val="nil"/>
              <w:left w:val="nil"/>
              <w:bottom w:val="single" w:sz="4" w:space="0" w:color="auto"/>
              <w:right w:val="single" w:sz="4" w:space="0" w:color="auto"/>
            </w:tcBorders>
            <w:shd w:val="clear" w:color="auto" w:fill="auto"/>
            <w:noWrap/>
            <w:vAlign w:val="center"/>
            <w:hideMark/>
          </w:tcPr>
          <w:p w14:paraId="568096A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this</w:t>
            </w:r>
          </w:p>
        </w:tc>
        <w:tc>
          <w:tcPr>
            <w:tcW w:w="1146" w:type="dxa"/>
            <w:tcBorders>
              <w:top w:val="nil"/>
              <w:left w:val="nil"/>
              <w:bottom w:val="single" w:sz="4" w:space="0" w:color="auto"/>
              <w:right w:val="single" w:sz="4" w:space="0" w:color="auto"/>
            </w:tcBorders>
            <w:shd w:val="clear" w:color="auto" w:fill="auto"/>
            <w:noWrap/>
            <w:vAlign w:val="center"/>
            <w:hideMark/>
          </w:tcPr>
          <w:p w14:paraId="1E20D3D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been</w:t>
            </w:r>
          </w:p>
        </w:tc>
        <w:tc>
          <w:tcPr>
            <w:tcW w:w="1146" w:type="dxa"/>
            <w:tcBorders>
              <w:top w:val="nil"/>
              <w:left w:val="nil"/>
              <w:bottom w:val="single" w:sz="4" w:space="0" w:color="auto"/>
              <w:right w:val="single" w:sz="4" w:space="0" w:color="auto"/>
            </w:tcBorders>
            <w:shd w:val="clear" w:color="auto" w:fill="auto"/>
            <w:noWrap/>
            <w:vAlign w:val="center"/>
            <w:hideMark/>
          </w:tcPr>
          <w:p w14:paraId="6C6BE85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w:t>
            </w:r>
          </w:p>
        </w:tc>
        <w:tc>
          <w:tcPr>
            <w:tcW w:w="1146" w:type="dxa"/>
            <w:tcBorders>
              <w:top w:val="nil"/>
              <w:left w:val="nil"/>
              <w:bottom w:val="single" w:sz="4" w:space="0" w:color="auto"/>
              <w:right w:val="single" w:sz="8" w:space="0" w:color="auto"/>
            </w:tcBorders>
            <w:shd w:val="clear" w:color="auto" w:fill="auto"/>
            <w:noWrap/>
            <w:vAlign w:val="center"/>
            <w:hideMark/>
          </w:tcPr>
          <w:p w14:paraId="02BE7BB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while</w:t>
            </w:r>
          </w:p>
        </w:tc>
      </w:tr>
      <w:tr w:rsidR="00E57582" w:rsidRPr="005C2F45" w14:paraId="03464634"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0BF0188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we</w:t>
            </w:r>
          </w:p>
        </w:tc>
        <w:tc>
          <w:tcPr>
            <w:tcW w:w="1344" w:type="dxa"/>
            <w:tcBorders>
              <w:top w:val="nil"/>
              <w:left w:val="nil"/>
              <w:bottom w:val="single" w:sz="4" w:space="0" w:color="auto"/>
              <w:right w:val="single" w:sz="4" w:space="0" w:color="auto"/>
            </w:tcBorders>
            <w:shd w:val="clear" w:color="auto" w:fill="auto"/>
            <w:noWrap/>
            <w:vAlign w:val="center"/>
            <w:hideMark/>
          </w:tcPr>
          <w:p w14:paraId="14EAB3B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him</w:t>
            </w:r>
          </w:p>
        </w:tc>
        <w:tc>
          <w:tcPr>
            <w:tcW w:w="1387" w:type="dxa"/>
            <w:tcBorders>
              <w:top w:val="nil"/>
              <w:left w:val="nil"/>
              <w:bottom w:val="single" w:sz="4" w:space="0" w:color="auto"/>
              <w:right w:val="single" w:sz="4" w:space="0" w:color="auto"/>
            </w:tcBorders>
            <w:shd w:val="clear" w:color="auto" w:fill="auto"/>
            <w:noWrap/>
            <w:vAlign w:val="center"/>
            <w:hideMark/>
          </w:tcPr>
          <w:p w14:paraId="0AFE1D53"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they</w:t>
            </w:r>
          </w:p>
        </w:tc>
        <w:tc>
          <w:tcPr>
            <w:tcW w:w="1174" w:type="dxa"/>
            <w:tcBorders>
              <w:top w:val="nil"/>
              <w:left w:val="nil"/>
              <w:bottom w:val="single" w:sz="4" w:space="0" w:color="auto"/>
              <w:right w:val="single" w:sz="4" w:space="0" w:color="auto"/>
            </w:tcBorders>
            <w:shd w:val="clear" w:color="auto" w:fill="auto"/>
            <w:noWrap/>
            <w:vAlign w:val="center"/>
            <w:hideMark/>
          </w:tcPr>
          <w:p w14:paraId="51B7AD7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that</w:t>
            </w:r>
          </w:p>
        </w:tc>
        <w:tc>
          <w:tcPr>
            <w:tcW w:w="1146" w:type="dxa"/>
            <w:tcBorders>
              <w:top w:val="nil"/>
              <w:left w:val="nil"/>
              <w:bottom w:val="single" w:sz="4" w:space="0" w:color="auto"/>
              <w:right w:val="single" w:sz="4" w:space="0" w:color="auto"/>
            </w:tcBorders>
            <w:shd w:val="clear" w:color="auto" w:fill="auto"/>
            <w:noWrap/>
            <w:vAlign w:val="center"/>
            <w:hideMark/>
          </w:tcPr>
          <w:p w14:paraId="0E860CB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being</w:t>
            </w:r>
          </w:p>
        </w:tc>
        <w:tc>
          <w:tcPr>
            <w:tcW w:w="1146" w:type="dxa"/>
            <w:tcBorders>
              <w:top w:val="nil"/>
              <w:left w:val="nil"/>
              <w:bottom w:val="single" w:sz="4" w:space="0" w:color="auto"/>
              <w:right w:val="single" w:sz="4" w:space="0" w:color="auto"/>
            </w:tcBorders>
            <w:shd w:val="clear" w:color="auto" w:fill="auto"/>
            <w:noWrap/>
            <w:vAlign w:val="center"/>
            <w:hideMark/>
          </w:tcPr>
          <w:p w14:paraId="47A38115"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w:t>
            </w:r>
          </w:p>
        </w:tc>
        <w:tc>
          <w:tcPr>
            <w:tcW w:w="1146" w:type="dxa"/>
            <w:tcBorders>
              <w:top w:val="nil"/>
              <w:left w:val="nil"/>
              <w:bottom w:val="single" w:sz="4" w:space="0" w:color="auto"/>
              <w:right w:val="single" w:sz="8" w:space="0" w:color="auto"/>
            </w:tcBorders>
            <w:shd w:val="clear" w:color="auto" w:fill="auto"/>
            <w:noWrap/>
            <w:vAlign w:val="center"/>
            <w:hideMark/>
          </w:tcPr>
          <w:p w14:paraId="669BD4F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of</w:t>
            </w:r>
          </w:p>
        </w:tc>
      </w:tr>
      <w:tr w:rsidR="00E57582" w:rsidRPr="005C2F45" w14:paraId="2F0E9828"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39FFE207"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our</w:t>
            </w:r>
          </w:p>
        </w:tc>
        <w:tc>
          <w:tcPr>
            <w:tcW w:w="1344" w:type="dxa"/>
            <w:tcBorders>
              <w:top w:val="nil"/>
              <w:left w:val="nil"/>
              <w:bottom w:val="single" w:sz="4" w:space="0" w:color="auto"/>
              <w:right w:val="single" w:sz="4" w:space="0" w:color="auto"/>
            </w:tcBorders>
            <w:shd w:val="clear" w:color="auto" w:fill="auto"/>
            <w:noWrap/>
            <w:vAlign w:val="center"/>
            <w:hideMark/>
          </w:tcPr>
          <w:p w14:paraId="288EF5A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his</w:t>
            </w:r>
          </w:p>
        </w:tc>
        <w:tc>
          <w:tcPr>
            <w:tcW w:w="1387" w:type="dxa"/>
            <w:tcBorders>
              <w:top w:val="nil"/>
              <w:left w:val="nil"/>
              <w:bottom w:val="single" w:sz="4" w:space="0" w:color="auto"/>
              <w:right w:val="single" w:sz="4" w:space="0" w:color="auto"/>
            </w:tcBorders>
            <w:shd w:val="clear" w:color="auto" w:fill="auto"/>
            <w:noWrap/>
            <w:vAlign w:val="center"/>
            <w:hideMark/>
          </w:tcPr>
          <w:p w14:paraId="0F738AC6"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them</w:t>
            </w:r>
          </w:p>
        </w:tc>
        <w:tc>
          <w:tcPr>
            <w:tcW w:w="1174" w:type="dxa"/>
            <w:tcBorders>
              <w:top w:val="nil"/>
              <w:left w:val="nil"/>
              <w:bottom w:val="single" w:sz="4" w:space="0" w:color="auto"/>
              <w:right w:val="single" w:sz="4" w:space="0" w:color="auto"/>
            </w:tcBorders>
            <w:shd w:val="clear" w:color="auto" w:fill="auto"/>
            <w:noWrap/>
            <w:vAlign w:val="center"/>
            <w:hideMark/>
          </w:tcPr>
          <w:p w14:paraId="5E9F85C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these</w:t>
            </w:r>
          </w:p>
        </w:tc>
        <w:tc>
          <w:tcPr>
            <w:tcW w:w="1146" w:type="dxa"/>
            <w:tcBorders>
              <w:top w:val="nil"/>
              <w:left w:val="nil"/>
              <w:bottom w:val="single" w:sz="4" w:space="0" w:color="auto"/>
              <w:right w:val="single" w:sz="4" w:space="0" w:color="auto"/>
            </w:tcBorders>
            <w:shd w:val="clear" w:color="auto" w:fill="auto"/>
            <w:noWrap/>
            <w:vAlign w:val="center"/>
            <w:hideMark/>
          </w:tcPr>
          <w:p w14:paraId="28DAFCF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have</w:t>
            </w:r>
          </w:p>
        </w:tc>
        <w:tc>
          <w:tcPr>
            <w:tcW w:w="1146" w:type="dxa"/>
            <w:tcBorders>
              <w:top w:val="nil"/>
              <w:left w:val="nil"/>
              <w:bottom w:val="single" w:sz="4" w:space="0" w:color="auto"/>
              <w:right w:val="single" w:sz="4" w:space="0" w:color="auto"/>
            </w:tcBorders>
            <w:shd w:val="clear" w:color="auto" w:fill="auto"/>
            <w:noWrap/>
            <w:vAlign w:val="center"/>
            <w:hideMark/>
          </w:tcPr>
          <w:p w14:paraId="7426ED3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w:t>
            </w:r>
          </w:p>
        </w:tc>
        <w:tc>
          <w:tcPr>
            <w:tcW w:w="1146" w:type="dxa"/>
            <w:tcBorders>
              <w:top w:val="nil"/>
              <w:left w:val="nil"/>
              <w:bottom w:val="single" w:sz="4" w:space="0" w:color="auto"/>
              <w:right w:val="single" w:sz="8" w:space="0" w:color="auto"/>
            </w:tcBorders>
            <w:shd w:val="clear" w:color="auto" w:fill="auto"/>
            <w:noWrap/>
            <w:vAlign w:val="center"/>
            <w:hideMark/>
          </w:tcPr>
          <w:p w14:paraId="14662E65"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at</w:t>
            </w:r>
          </w:p>
        </w:tc>
      </w:tr>
      <w:tr w:rsidR="00E57582" w:rsidRPr="005C2F45" w14:paraId="7677D31E"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5DF00A9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ours</w:t>
            </w:r>
          </w:p>
        </w:tc>
        <w:tc>
          <w:tcPr>
            <w:tcW w:w="1344" w:type="dxa"/>
            <w:tcBorders>
              <w:top w:val="nil"/>
              <w:left w:val="nil"/>
              <w:bottom w:val="single" w:sz="4" w:space="0" w:color="auto"/>
              <w:right w:val="single" w:sz="4" w:space="0" w:color="auto"/>
            </w:tcBorders>
            <w:shd w:val="clear" w:color="auto" w:fill="auto"/>
            <w:noWrap/>
            <w:vAlign w:val="center"/>
            <w:hideMark/>
          </w:tcPr>
          <w:p w14:paraId="5CD3882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himself</w:t>
            </w:r>
          </w:p>
        </w:tc>
        <w:tc>
          <w:tcPr>
            <w:tcW w:w="1387" w:type="dxa"/>
            <w:tcBorders>
              <w:top w:val="nil"/>
              <w:left w:val="nil"/>
              <w:bottom w:val="single" w:sz="4" w:space="0" w:color="auto"/>
              <w:right w:val="single" w:sz="4" w:space="0" w:color="auto"/>
            </w:tcBorders>
            <w:shd w:val="clear" w:color="auto" w:fill="auto"/>
            <w:noWrap/>
            <w:vAlign w:val="center"/>
            <w:hideMark/>
          </w:tcPr>
          <w:p w14:paraId="3A1AB0E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their</w:t>
            </w:r>
          </w:p>
        </w:tc>
        <w:tc>
          <w:tcPr>
            <w:tcW w:w="1174" w:type="dxa"/>
            <w:tcBorders>
              <w:top w:val="nil"/>
              <w:left w:val="nil"/>
              <w:bottom w:val="single" w:sz="4" w:space="0" w:color="auto"/>
              <w:right w:val="single" w:sz="4" w:space="0" w:color="auto"/>
            </w:tcBorders>
            <w:shd w:val="clear" w:color="auto" w:fill="auto"/>
            <w:noWrap/>
            <w:vAlign w:val="center"/>
            <w:hideMark/>
          </w:tcPr>
          <w:p w14:paraId="2D00A5D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those</w:t>
            </w:r>
          </w:p>
        </w:tc>
        <w:tc>
          <w:tcPr>
            <w:tcW w:w="1146" w:type="dxa"/>
            <w:tcBorders>
              <w:top w:val="nil"/>
              <w:left w:val="nil"/>
              <w:bottom w:val="single" w:sz="4" w:space="0" w:color="auto"/>
              <w:right w:val="single" w:sz="4" w:space="0" w:color="auto"/>
            </w:tcBorders>
            <w:shd w:val="clear" w:color="auto" w:fill="auto"/>
            <w:noWrap/>
            <w:vAlign w:val="center"/>
            <w:hideMark/>
          </w:tcPr>
          <w:p w14:paraId="0CE71DD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has</w:t>
            </w:r>
          </w:p>
        </w:tc>
        <w:tc>
          <w:tcPr>
            <w:tcW w:w="1146" w:type="dxa"/>
            <w:tcBorders>
              <w:top w:val="nil"/>
              <w:left w:val="nil"/>
              <w:bottom w:val="single" w:sz="4" w:space="0" w:color="auto"/>
              <w:right w:val="single" w:sz="4" w:space="0" w:color="auto"/>
            </w:tcBorders>
            <w:shd w:val="clear" w:color="auto" w:fill="auto"/>
            <w:noWrap/>
            <w:vAlign w:val="center"/>
            <w:hideMark/>
          </w:tcPr>
          <w:p w14:paraId="1970C12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and</w:t>
            </w:r>
          </w:p>
        </w:tc>
        <w:tc>
          <w:tcPr>
            <w:tcW w:w="1146" w:type="dxa"/>
            <w:tcBorders>
              <w:top w:val="nil"/>
              <w:left w:val="nil"/>
              <w:bottom w:val="single" w:sz="4" w:space="0" w:color="auto"/>
              <w:right w:val="single" w:sz="8" w:space="0" w:color="auto"/>
            </w:tcBorders>
            <w:shd w:val="clear" w:color="auto" w:fill="auto"/>
            <w:noWrap/>
            <w:vAlign w:val="center"/>
            <w:hideMark/>
          </w:tcPr>
          <w:p w14:paraId="15AF05A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by</w:t>
            </w:r>
          </w:p>
        </w:tc>
      </w:tr>
      <w:tr w:rsidR="00E57582" w:rsidRPr="005C2F45" w14:paraId="0A1279D1"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6DEB19B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ourselves</w:t>
            </w:r>
          </w:p>
        </w:tc>
        <w:tc>
          <w:tcPr>
            <w:tcW w:w="1344" w:type="dxa"/>
            <w:tcBorders>
              <w:top w:val="nil"/>
              <w:left w:val="nil"/>
              <w:bottom w:val="single" w:sz="4" w:space="0" w:color="auto"/>
              <w:right w:val="single" w:sz="4" w:space="0" w:color="auto"/>
            </w:tcBorders>
            <w:shd w:val="clear" w:color="auto" w:fill="auto"/>
            <w:noWrap/>
            <w:vAlign w:val="center"/>
            <w:hideMark/>
          </w:tcPr>
          <w:p w14:paraId="6F473A9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she</w:t>
            </w:r>
          </w:p>
        </w:tc>
        <w:tc>
          <w:tcPr>
            <w:tcW w:w="1387" w:type="dxa"/>
            <w:tcBorders>
              <w:top w:val="nil"/>
              <w:left w:val="nil"/>
              <w:bottom w:val="single" w:sz="4" w:space="0" w:color="auto"/>
              <w:right w:val="single" w:sz="4" w:space="0" w:color="auto"/>
            </w:tcBorders>
            <w:shd w:val="clear" w:color="auto" w:fill="auto"/>
            <w:noWrap/>
            <w:vAlign w:val="center"/>
            <w:hideMark/>
          </w:tcPr>
          <w:p w14:paraId="1AA02926"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theirs</w:t>
            </w:r>
          </w:p>
        </w:tc>
        <w:tc>
          <w:tcPr>
            <w:tcW w:w="1174" w:type="dxa"/>
            <w:tcBorders>
              <w:top w:val="nil"/>
              <w:left w:val="nil"/>
              <w:bottom w:val="single" w:sz="4" w:space="0" w:color="auto"/>
              <w:right w:val="single" w:sz="4" w:space="0" w:color="auto"/>
            </w:tcBorders>
            <w:shd w:val="clear" w:color="auto" w:fill="auto"/>
            <w:noWrap/>
            <w:vAlign w:val="center"/>
            <w:hideMark/>
          </w:tcPr>
          <w:p w14:paraId="0D574C6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am</w:t>
            </w:r>
          </w:p>
        </w:tc>
        <w:tc>
          <w:tcPr>
            <w:tcW w:w="1146" w:type="dxa"/>
            <w:tcBorders>
              <w:top w:val="nil"/>
              <w:left w:val="nil"/>
              <w:bottom w:val="single" w:sz="4" w:space="0" w:color="auto"/>
              <w:right w:val="single" w:sz="4" w:space="0" w:color="auto"/>
            </w:tcBorders>
            <w:shd w:val="clear" w:color="auto" w:fill="auto"/>
            <w:noWrap/>
            <w:vAlign w:val="center"/>
            <w:hideMark/>
          </w:tcPr>
          <w:p w14:paraId="6919FA34"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had</w:t>
            </w:r>
          </w:p>
        </w:tc>
        <w:tc>
          <w:tcPr>
            <w:tcW w:w="1146" w:type="dxa"/>
            <w:tcBorders>
              <w:top w:val="nil"/>
              <w:left w:val="nil"/>
              <w:bottom w:val="single" w:sz="4" w:space="0" w:color="auto"/>
              <w:right w:val="single" w:sz="4" w:space="0" w:color="auto"/>
            </w:tcBorders>
            <w:shd w:val="clear" w:color="auto" w:fill="auto"/>
            <w:noWrap/>
            <w:vAlign w:val="center"/>
            <w:hideMark/>
          </w:tcPr>
          <w:p w14:paraId="24A09C5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but</w:t>
            </w:r>
          </w:p>
        </w:tc>
        <w:tc>
          <w:tcPr>
            <w:tcW w:w="1146" w:type="dxa"/>
            <w:tcBorders>
              <w:top w:val="nil"/>
              <w:left w:val="nil"/>
              <w:bottom w:val="single" w:sz="4" w:space="0" w:color="auto"/>
              <w:right w:val="single" w:sz="8" w:space="0" w:color="auto"/>
            </w:tcBorders>
            <w:shd w:val="clear" w:color="auto" w:fill="auto"/>
            <w:noWrap/>
            <w:vAlign w:val="center"/>
            <w:hideMark/>
          </w:tcPr>
          <w:p w14:paraId="409AB4A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for</w:t>
            </w:r>
          </w:p>
        </w:tc>
      </w:tr>
      <w:tr w:rsidR="00E57582" w:rsidRPr="005C2F45" w14:paraId="30C24DE7"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01D7EB0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w:t>
            </w:r>
          </w:p>
        </w:tc>
        <w:tc>
          <w:tcPr>
            <w:tcW w:w="1344" w:type="dxa"/>
            <w:tcBorders>
              <w:top w:val="nil"/>
              <w:left w:val="nil"/>
              <w:bottom w:val="single" w:sz="4" w:space="0" w:color="auto"/>
              <w:right w:val="single" w:sz="4" w:space="0" w:color="auto"/>
            </w:tcBorders>
            <w:shd w:val="clear" w:color="auto" w:fill="auto"/>
            <w:noWrap/>
            <w:vAlign w:val="center"/>
            <w:hideMark/>
          </w:tcPr>
          <w:p w14:paraId="5360CD9A"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w:t>
            </w:r>
          </w:p>
        </w:tc>
        <w:tc>
          <w:tcPr>
            <w:tcW w:w="1387" w:type="dxa"/>
            <w:tcBorders>
              <w:top w:val="nil"/>
              <w:left w:val="nil"/>
              <w:bottom w:val="single" w:sz="4" w:space="0" w:color="auto"/>
              <w:right w:val="single" w:sz="4" w:space="0" w:color="auto"/>
            </w:tcBorders>
            <w:shd w:val="clear" w:color="auto" w:fill="auto"/>
            <w:noWrap/>
            <w:vAlign w:val="center"/>
            <w:hideMark/>
          </w:tcPr>
          <w:p w14:paraId="43BC672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themselves</w:t>
            </w:r>
          </w:p>
        </w:tc>
        <w:tc>
          <w:tcPr>
            <w:tcW w:w="1174" w:type="dxa"/>
            <w:tcBorders>
              <w:top w:val="nil"/>
              <w:left w:val="nil"/>
              <w:bottom w:val="single" w:sz="4" w:space="0" w:color="auto"/>
              <w:right w:val="single" w:sz="4" w:space="0" w:color="auto"/>
            </w:tcBorders>
            <w:shd w:val="clear" w:color="auto" w:fill="auto"/>
            <w:noWrap/>
            <w:vAlign w:val="center"/>
            <w:hideMark/>
          </w:tcPr>
          <w:p w14:paraId="2DCE750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is</w:t>
            </w:r>
          </w:p>
        </w:tc>
        <w:tc>
          <w:tcPr>
            <w:tcW w:w="1146" w:type="dxa"/>
            <w:tcBorders>
              <w:top w:val="nil"/>
              <w:left w:val="nil"/>
              <w:bottom w:val="single" w:sz="4" w:space="0" w:color="auto"/>
              <w:right w:val="single" w:sz="4" w:space="0" w:color="auto"/>
            </w:tcBorders>
            <w:shd w:val="clear" w:color="auto" w:fill="auto"/>
            <w:noWrap/>
            <w:vAlign w:val="center"/>
            <w:hideMark/>
          </w:tcPr>
          <w:p w14:paraId="646D2F70"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having</w:t>
            </w:r>
          </w:p>
        </w:tc>
        <w:tc>
          <w:tcPr>
            <w:tcW w:w="1146" w:type="dxa"/>
            <w:tcBorders>
              <w:top w:val="nil"/>
              <w:left w:val="nil"/>
              <w:bottom w:val="single" w:sz="4" w:space="0" w:color="auto"/>
              <w:right w:val="single" w:sz="4" w:space="0" w:color="auto"/>
            </w:tcBorders>
            <w:shd w:val="clear" w:color="auto" w:fill="auto"/>
            <w:noWrap/>
            <w:vAlign w:val="center"/>
            <w:hideMark/>
          </w:tcPr>
          <w:p w14:paraId="4BC1D2F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if</w:t>
            </w:r>
          </w:p>
        </w:tc>
        <w:tc>
          <w:tcPr>
            <w:tcW w:w="1146" w:type="dxa"/>
            <w:tcBorders>
              <w:top w:val="nil"/>
              <w:left w:val="nil"/>
              <w:bottom w:val="single" w:sz="4" w:space="0" w:color="auto"/>
              <w:right w:val="single" w:sz="8" w:space="0" w:color="auto"/>
            </w:tcBorders>
            <w:shd w:val="clear" w:color="auto" w:fill="auto"/>
            <w:noWrap/>
            <w:vAlign w:val="center"/>
            <w:hideMark/>
          </w:tcPr>
          <w:p w14:paraId="65C77AE3"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with</w:t>
            </w:r>
          </w:p>
        </w:tc>
      </w:tr>
      <w:tr w:rsidR="00E57582" w:rsidRPr="005C2F45" w14:paraId="4561879F" w14:textId="77777777" w:rsidTr="00EF35A2">
        <w:trPr>
          <w:trHeight w:val="344"/>
        </w:trPr>
        <w:tc>
          <w:tcPr>
            <w:tcW w:w="1214" w:type="dxa"/>
            <w:tcBorders>
              <w:top w:val="nil"/>
              <w:left w:val="single" w:sz="8" w:space="0" w:color="auto"/>
              <w:bottom w:val="single" w:sz="4" w:space="0" w:color="auto"/>
              <w:right w:val="single" w:sz="4" w:space="0" w:color="auto"/>
            </w:tcBorders>
            <w:shd w:val="clear" w:color="auto" w:fill="auto"/>
            <w:noWrap/>
            <w:vAlign w:val="center"/>
            <w:hideMark/>
          </w:tcPr>
          <w:p w14:paraId="29335EED"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your</w:t>
            </w:r>
          </w:p>
        </w:tc>
        <w:tc>
          <w:tcPr>
            <w:tcW w:w="1344" w:type="dxa"/>
            <w:tcBorders>
              <w:top w:val="nil"/>
              <w:left w:val="nil"/>
              <w:bottom w:val="single" w:sz="4" w:space="0" w:color="auto"/>
              <w:right w:val="single" w:sz="4" w:space="0" w:color="auto"/>
            </w:tcBorders>
            <w:shd w:val="clear" w:color="auto" w:fill="auto"/>
            <w:noWrap/>
            <w:vAlign w:val="center"/>
            <w:hideMark/>
          </w:tcPr>
          <w:p w14:paraId="32CD72E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hers</w:t>
            </w:r>
          </w:p>
        </w:tc>
        <w:tc>
          <w:tcPr>
            <w:tcW w:w="1387" w:type="dxa"/>
            <w:tcBorders>
              <w:top w:val="nil"/>
              <w:left w:val="nil"/>
              <w:bottom w:val="single" w:sz="4" w:space="0" w:color="auto"/>
              <w:right w:val="single" w:sz="4" w:space="0" w:color="auto"/>
            </w:tcBorders>
            <w:shd w:val="clear" w:color="auto" w:fill="auto"/>
            <w:noWrap/>
            <w:vAlign w:val="center"/>
            <w:hideMark/>
          </w:tcPr>
          <w:p w14:paraId="0EBEDD38"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what</w:t>
            </w:r>
          </w:p>
        </w:tc>
        <w:tc>
          <w:tcPr>
            <w:tcW w:w="1174" w:type="dxa"/>
            <w:tcBorders>
              <w:top w:val="nil"/>
              <w:left w:val="nil"/>
              <w:bottom w:val="single" w:sz="4" w:space="0" w:color="auto"/>
              <w:right w:val="single" w:sz="4" w:space="0" w:color="auto"/>
            </w:tcBorders>
            <w:shd w:val="clear" w:color="auto" w:fill="auto"/>
            <w:noWrap/>
            <w:vAlign w:val="center"/>
            <w:hideMark/>
          </w:tcPr>
          <w:p w14:paraId="4B396F2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are</w:t>
            </w:r>
          </w:p>
        </w:tc>
        <w:tc>
          <w:tcPr>
            <w:tcW w:w="1146" w:type="dxa"/>
            <w:tcBorders>
              <w:top w:val="nil"/>
              <w:left w:val="nil"/>
              <w:bottom w:val="single" w:sz="4" w:space="0" w:color="auto"/>
              <w:right w:val="single" w:sz="4" w:space="0" w:color="auto"/>
            </w:tcBorders>
            <w:shd w:val="clear" w:color="auto" w:fill="auto"/>
            <w:noWrap/>
            <w:vAlign w:val="center"/>
            <w:hideMark/>
          </w:tcPr>
          <w:p w14:paraId="7569314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w:t>
            </w:r>
          </w:p>
        </w:tc>
        <w:tc>
          <w:tcPr>
            <w:tcW w:w="1146" w:type="dxa"/>
            <w:tcBorders>
              <w:top w:val="nil"/>
              <w:left w:val="nil"/>
              <w:bottom w:val="single" w:sz="4" w:space="0" w:color="auto"/>
              <w:right w:val="single" w:sz="4" w:space="0" w:color="auto"/>
            </w:tcBorders>
            <w:shd w:val="clear" w:color="auto" w:fill="auto"/>
            <w:noWrap/>
            <w:vAlign w:val="center"/>
            <w:hideMark/>
          </w:tcPr>
          <w:p w14:paraId="5F939CDF"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or</w:t>
            </w:r>
          </w:p>
        </w:tc>
        <w:tc>
          <w:tcPr>
            <w:tcW w:w="1146" w:type="dxa"/>
            <w:tcBorders>
              <w:top w:val="nil"/>
              <w:left w:val="nil"/>
              <w:bottom w:val="single" w:sz="4" w:space="0" w:color="auto"/>
              <w:right w:val="single" w:sz="8" w:space="0" w:color="auto"/>
            </w:tcBorders>
            <w:shd w:val="clear" w:color="auto" w:fill="auto"/>
            <w:noWrap/>
            <w:vAlign w:val="center"/>
            <w:hideMark/>
          </w:tcPr>
          <w:p w14:paraId="3CF6066E"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about</w:t>
            </w:r>
          </w:p>
        </w:tc>
      </w:tr>
      <w:tr w:rsidR="00E57582" w:rsidRPr="005C2F45" w14:paraId="45A0D1EE"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499CBA8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against</w:t>
            </w:r>
          </w:p>
        </w:tc>
        <w:tc>
          <w:tcPr>
            <w:tcW w:w="1344" w:type="dxa"/>
            <w:tcBorders>
              <w:top w:val="nil"/>
              <w:left w:val="nil"/>
              <w:bottom w:val="single" w:sz="8" w:space="0" w:color="auto"/>
              <w:right w:val="single" w:sz="4" w:space="0" w:color="auto"/>
            </w:tcBorders>
            <w:shd w:val="clear" w:color="auto" w:fill="auto"/>
            <w:noWrap/>
            <w:vAlign w:val="center"/>
            <w:hideMark/>
          </w:tcPr>
          <w:p w14:paraId="1CAD7A4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from</w:t>
            </w:r>
          </w:p>
        </w:tc>
        <w:tc>
          <w:tcPr>
            <w:tcW w:w="1387" w:type="dxa"/>
            <w:tcBorders>
              <w:top w:val="nil"/>
              <w:left w:val="nil"/>
              <w:bottom w:val="single" w:sz="8" w:space="0" w:color="auto"/>
              <w:right w:val="single" w:sz="4" w:space="0" w:color="auto"/>
            </w:tcBorders>
            <w:shd w:val="clear" w:color="auto" w:fill="auto"/>
            <w:noWrap/>
            <w:vAlign w:val="center"/>
            <w:hideMark/>
          </w:tcPr>
          <w:p w14:paraId="4637F0F2"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further</w:t>
            </w:r>
          </w:p>
        </w:tc>
        <w:tc>
          <w:tcPr>
            <w:tcW w:w="1174" w:type="dxa"/>
            <w:tcBorders>
              <w:top w:val="nil"/>
              <w:left w:val="nil"/>
              <w:bottom w:val="single" w:sz="8" w:space="0" w:color="auto"/>
              <w:right w:val="single" w:sz="4" w:space="0" w:color="auto"/>
            </w:tcBorders>
            <w:shd w:val="clear" w:color="auto" w:fill="auto"/>
            <w:noWrap/>
            <w:vAlign w:val="center"/>
            <w:hideMark/>
          </w:tcPr>
          <w:p w14:paraId="6B234BE1"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any</w:t>
            </w:r>
          </w:p>
        </w:tc>
        <w:tc>
          <w:tcPr>
            <w:tcW w:w="1146" w:type="dxa"/>
            <w:tcBorders>
              <w:top w:val="nil"/>
              <w:left w:val="nil"/>
              <w:bottom w:val="single" w:sz="8" w:space="0" w:color="auto"/>
              <w:right w:val="single" w:sz="4" w:space="0" w:color="auto"/>
            </w:tcBorders>
            <w:shd w:val="clear" w:color="auto" w:fill="auto"/>
            <w:noWrap/>
            <w:vAlign w:val="center"/>
            <w:hideMark/>
          </w:tcPr>
          <w:p w14:paraId="4422DA05"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nor</w:t>
            </w:r>
          </w:p>
        </w:tc>
        <w:tc>
          <w:tcPr>
            <w:tcW w:w="1146" w:type="dxa"/>
            <w:tcBorders>
              <w:top w:val="nil"/>
              <w:left w:val="nil"/>
              <w:bottom w:val="single" w:sz="8" w:space="0" w:color="auto"/>
              <w:right w:val="single" w:sz="4" w:space="0" w:color="auto"/>
            </w:tcBorders>
            <w:shd w:val="clear" w:color="auto" w:fill="auto"/>
            <w:noWrap/>
            <w:vAlign w:val="center"/>
            <w:hideMark/>
          </w:tcPr>
          <w:p w14:paraId="0812BF39"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w:t>
            </w:r>
          </w:p>
        </w:tc>
        <w:tc>
          <w:tcPr>
            <w:tcW w:w="1146" w:type="dxa"/>
            <w:tcBorders>
              <w:top w:val="nil"/>
              <w:left w:val="nil"/>
              <w:bottom w:val="single" w:sz="8" w:space="0" w:color="auto"/>
              <w:right w:val="single" w:sz="8" w:space="0" w:color="auto"/>
            </w:tcBorders>
            <w:shd w:val="clear" w:color="auto" w:fill="auto"/>
            <w:noWrap/>
            <w:vAlign w:val="center"/>
            <w:hideMark/>
          </w:tcPr>
          <w:p w14:paraId="523E932C" w14:textId="77777777" w:rsidR="00206132" w:rsidRPr="005C2F45" w:rsidRDefault="0020613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w:t>
            </w:r>
          </w:p>
        </w:tc>
      </w:tr>
      <w:tr w:rsidR="00E57582" w:rsidRPr="005C2F45" w14:paraId="17947598"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2AB49B8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between</w:t>
            </w:r>
          </w:p>
        </w:tc>
        <w:tc>
          <w:tcPr>
            <w:tcW w:w="1344" w:type="dxa"/>
            <w:tcBorders>
              <w:top w:val="nil"/>
              <w:left w:val="nil"/>
              <w:bottom w:val="single" w:sz="8" w:space="0" w:color="auto"/>
              <w:right w:val="single" w:sz="4" w:space="0" w:color="auto"/>
            </w:tcBorders>
            <w:shd w:val="clear" w:color="auto" w:fill="auto"/>
            <w:noWrap/>
            <w:vAlign w:val="center"/>
            <w:hideMark/>
          </w:tcPr>
          <w:p w14:paraId="6DC056D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up</w:t>
            </w:r>
          </w:p>
        </w:tc>
        <w:tc>
          <w:tcPr>
            <w:tcW w:w="1387" w:type="dxa"/>
            <w:tcBorders>
              <w:top w:val="nil"/>
              <w:left w:val="nil"/>
              <w:bottom w:val="single" w:sz="8" w:space="0" w:color="auto"/>
              <w:right w:val="single" w:sz="4" w:space="0" w:color="auto"/>
            </w:tcBorders>
            <w:shd w:val="clear" w:color="auto" w:fill="auto"/>
            <w:noWrap/>
            <w:vAlign w:val="center"/>
            <w:hideMark/>
          </w:tcPr>
          <w:p w14:paraId="06D1A36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then</w:t>
            </w:r>
          </w:p>
        </w:tc>
        <w:tc>
          <w:tcPr>
            <w:tcW w:w="1174" w:type="dxa"/>
            <w:tcBorders>
              <w:top w:val="nil"/>
              <w:left w:val="nil"/>
              <w:bottom w:val="single" w:sz="8" w:space="0" w:color="auto"/>
              <w:right w:val="single" w:sz="4" w:space="0" w:color="auto"/>
            </w:tcBorders>
            <w:shd w:val="clear" w:color="auto" w:fill="auto"/>
            <w:noWrap/>
            <w:vAlign w:val="center"/>
            <w:hideMark/>
          </w:tcPr>
          <w:p w14:paraId="33753ED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both</w:t>
            </w:r>
          </w:p>
        </w:tc>
        <w:tc>
          <w:tcPr>
            <w:tcW w:w="1146" w:type="dxa"/>
            <w:tcBorders>
              <w:top w:val="nil"/>
              <w:left w:val="nil"/>
              <w:bottom w:val="single" w:sz="8" w:space="0" w:color="auto"/>
              <w:right w:val="single" w:sz="4" w:space="0" w:color="auto"/>
            </w:tcBorders>
            <w:shd w:val="clear" w:color="auto" w:fill="auto"/>
            <w:noWrap/>
            <w:vAlign w:val="center"/>
            <w:hideMark/>
          </w:tcPr>
          <w:p w14:paraId="33F7A07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not</w:t>
            </w:r>
          </w:p>
        </w:tc>
        <w:tc>
          <w:tcPr>
            <w:tcW w:w="1146" w:type="dxa"/>
            <w:tcBorders>
              <w:top w:val="nil"/>
              <w:left w:val="nil"/>
              <w:bottom w:val="single" w:sz="8" w:space="0" w:color="auto"/>
              <w:right w:val="single" w:sz="4" w:space="0" w:color="auto"/>
            </w:tcBorders>
            <w:shd w:val="clear" w:color="auto" w:fill="auto"/>
            <w:noWrap/>
            <w:vAlign w:val="center"/>
            <w:hideMark/>
          </w:tcPr>
          <w:p w14:paraId="3DD37BC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can</w:t>
            </w:r>
          </w:p>
        </w:tc>
        <w:tc>
          <w:tcPr>
            <w:tcW w:w="1146" w:type="dxa"/>
            <w:tcBorders>
              <w:top w:val="nil"/>
              <w:left w:val="nil"/>
              <w:bottom w:val="single" w:sz="8" w:space="0" w:color="auto"/>
              <w:right w:val="single" w:sz="8" w:space="0" w:color="auto"/>
            </w:tcBorders>
            <w:shd w:val="clear" w:color="auto" w:fill="auto"/>
            <w:noWrap/>
            <w:vAlign w:val="center"/>
            <w:hideMark/>
          </w:tcPr>
          <w:p w14:paraId="753F470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re</w:t>
            </w:r>
          </w:p>
        </w:tc>
      </w:tr>
      <w:tr w:rsidR="00E57582" w:rsidRPr="005C2F45" w14:paraId="1AC65D51"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356FF58D"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into</w:t>
            </w:r>
          </w:p>
        </w:tc>
        <w:tc>
          <w:tcPr>
            <w:tcW w:w="1344" w:type="dxa"/>
            <w:tcBorders>
              <w:top w:val="nil"/>
              <w:left w:val="nil"/>
              <w:bottom w:val="single" w:sz="8" w:space="0" w:color="auto"/>
              <w:right w:val="single" w:sz="4" w:space="0" w:color="auto"/>
            </w:tcBorders>
            <w:shd w:val="clear" w:color="auto" w:fill="auto"/>
            <w:noWrap/>
            <w:vAlign w:val="center"/>
            <w:hideMark/>
          </w:tcPr>
          <w:p w14:paraId="232BF7F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down</w:t>
            </w:r>
          </w:p>
        </w:tc>
        <w:tc>
          <w:tcPr>
            <w:tcW w:w="1387" w:type="dxa"/>
            <w:tcBorders>
              <w:top w:val="nil"/>
              <w:left w:val="nil"/>
              <w:bottom w:val="single" w:sz="8" w:space="0" w:color="auto"/>
              <w:right w:val="single" w:sz="4" w:space="0" w:color="auto"/>
            </w:tcBorders>
            <w:shd w:val="clear" w:color="auto" w:fill="auto"/>
            <w:noWrap/>
            <w:vAlign w:val="center"/>
            <w:hideMark/>
          </w:tcPr>
          <w:p w14:paraId="68D3AA9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once</w:t>
            </w:r>
          </w:p>
        </w:tc>
        <w:tc>
          <w:tcPr>
            <w:tcW w:w="1174" w:type="dxa"/>
            <w:tcBorders>
              <w:top w:val="nil"/>
              <w:left w:val="nil"/>
              <w:bottom w:val="single" w:sz="8" w:space="0" w:color="auto"/>
              <w:right w:val="single" w:sz="4" w:space="0" w:color="auto"/>
            </w:tcBorders>
            <w:shd w:val="clear" w:color="auto" w:fill="auto"/>
            <w:noWrap/>
            <w:vAlign w:val="center"/>
            <w:hideMark/>
          </w:tcPr>
          <w:p w14:paraId="1B44857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each</w:t>
            </w:r>
          </w:p>
        </w:tc>
        <w:tc>
          <w:tcPr>
            <w:tcW w:w="1146" w:type="dxa"/>
            <w:tcBorders>
              <w:top w:val="nil"/>
              <w:left w:val="nil"/>
              <w:bottom w:val="single" w:sz="8" w:space="0" w:color="auto"/>
              <w:right w:val="single" w:sz="4" w:space="0" w:color="auto"/>
            </w:tcBorders>
            <w:shd w:val="clear" w:color="auto" w:fill="auto"/>
            <w:noWrap/>
            <w:vAlign w:val="center"/>
            <w:hideMark/>
          </w:tcPr>
          <w:p w14:paraId="2EC06CC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only</w:t>
            </w:r>
          </w:p>
        </w:tc>
        <w:tc>
          <w:tcPr>
            <w:tcW w:w="1146" w:type="dxa"/>
            <w:tcBorders>
              <w:top w:val="nil"/>
              <w:left w:val="nil"/>
              <w:bottom w:val="single" w:sz="8" w:space="0" w:color="auto"/>
              <w:right w:val="single" w:sz="4" w:space="0" w:color="auto"/>
            </w:tcBorders>
            <w:shd w:val="clear" w:color="auto" w:fill="auto"/>
            <w:noWrap/>
            <w:vAlign w:val="center"/>
            <w:hideMark/>
          </w:tcPr>
          <w:p w14:paraId="2719427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will</w:t>
            </w:r>
          </w:p>
        </w:tc>
        <w:tc>
          <w:tcPr>
            <w:tcW w:w="1146" w:type="dxa"/>
            <w:tcBorders>
              <w:top w:val="nil"/>
              <w:left w:val="nil"/>
              <w:bottom w:val="single" w:sz="8" w:space="0" w:color="auto"/>
              <w:right w:val="single" w:sz="8" w:space="0" w:color="auto"/>
            </w:tcBorders>
            <w:shd w:val="clear" w:color="auto" w:fill="auto"/>
            <w:noWrap/>
            <w:vAlign w:val="center"/>
            <w:hideMark/>
          </w:tcPr>
          <w:p w14:paraId="0F17AFF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ve</w:t>
            </w:r>
          </w:p>
        </w:tc>
      </w:tr>
      <w:tr w:rsidR="00E57582" w:rsidRPr="005C2F45" w14:paraId="15F2E593"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46F6A3F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through</w:t>
            </w:r>
          </w:p>
        </w:tc>
        <w:tc>
          <w:tcPr>
            <w:tcW w:w="1344" w:type="dxa"/>
            <w:tcBorders>
              <w:top w:val="nil"/>
              <w:left w:val="nil"/>
              <w:bottom w:val="single" w:sz="8" w:space="0" w:color="auto"/>
              <w:right w:val="single" w:sz="4" w:space="0" w:color="auto"/>
            </w:tcBorders>
            <w:shd w:val="clear" w:color="auto" w:fill="auto"/>
            <w:noWrap/>
            <w:vAlign w:val="center"/>
            <w:hideMark/>
          </w:tcPr>
          <w:p w14:paraId="7EFC6B9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in</w:t>
            </w:r>
          </w:p>
        </w:tc>
        <w:tc>
          <w:tcPr>
            <w:tcW w:w="1387" w:type="dxa"/>
            <w:tcBorders>
              <w:top w:val="nil"/>
              <w:left w:val="nil"/>
              <w:bottom w:val="single" w:sz="8" w:space="0" w:color="auto"/>
              <w:right w:val="single" w:sz="4" w:space="0" w:color="auto"/>
            </w:tcBorders>
            <w:shd w:val="clear" w:color="auto" w:fill="auto"/>
            <w:noWrap/>
            <w:vAlign w:val="center"/>
            <w:hideMark/>
          </w:tcPr>
          <w:p w14:paraId="34B8FA5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here</w:t>
            </w:r>
          </w:p>
        </w:tc>
        <w:tc>
          <w:tcPr>
            <w:tcW w:w="1174" w:type="dxa"/>
            <w:tcBorders>
              <w:top w:val="nil"/>
              <w:left w:val="nil"/>
              <w:bottom w:val="single" w:sz="8" w:space="0" w:color="auto"/>
              <w:right w:val="single" w:sz="4" w:space="0" w:color="auto"/>
            </w:tcBorders>
            <w:shd w:val="clear" w:color="auto" w:fill="auto"/>
            <w:noWrap/>
            <w:vAlign w:val="center"/>
            <w:hideMark/>
          </w:tcPr>
          <w:p w14:paraId="3768BE2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few</w:t>
            </w:r>
          </w:p>
        </w:tc>
        <w:tc>
          <w:tcPr>
            <w:tcW w:w="1146" w:type="dxa"/>
            <w:tcBorders>
              <w:top w:val="nil"/>
              <w:left w:val="nil"/>
              <w:bottom w:val="single" w:sz="8" w:space="0" w:color="auto"/>
              <w:right w:val="single" w:sz="4" w:space="0" w:color="auto"/>
            </w:tcBorders>
            <w:shd w:val="clear" w:color="auto" w:fill="auto"/>
            <w:noWrap/>
            <w:vAlign w:val="center"/>
            <w:hideMark/>
          </w:tcPr>
          <w:p w14:paraId="4853191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own</w:t>
            </w:r>
          </w:p>
        </w:tc>
        <w:tc>
          <w:tcPr>
            <w:tcW w:w="1146" w:type="dxa"/>
            <w:tcBorders>
              <w:top w:val="nil"/>
              <w:left w:val="nil"/>
              <w:bottom w:val="single" w:sz="8" w:space="0" w:color="auto"/>
              <w:right w:val="single" w:sz="4" w:space="0" w:color="auto"/>
            </w:tcBorders>
            <w:shd w:val="clear" w:color="auto" w:fill="auto"/>
            <w:noWrap/>
            <w:vAlign w:val="center"/>
            <w:hideMark/>
          </w:tcPr>
          <w:p w14:paraId="36F628B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just</w:t>
            </w:r>
          </w:p>
        </w:tc>
        <w:tc>
          <w:tcPr>
            <w:tcW w:w="1146" w:type="dxa"/>
            <w:tcBorders>
              <w:top w:val="nil"/>
              <w:left w:val="nil"/>
              <w:bottom w:val="single" w:sz="8" w:space="0" w:color="auto"/>
              <w:right w:val="single" w:sz="8" w:space="0" w:color="auto"/>
            </w:tcBorders>
            <w:shd w:val="clear" w:color="auto" w:fill="auto"/>
            <w:noWrap/>
            <w:vAlign w:val="center"/>
            <w:hideMark/>
          </w:tcPr>
          <w:p w14:paraId="1C842E5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Y</w:t>
            </w:r>
          </w:p>
        </w:tc>
      </w:tr>
      <w:tr w:rsidR="00E57582" w:rsidRPr="005C2F45" w14:paraId="446A57A9"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225DF8B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during</w:t>
            </w:r>
          </w:p>
        </w:tc>
        <w:tc>
          <w:tcPr>
            <w:tcW w:w="1344" w:type="dxa"/>
            <w:tcBorders>
              <w:top w:val="nil"/>
              <w:left w:val="nil"/>
              <w:bottom w:val="single" w:sz="8" w:space="0" w:color="auto"/>
              <w:right w:val="single" w:sz="4" w:space="0" w:color="auto"/>
            </w:tcBorders>
            <w:shd w:val="clear" w:color="auto" w:fill="auto"/>
            <w:noWrap/>
            <w:vAlign w:val="center"/>
            <w:hideMark/>
          </w:tcPr>
          <w:p w14:paraId="0A1A724D"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out</w:t>
            </w:r>
          </w:p>
        </w:tc>
        <w:tc>
          <w:tcPr>
            <w:tcW w:w="1387" w:type="dxa"/>
            <w:tcBorders>
              <w:top w:val="nil"/>
              <w:left w:val="nil"/>
              <w:bottom w:val="single" w:sz="8" w:space="0" w:color="auto"/>
              <w:right w:val="single" w:sz="4" w:space="0" w:color="auto"/>
            </w:tcBorders>
            <w:shd w:val="clear" w:color="auto" w:fill="auto"/>
            <w:noWrap/>
            <w:vAlign w:val="center"/>
            <w:hideMark/>
          </w:tcPr>
          <w:p w14:paraId="339F98D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there</w:t>
            </w:r>
          </w:p>
        </w:tc>
        <w:tc>
          <w:tcPr>
            <w:tcW w:w="1174" w:type="dxa"/>
            <w:tcBorders>
              <w:top w:val="nil"/>
              <w:left w:val="nil"/>
              <w:bottom w:val="single" w:sz="8" w:space="0" w:color="auto"/>
              <w:right w:val="single" w:sz="4" w:space="0" w:color="auto"/>
            </w:tcBorders>
            <w:shd w:val="clear" w:color="auto" w:fill="auto"/>
            <w:noWrap/>
            <w:vAlign w:val="center"/>
            <w:hideMark/>
          </w:tcPr>
          <w:p w14:paraId="0CB731A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more</w:t>
            </w:r>
          </w:p>
        </w:tc>
        <w:tc>
          <w:tcPr>
            <w:tcW w:w="1146" w:type="dxa"/>
            <w:tcBorders>
              <w:top w:val="nil"/>
              <w:left w:val="nil"/>
              <w:bottom w:val="single" w:sz="8" w:space="0" w:color="auto"/>
              <w:right w:val="single" w:sz="4" w:space="0" w:color="auto"/>
            </w:tcBorders>
            <w:shd w:val="clear" w:color="auto" w:fill="auto"/>
            <w:noWrap/>
            <w:vAlign w:val="center"/>
            <w:hideMark/>
          </w:tcPr>
          <w:p w14:paraId="6AF9447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same</w:t>
            </w:r>
          </w:p>
        </w:tc>
        <w:tc>
          <w:tcPr>
            <w:tcW w:w="1146" w:type="dxa"/>
            <w:tcBorders>
              <w:top w:val="nil"/>
              <w:left w:val="nil"/>
              <w:bottom w:val="single" w:sz="8" w:space="0" w:color="auto"/>
              <w:right w:val="single" w:sz="4" w:space="0" w:color="auto"/>
            </w:tcBorders>
            <w:shd w:val="clear" w:color="auto" w:fill="auto"/>
            <w:noWrap/>
            <w:vAlign w:val="center"/>
            <w:hideMark/>
          </w:tcPr>
          <w:p w14:paraId="77C5414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don</w:t>
            </w:r>
          </w:p>
        </w:tc>
        <w:tc>
          <w:tcPr>
            <w:tcW w:w="1146" w:type="dxa"/>
            <w:tcBorders>
              <w:top w:val="nil"/>
              <w:left w:val="nil"/>
              <w:bottom w:val="single" w:sz="8" w:space="0" w:color="auto"/>
              <w:right w:val="single" w:sz="8" w:space="0" w:color="auto"/>
            </w:tcBorders>
            <w:shd w:val="clear" w:color="auto" w:fill="auto"/>
            <w:noWrap/>
            <w:vAlign w:val="center"/>
            <w:hideMark/>
          </w:tcPr>
          <w:p w14:paraId="65673BB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an'tin't</w:t>
            </w:r>
          </w:p>
        </w:tc>
      </w:tr>
      <w:tr w:rsidR="00E57582" w:rsidRPr="005C2F45" w14:paraId="000BEDB7"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3EB1BE1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before</w:t>
            </w:r>
          </w:p>
        </w:tc>
        <w:tc>
          <w:tcPr>
            <w:tcW w:w="1344" w:type="dxa"/>
            <w:tcBorders>
              <w:top w:val="nil"/>
              <w:left w:val="nil"/>
              <w:bottom w:val="single" w:sz="8" w:space="0" w:color="auto"/>
              <w:right w:val="single" w:sz="4" w:space="0" w:color="auto"/>
            </w:tcBorders>
            <w:shd w:val="clear" w:color="auto" w:fill="auto"/>
            <w:noWrap/>
            <w:vAlign w:val="center"/>
            <w:hideMark/>
          </w:tcPr>
          <w:p w14:paraId="43D768E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on</w:t>
            </w:r>
          </w:p>
        </w:tc>
        <w:tc>
          <w:tcPr>
            <w:tcW w:w="1387" w:type="dxa"/>
            <w:tcBorders>
              <w:top w:val="nil"/>
              <w:left w:val="nil"/>
              <w:bottom w:val="single" w:sz="8" w:space="0" w:color="auto"/>
              <w:right w:val="single" w:sz="4" w:space="0" w:color="auto"/>
            </w:tcBorders>
            <w:shd w:val="clear" w:color="auto" w:fill="auto"/>
            <w:noWrap/>
            <w:vAlign w:val="center"/>
            <w:hideMark/>
          </w:tcPr>
          <w:p w14:paraId="39E138B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when</w:t>
            </w:r>
          </w:p>
        </w:tc>
        <w:tc>
          <w:tcPr>
            <w:tcW w:w="1174" w:type="dxa"/>
            <w:tcBorders>
              <w:top w:val="nil"/>
              <w:left w:val="nil"/>
              <w:bottom w:val="single" w:sz="8" w:space="0" w:color="auto"/>
              <w:right w:val="single" w:sz="4" w:space="0" w:color="auto"/>
            </w:tcBorders>
            <w:shd w:val="clear" w:color="auto" w:fill="auto"/>
            <w:noWrap/>
            <w:vAlign w:val="center"/>
            <w:hideMark/>
          </w:tcPr>
          <w:p w14:paraId="104AB96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most</w:t>
            </w:r>
          </w:p>
        </w:tc>
        <w:tc>
          <w:tcPr>
            <w:tcW w:w="1146" w:type="dxa"/>
            <w:tcBorders>
              <w:top w:val="nil"/>
              <w:left w:val="nil"/>
              <w:bottom w:val="single" w:sz="8" w:space="0" w:color="auto"/>
              <w:right w:val="single" w:sz="4" w:space="0" w:color="auto"/>
            </w:tcBorders>
            <w:shd w:val="clear" w:color="auto" w:fill="auto"/>
            <w:noWrap/>
            <w:vAlign w:val="center"/>
            <w:hideMark/>
          </w:tcPr>
          <w:p w14:paraId="1DB758D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so</w:t>
            </w:r>
          </w:p>
        </w:tc>
        <w:tc>
          <w:tcPr>
            <w:tcW w:w="1146" w:type="dxa"/>
            <w:tcBorders>
              <w:top w:val="nil"/>
              <w:left w:val="nil"/>
              <w:bottom w:val="single" w:sz="8" w:space="0" w:color="auto"/>
              <w:right w:val="single" w:sz="4" w:space="0" w:color="auto"/>
            </w:tcBorders>
            <w:shd w:val="clear" w:color="auto" w:fill="auto"/>
            <w:noWrap/>
            <w:vAlign w:val="center"/>
            <w:hideMark/>
          </w:tcPr>
          <w:p w14:paraId="1DD91C2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should</w:t>
            </w:r>
          </w:p>
        </w:tc>
        <w:tc>
          <w:tcPr>
            <w:tcW w:w="1146" w:type="dxa"/>
            <w:tcBorders>
              <w:top w:val="nil"/>
              <w:left w:val="nil"/>
              <w:bottom w:val="single" w:sz="8" w:space="0" w:color="auto"/>
              <w:right w:val="single" w:sz="8" w:space="0" w:color="auto"/>
            </w:tcBorders>
            <w:shd w:val="clear" w:color="auto" w:fill="auto"/>
            <w:noWrap/>
            <w:vAlign w:val="center"/>
            <w:hideMark/>
          </w:tcPr>
          <w:p w14:paraId="2D1B014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aren't</w:t>
            </w:r>
          </w:p>
        </w:tc>
      </w:tr>
      <w:tr w:rsidR="00E57582" w:rsidRPr="005C2F45" w14:paraId="7F7C78BF"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64AB237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after</w:t>
            </w:r>
          </w:p>
        </w:tc>
        <w:tc>
          <w:tcPr>
            <w:tcW w:w="1344" w:type="dxa"/>
            <w:tcBorders>
              <w:top w:val="nil"/>
              <w:left w:val="nil"/>
              <w:bottom w:val="single" w:sz="8" w:space="0" w:color="auto"/>
              <w:right w:val="single" w:sz="4" w:space="0" w:color="auto"/>
            </w:tcBorders>
            <w:shd w:val="clear" w:color="auto" w:fill="auto"/>
            <w:noWrap/>
            <w:vAlign w:val="center"/>
            <w:hideMark/>
          </w:tcPr>
          <w:p w14:paraId="147BE5C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off</w:t>
            </w:r>
          </w:p>
        </w:tc>
        <w:tc>
          <w:tcPr>
            <w:tcW w:w="1387" w:type="dxa"/>
            <w:tcBorders>
              <w:top w:val="nil"/>
              <w:left w:val="nil"/>
              <w:bottom w:val="single" w:sz="8" w:space="0" w:color="auto"/>
              <w:right w:val="single" w:sz="4" w:space="0" w:color="auto"/>
            </w:tcBorders>
            <w:shd w:val="clear" w:color="auto" w:fill="auto"/>
            <w:noWrap/>
            <w:vAlign w:val="center"/>
            <w:hideMark/>
          </w:tcPr>
          <w:p w14:paraId="702B7D4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where</w:t>
            </w:r>
          </w:p>
        </w:tc>
        <w:tc>
          <w:tcPr>
            <w:tcW w:w="1174" w:type="dxa"/>
            <w:tcBorders>
              <w:top w:val="nil"/>
              <w:left w:val="nil"/>
              <w:bottom w:val="single" w:sz="8" w:space="0" w:color="auto"/>
              <w:right w:val="single" w:sz="4" w:space="0" w:color="auto"/>
            </w:tcBorders>
            <w:shd w:val="clear" w:color="auto" w:fill="auto"/>
            <w:noWrap/>
            <w:vAlign w:val="center"/>
            <w:hideMark/>
          </w:tcPr>
          <w:p w14:paraId="4F70FEA7"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other</w:t>
            </w:r>
          </w:p>
        </w:tc>
        <w:tc>
          <w:tcPr>
            <w:tcW w:w="1146" w:type="dxa"/>
            <w:tcBorders>
              <w:top w:val="nil"/>
              <w:left w:val="nil"/>
              <w:bottom w:val="single" w:sz="8" w:space="0" w:color="auto"/>
              <w:right w:val="single" w:sz="4" w:space="0" w:color="auto"/>
            </w:tcBorders>
            <w:shd w:val="clear" w:color="auto" w:fill="auto"/>
            <w:noWrap/>
            <w:vAlign w:val="center"/>
            <w:hideMark/>
          </w:tcPr>
          <w:p w14:paraId="3CE636F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than</w:t>
            </w:r>
          </w:p>
        </w:tc>
        <w:tc>
          <w:tcPr>
            <w:tcW w:w="1146" w:type="dxa"/>
            <w:tcBorders>
              <w:top w:val="nil"/>
              <w:left w:val="nil"/>
              <w:bottom w:val="single" w:sz="8" w:space="0" w:color="auto"/>
              <w:right w:val="single" w:sz="4" w:space="0" w:color="auto"/>
            </w:tcBorders>
            <w:shd w:val="clear" w:color="auto" w:fill="auto"/>
            <w:noWrap/>
            <w:vAlign w:val="center"/>
            <w:hideMark/>
          </w:tcPr>
          <w:p w14:paraId="66D87E72"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now</w:t>
            </w:r>
          </w:p>
        </w:tc>
        <w:tc>
          <w:tcPr>
            <w:tcW w:w="1146" w:type="dxa"/>
            <w:tcBorders>
              <w:top w:val="nil"/>
              <w:left w:val="nil"/>
              <w:bottom w:val="single" w:sz="8" w:space="0" w:color="auto"/>
              <w:right w:val="single" w:sz="8" w:space="0" w:color="auto"/>
            </w:tcBorders>
            <w:shd w:val="clear" w:color="auto" w:fill="auto"/>
            <w:noWrap/>
            <w:vAlign w:val="center"/>
            <w:hideMark/>
          </w:tcPr>
          <w:p w14:paraId="1A77C2E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couldn't</w:t>
            </w:r>
          </w:p>
        </w:tc>
      </w:tr>
      <w:tr w:rsidR="00E57582" w:rsidRPr="005C2F45" w14:paraId="5E5FDC4B"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65312202"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above</w:t>
            </w:r>
          </w:p>
        </w:tc>
        <w:tc>
          <w:tcPr>
            <w:tcW w:w="1344" w:type="dxa"/>
            <w:tcBorders>
              <w:top w:val="nil"/>
              <w:left w:val="nil"/>
              <w:bottom w:val="single" w:sz="8" w:space="0" w:color="auto"/>
              <w:right w:val="single" w:sz="4" w:space="0" w:color="auto"/>
            </w:tcBorders>
            <w:shd w:val="clear" w:color="auto" w:fill="auto"/>
            <w:noWrap/>
            <w:vAlign w:val="center"/>
            <w:hideMark/>
          </w:tcPr>
          <w:p w14:paraId="28F292D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over</w:t>
            </w:r>
          </w:p>
        </w:tc>
        <w:tc>
          <w:tcPr>
            <w:tcW w:w="1387" w:type="dxa"/>
            <w:tcBorders>
              <w:top w:val="nil"/>
              <w:left w:val="nil"/>
              <w:bottom w:val="single" w:sz="8" w:space="0" w:color="auto"/>
              <w:right w:val="single" w:sz="4" w:space="0" w:color="auto"/>
            </w:tcBorders>
            <w:shd w:val="clear" w:color="auto" w:fill="auto"/>
            <w:noWrap/>
            <w:vAlign w:val="center"/>
            <w:hideMark/>
          </w:tcPr>
          <w:p w14:paraId="7CF86CC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why</w:t>
            </w:r>
          </w:p>
        </w:tc>
        <w:tc>
          <w:tcPr>
            <w:tcW w:w="1174" w:type="dxa"/>
            <w:tcBorders>
              <w:top w:val="nil"/>
              <w:left w:val="nil"/>
              <w:bottom w:val="single" w:sz="8" w:space="0" w:color="auto"/>
              <w:right w:val="single" w:sz="4" w:space="0" w:color="auto"/>
            </w:tcBorders>
            <w:shd w:val="clear" w:color="auto" w:fill="auto"/>
            <w:noWrap/>
            <w:vAlign w:val="center"/>
            <w:hideMark/>
          </w:tcPr>
          <w:p w14:paraId="6172790B"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some</w:t>
            </w:r>
          </w:p>
        </w:tc>
        <w:tc>
          <w:tcPr>
            <w:tcW w:w="1146" w:type="dxa"/>
            <w:tcBorders>
              <w:top w:val="nil"/>
              <w:left w:val="nil"/>
              <w:bottom w:val="single" w:sz="8" w:space="0" w:color="auto"/>
              <w:right w:val="single" w:sz="4" w:space="0" w:color="auto"/>
            </w:tcBorders>
            <w:shd w:val="clear" w:color="auto" w:fill="auto"/>
            <w:noWrap/>
            <w:vAlign w:val="center"/>
            <w:hideMark/>
          </w:tcPr>
          <w:p w14:paraId="7F9A77FB"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too</w:t>
            </w:r>
          </w:p>
        </w:tc>
        <w:tc>
          <w:tcPr>
            <w:tcW w:w="1146" w:type="dxa"/>
            <w:tcBorders>
              <w:top w:val="nil"/>
              <w:left w:val="nil"/>
              <w:bottom w:val="single" w:sz="8" w:space="0" w:color="auto"/>
              <w:right w:val="single" w:sz="4" w:space="0" w:color="auto"/>
            </w:tcBorders>
            <w:shd w:val="clear" w:color="auto" w:fill="auto"/>
            <w:noWrap/>
            <w:vAlign w:val="center"/>
            <w:hideMark/>
          </w:tcPr>
          <w:p w14:paraId="63F9C1FB"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w:t>
            </w:r>
          </w:p>
        </w:tc>
        <w:tc>
          <w:tcPr>
            <w:tcW w:w="1146" w:type="dxa"/>
            <w:tcBorders>
              <w:top w:val="nil"/>
              <w:left w:val="nil"/>
              <w:bottom w:val="single" w:sz="8" w:space="0" w:color="auto"/>
              <w:right w:val="single" w:sz="8" w:space="0" w:color="auto"/>
            </w:tcBorders>
            <w:shd w:val="clear" w:color="auto" w:fill="auto"/>
            <w:noWrap/>
            <w:vAlign w:val="center"/>
            <w:hideMark/>
          </w:tcPr>
          <w:p w14:paraId="7F93A64D"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didn't</w:t>
            </w:r>
          </w:p>
        </w:tc>
      </w:tr>
      <w:tr w:rsidR="00E57582" w:rsidRPr="005C2F45" w14:paraId="13716988"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1E93210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below</w:t>
            </w:r>
          </w:p>
        </w:tc>
        <w:tc>
          <w:tcPr>
            <w:tcW w:w="1344" w:type="dxa"/>
            <w:tcBorders>
              <w:top w:val="nil"/>
              <w:left w:val="nil"/>
              <w:bottom w:val="single" w:sz="8" w:space="0" w:color="auto"/>
              <w:right w:val="single" w:sz="4" w:space="0" w:color="auto"/>
            </w:tcBorders>
            <w:shd w:val="clear" w:color="auto" w:fill="auto"/>
            <w:noWrap/>
            <w:vAlign w:val="center"/>
            <w:hideMark/>
          </w:tcPr>
          <w:p w14:paraId="0D6800F0"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under</w:t>
            </w:r>
          </w:p>
        </w:tc>
        <w:tc>
          <w:tcPr>
            <w:tcW w:w="1387" w:type="dxa"/>
            <w:tcBorders>
              <w:top w:val="nil"/>
              <w:left w:val="nil"/>
              <w:bottom w:val="single" w:sz="8" w:space="0" w:color="auto"/>
              <w:right w:val="single" w:sz="4" w:space="0" w:color="auto"/>
            </w:tcBorders>
            <w:shd w:val="clear" w:color="auto" w:fill="auto"/>
            <w:noWrap/>
            <w:vAlign w:val="center"/>
            <w:hideMark/>
          </w:tcPr>
          <w:p w14:paraId="69F8AB69"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how</w:t>
            </w:r>
          </w:p>
        </w:tc>
        <w:tc>
          <w:tcPr>
            <w:tcW w:w="1174" w:type="dxa"/>
            <w:tcBorders>
              <w:top w:val="nil"/>
              <w:left w:val="nil"/>
              <w:bottom w:val="single" w:sz="8" w:space="0" w:color="auto"/>
              <w:right w:val="single" w:sz="4" w:space="0" w:color="auto"/>
            </w:tcBorders>
            <w:shd w:val="clear" w:color="auto" w:fill="auto"/>
            <w:noWrap/>
            <w:vAlign w:val="center"/>
            <w:hideMark/>
          </w:tcPr>
          <w:p w14:paraId="03D4CC2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such</w:t>
            </w:r>
          </w:p>
        </w:tc>
        <w:tc>
          <w:tcPr>
            <w:tcW w:w="1146" w:type="dxa"/>
            <w:tcBorders>
              <w:top w:val="nil"/>
              <w:left w:val="nil"/>
              <w:bottom w:val="single" w:sz="8" w:space="0" w:color="auto"/>
              <w:right w:val="single" w:sz="4" w:space="0" w:color="auto"/>
            </w:tcBorders>
            <w:shd w:val="clear" w:color="auto" w:fill="auto"/>
            <w:noWrap/>
            <w:vAlign w:val="center"/>
            <w:hideMark/>
          </w:tcPr>
          <w:p w14:paraId="15A83143"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very</w:t>
            </w:r>
          </w:p>
        </w:tc>
        <w:tc>
          <w:tcPr>
            <w:tcW w:w="1146" w:type="dxa"/>
            <w:tcBorders>
              <w:top w:val="nil"/>
              <w:left w:val="nil"/>
              <w:bottom w:val="single" w:sz="8" w:space="0" w:color="auto"/>
              <w:right w:val="single" w:sz="4" w:space="0" w:color="auto"/>
            </w:tcBorders>
            <w:shd w:val="clear" w:color="auto" w:fill="auto"/>
            <w:noWrap/>
            <w:vAlign w:val="center"/>
            <w:hideMark/>
          </w:tcPr>
          <w:p w14:paraId="707682F2"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ll</w:t>
            </w:r>
          </w:p>
        </w:tc>
        <w:tc>
          <w:tcPr>
            <w:tcW w:w="1146" w:type="dxa"/>
            <w:tcBorders>
              <w:top w:val="nil"/>
              <w:left w:val="nil"/>
              <w:bottom w:val="single" w:sz="8" w:space="0" w:color="auto"/>
              <w:right w:val="single" w:sz="8" w:space="0" w:color="auto"/>
            </w:tcBorders>
            <w:shd w:val="clear" w:color="auto" w:fill="auto"/>
            <w:noWrap/>
            <w:vAlign w:val="center"/>
            <w:hideMark/>
          </w:tcPr>
          <w:p w14:paraId="0D8A732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doesn't</w:t>
            </w:r>
          </w:p>
        </w:tc>
      </w:tr>
      <w:tr w:rsidR="00E57582" w:rsidRPr="005C2F45" w14:paraId="15834CF5"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00EA344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to</w:t>
            </w:r>
          </w:p>
        </w:tc>
        <w:tc>
          <w:tcPr>
            <w:tcW w:w="1344" w:type="dxa"/>
            <w:tcBorders>
              <w:top w:val="nil"/>
              <w:left w:val="nil"/>
              <w:bottom w:val="single" w:sz="8" w:space="0" w:color="auto"/>
              <w:right w:val="single" w:sz="4" w:space="0" w:color="auto"/>
            </w:tcBorders>
            <w:shd w:val="clear" w:color="auto" w:fill="auto"/>
            <w:noWrap/>
            <w:vAlign w:val="center"/>
            <w:hideMark/>
          </w:tcPr>
          <w:p w14:paraId="33E3CE79"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again</w:t>
            </w:r>
          </w:p>
        </w:tc>
        <w:tc>
          <w:tcPr>
            <w:tcW w:w="1387" w:type="dxa"/>
            <w:tcBorders>
              <w:top w:val="nil"/>
              <w:left w:val="nil"/>
              <w:bottom w:val="single" w:sz="8" w:space="0" w:color="auto"/>
              <w:right w:val="single" w:sz="4" w:space="0" w:color="auto"/>
            </w:tcBorders>
            <w:shd w:val="clear" w:color="auto" w:fill="auto"/>
            <w:noWrap/>
            <w:vAlign w:val="center"/>
            <w:hideMark/>
          </w:tcPr>
          <w:p w14:paraId="4574D38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all</w:t>
            </w:r>
          </w:p>
        </w:tc>
        <w:tc>
          <w:tcPr>
            <w:tcW w:w="1174" w:type="dxa"/>
            <w:tcBorders>
              <w:top w:val="nil"/>
              <w:left w:val="nil"/>
              <w:bottom w:val="single" w:sz="8" w:space="0" w:color="auto"/>
              <w:right w:val="single" w:sz="4" w:space="0" w:color="auto"/>
            </w:tcBorders>
            <w:shd w:val="clear" w:color="auto" w:fill="auto"/>
            <w:noWrap/>
            <w:vAlign w:val="center"/>
            <w:hideMark/>
          </w:tcPr>
          <w:p w14:paraId="2DE3794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no</w:t>
            </w:r>
          </w:p>
        </w:tc>
        <w:tc>
          <w:tcPr>
            <w:tcW w:w="1146" w:type="dxa"/>
            <w:tcBorders>
              <w:top w:val="nil"/>
              <w:left w:val="nil"/>
              <w:bottom w:val="single" w:sz="8" w:space="0" w:color="auto"/>
              <w:right w:val="single" w:sz="4" w:space="0" w:color="auto"/>
            </w:tcBorders>
            <w:shd w:val="clear" w:color="auto" w:fill="auto"/>
            <w:noWrap/>
            <w:vAlign w:val="center"/>
            <w:hideMark/>
          </w:tcPr>
          <w:p w14:paraId="0AB1A1B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w:t>
            </w:r>
          </w:p>
        </w:tc>
        <w:tc>
          <w:tcPr>
            <w:tcW w:w="1146" w:type="dxa"/>
            <w:tcBorders>
              <w:top w:val="nil"/>
              <w:left w:val="nil"/>
              <w:bottom w:val="single" w:sz="8" w:space="0" w:color="auto"/>
              <w:right w:val="single" w:sz="4" w:space="0" w:color="auto"/>
            </w:tcBorders>
            <w:shd w:val="clear" w:color="auto" w:fill="auto"/>
            <w:noWrap/>
            <w:vAlign w:val="center"/>
            <w:hideMark/>
          </w:tcPr>
          <w:p w14:paraId="5B95D766"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w:t>
            </w:r>
          </w:p>
        </w:tc>
        <w:tc>
          <w:tcPr>
            <w:tcW w:w="1146" w:type="dxa"/>
            <w:tcBorders>
              <w:top w:val="nil"/>
              <w:left w:val="nil"/>
              <w:bottom w:val="single" w:sz="8" w:space="0" w:color="auto"/>
              <w:right w:val="single" w:sz="8" w:space="0" w:color="auto"/>
            </w:tcBorders>
            <w:shd w:val="clear" w:color="auto" w:fill="auto"/>
            <w:noWrap/>
            <w:vAlign w:val="center"/>
            <w:hideMark/>
          </w:tcPr>
          <w:p w14:paraId="1E754FCE"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hadn't</w:t>
            </w:r>
          </w:p>
        </w:tc>
      </w:tr>
      <w:tr w:rsidR="00E57582" w:rsidRPr="005C2F45" w14:paraId="0C46FE27"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692C128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hasn't</w:t>
            </w:r>
          </w:p>
        </w:tc>
        <w:tc>
          <w:tcPr>
            <w:tcW w:w="1344" w:type="dxa"/>
            <w:tcBorders>
              <w:top w:val="nil"/>
              <w:left w:val="nil"/>
              <w:bottom w:val="single" w:sz="8" w:space="0" w:color="auto"/>
              <w:right w:val="single" w:sz="4" w:space="0" w:color="auto"/>
            </w:tcBorders>
            <w:shd w:val="clear" w:color="auto" w:fill="auto"/>
            <w:noWrap/>
            <w:vAlign w:val="center"/>
            <w:hideMark/>
          </w:tcPr>
          <w:p w14:paraId="5AD03988"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weren't</w:t>
            </w:r>
          </w:p>
        </w:tc>
        <w:tc>
          <w:tcPr>
            <w:tcW w:w="1387" w:type="dxa"/>
            <w:tcBorders>
              <w:top w:val="nil"/>
              <w:left w:val="nil"/>
              <w:bottom w:val="single" w:sz="8" w:space="0" w:color="auto"/>
              <w:right w:val="single" w:sz="4" w:space="0" w:color="auto"/>
            </w:tcBorders>
            <w:shd w:val="clear" w:color="auto" w:fill="auto"/>
            <w:noWrap/>
            <w:vAlign w:val="center"/>
            <w:hideMark/>
          </w:tcPr>
          <w:p w14:paraId="013C0AD9"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ma</w:t>
            </w:r>
          </w:p>
        </w:tc>
        <w:tc>
          <w:tcPr>
            <w:tcW w:w="1174" w:type="dxa"/>
            <w:tcBorders>
              <w:top w:val="nil"/>
              <w:left w:val="nil"/>
              <w:bottom w:val="single" w:sz="8" w:space="0" w:color="auto"/>
              <w:right w:val="single" w:sz="4" w:space="0" w:color="auto"/>
            </w:tcBorders>
            <w:shd w:val="clear" w:color="auto" w:fill="auto"/>
            <w:noWrap/>
            <w:vAlign w:val="center"/>
            <w:hideMark/>
          </w:tcPr>
          <w:p w14:paraId="7778E4A5"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needn't</w:t>
            </w:r>
          </w:p>
        </w:tc>
        <w:tc>
          <w:tcPr>
            <w:tcW w:w="1146" w:type="dxa"/>
            <w:tcBorders>
              <w:top w:val="nil"/>
              <w:left w:val="nil"/>
              <w:bottom w:val="single" w:sz="8" w:space="0" w:color="auto"/>
              <w:right w:val="single" w:sz="4" w:space="0" w:color="auto"/>
            </w:tcBorders>
            <w:shd w:val="clear" w:color="auto" w:fill="auto"/>
            <w:noWrap/>
            <w:vAlign w:val="center"/>
            <w:hideMark/>
          </w:tcPr>
          <w:p w14:paraId="73E88886"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wasn't</w:t>
            </w:r>
          </w:p>
        </w:tc>
        <w:tc>
          <w:tcPr>
            <w:tcW w:w="1146" w:type="dxa"/>
            <w:tcBorders>
              <w:top w:val="nil"/>
              <w:left w:val="nil"/>
              <w:bottom w:val="single" w:sz="8" w:space="0" w:color="auto"/>
              <w:right w:val="single" w:sz="4" w:space="0" w:color="auto"/>
            </w:tcBorders>
            <w:shd w:val="clear" w:color="auto" w:fill="auto"/>
            <w:noWrap/>
            <w:vAlign w:val="center"/>
            <w:hideMark/>
          </w:tcPr>
          <w:p w14:paraId="3ACA685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mightn't</w:t>
            </w:r>
          </w:p>
        </w:tc>
        <w:tc>
          <w:tcPr>
            <w:tcW w:w="1146" w:type="dxa"/>
            <w:tcBorders>
              <w:top w:val="nil"/>
              <w:left w:val="nil"/>
              <w:bottom w:val="single" w:sz="8" w:space="0" w:color="auto"/>
              <w:right w:val="single" w:sz="8" w:space="0" w:color="auto"/>
            </w:tcBorders>
            <w:shd w:val="clear" w:color="auto" w:fill="auto"/>
            <w:noWrap/>
            <w:vAlign w:val="center"/>
            <w:hideMark/>
          </w:tcPr>
          <w:p w14:paraId="02121F4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shan't</w:t>
            </w:r>
          </w:p>
        </w:tc>
      </w:tr>
      <w:tr w:rsidR="00E57582" w:rsidRPr="005C2F45" w14:paraId="082E9DC6" w14:textId="77777777" w:rsidTr="00EF35A2">
        <w:trPr>
          <w:trHeight w:val="357"/>
        </w:trPr>
        <w:tc>
          <w:tcPr>
            <w:tcW w:w="1214" w:type="dxa"/>
            <w:tcBorders>
              <w:top w:val="nil"/>
              <w:left w:val="single" w:sz="8" w:space="0" w:color="auto"/>
              <w:bottom w:val="single" w:sz="8" w:space="0" w:color="auto"/>
              <w:right w:val="single" w:sz="4" w:space="0" w:color="auto"/>
            </w:tcBorders>
            <w:shd w:val="clear" w:color="auto" w:fill="auto"/>
            <w:noWrap/>
            <w:vAlign w:val="center"/>
            <w:hideMark/>
          </w:tcPr>
          <w:p w14:paraId="1A90CE5A"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haven</w:t>
            </w:r>
          </w:p>
        </w:tc>
        <w:tc>
          <w:tcPr>
            <w:tcW w:w="1344" w:type="dxa"/>
            <w:tcBorders>
              <w:top w:val="nil"/>
              <w:left w:val="nil"/>
              <w:bottom w:val="single" w:sz="8" w:space="0" w:color="auto"/>
              <w:right w:val="single" w:sz="4" w:space="0" w:color="auto"/>
            </w:tcBorders>
            <w:shd w:val="clear" w:color="auto" w:fill="auto"/>
            <w:noWrap/>
            <w:vAlign w:val="center"/>
            <w:hideMark/>
          </w:tcPr>
          <w:p w14:paraId="4049154C"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won</w:t>
            </w:r>
          </w:p>
        </w:tc>
        <w:tc>
          <w:tcPr>
            <w:tcW w:w="1387" w:type="dxa"/>
            <w:tcBorders>
              <w:top w:val="nil"/>
              <w:left w:val="nil"/>
              <w:bottom w:val="single" w:sz="8" w:space="0" w:color="auto"/>
              <w:right w:val="single" w:sz="4" w:space="0" w:color="auto"/>
            </w:tcBorders>
            <w:shd w:val="clear" w:color="auto" w:fill="auto"/>
            <w:noWrap/>
            <w:vAlign w:val="center"/>
            <w:hideMark/>
          </w:tcPr>
          <w:p w14:paraId="4EC2E18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mustn't</w:t>
            </w:r>
          </w:p>
        </w:tc>
        <w:tc>
          <w:tcPr>
            <w:tcW w:w="1174" w:type="dxa"/>
            <w:tcBorders>
              <w:top w:val="nil"/>
              <w:left w:val="nil"/>
              <w:bottom w:val="single" w:sz="8" w:space="0" w:color="auto"/>
              <w:right w:val="single" w:sz="4" w:space="0" w:color="auto"/>
            </w:tcBorders>
            <w:shd w:val="clear" w:color="auto" w:fill="auto"/>
            <w:noWrap/>
            <w:vAlign w:val="center"/>
            <w:hideMark/>
          </w:tcPr>
          <w:p w14:paraId="2553FE1F"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shouldn't</w:t>
            </w:r>
          </w:p>
        </w:tc>
        <w:tc>
          <w:tcPr>
            <w:tcW w:w="1146" w:type="dxa"/>
            <w:tcBorders>
              <w:top w:val="nil"/>
              <w:left w:val="nil"/>
              <w:bottom w:val="single" w:sz="8" w:space="0" w:color="auto"/>
              <w:right w:val="single" w:sz="4" w:space="0" w:color="auto"/>
            </w:tcBorders>
            <w:shd w:val="clear" w:color="auto" w:fill="auto"/>
            <w:noWrap/>
            <w:vAlign w:val="center"/>
            <w:hideMark/>
          </w:tcPr>
          <w:p w14:paraId="2248B691"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isn't</w:t>
            </w:r>
          </w:p>
        </w:tc>
        <w:tc>
          <w:tcPr>
            <w:tcW w:w="1146" w:type="dxa"/>
            <w:tcBorders>
              <w:top w:val="nil"/>
              <w:left w:val="nil"/>
              <w:bottom w:val="single" w:sz="8" w:space="0" w:color="auto"/>
              <w:right w:val="single" w:sz="4" w:space="0" w:color="auto"/>
            </w:tcBorders>
            <w:shd w:val="clear" w:color="auto" w:fill="auto"/>
            <w:noWrap/>
            <w:vAlign w:val="center"/>
            <w:hideMark/>
          </w:tcPr>
          <w:p w14:paraId="5A90A134" w14:textId="77777777" w:rsidR="002A2252" w:rsidRPr="005C2F45" w:rsidRDefault="002A2252" w:rsidP="00E57582">
            <w:pPr>
              <w:widowControl/>
              <w:spacing w:line="360" w:lineRule="auto"/>
              <w:jc w:val="center"/>
              <w:rPr>
                <w:rFonts w:ascii="Times New Roman" w:eastAsia="標楷體" w:hAnsi="Times New Roman" w:cs="Times New Roman"/>
                <w:szCs w:val="20"/>
              </w:rPr>
            </w:pPr>
            <w:r w:rsidRPr="005C2F45">
              <w:rPr>
                <w:rFonts w:ascii="Times New Roman" w:eastAsia="標楷體" w:hAnsi="Times New Roman" w:cs="Times New Roman"/>
                <w:szCs w:val="20"/>
              </w:rPr>
              <w:t>wouldn't</w:t>
            </w:r>
          </w:p>
        </w:tc>
        <w:tc>
          <w:tcPr>
            <w:tcW w:w="1146" w:type="dxa"/>
            <w:tcBorders>
              <w:top w:val="nil"/>
              <w:left w:val="nil"/>
              <w:bottom w:val="single" w:sz="8" w:space="0" w:color="auto"/>
              <w:right w:val="single" w:sz="8" w:space="0" w:color="auto"/>
            </w:tcBorders>
            <w:shd w:val="clear" w:color="auto" w:fill="auto"/>
            <w:noWrap/>
            <w:vAlign w:val="center"/>
            <w:hideMark/>
          </w:tcPr>
          <w:p w14:paraId="7985417F" w14:textId="46BAEEE3" w:rsidR="002A2252" w:rsidRPr="005C2F45" w:rsidRDefault="002A2252" w:rsidP="00E57582">
            <w:pPr>
              <w:widowControl/>
              <w:spacing w:line="360" w:lineRule="auto"/>
              <w:jc w:val="center"/>
              <w:rPr>
                <w:rFonts w:ascii="Times New Roman" w:eastAsia="標楷體" w:hAnsi="Times New Roman" w:cs="Times New Roman"/>
                <w:szCs w:val="20"/>
              </w:rPr>
            </w:pPr>
          </w:p>
        </w:tc>
      </w:tr>
    </w:tbl>
    <w:p w14:paraId="06E45ADA" w14:textId="07C2E1A5" w:rsidR="005D1E9B" w:rsidRPr="005C2F45" w:rsidRDefault="002A2252" w:rsidP="00EF35A2">
      <w:pPr>
        <w:spacing w:line="360" w:lineRule="auto"/>
        <w:ind w:leftChars="200" w:left="480"/>
        <w:jc w:val="both"/>
        <w:rPr>
          <w:rFonts w:ascii="Times New Roman" w:eastAsia="標楷體" w:hAnsi="Times New Roman" w:cs="Times New Roman"/>
          <w:color w:val="FF0000"/>
        </w:rPr>
      </w:pPr>
      <w:r w:rsidRPr="005C2F45">
        <w:rPr>
          <w:rFonts w:ascii="Times New Roman" w:eastAsia="標楷體" w:hAnsi="Times New Roman" w:cs="Times New Roman"/>
        </w:rPr>
        <w:t>參考資料：本研究整理</w:t>
      </w:r>
    </w:p>
    <w:p w14:paraId="66CB3070" w14:textId="66F4DD38" w:rsidR="004A2452" w:rsidRPr="005C2F45" w:rsidRDefault="004A2452" w:rsidP="00FA2DBB">
      <w:pPr>
        <w:spacing w:line="360" w:lineRule="auto"/>
        <w:jc w:val="both"/>
        <w:rPr>
          <w:rFonts w:ascii="Times New Roman" w:eastAsia="標楷體" w:hAnsi="Times New Roman" w:cs="Times New Roman"/>
        </w:rPr>
      </w:pPr>
    </w:p>
    <w:p w14:paraId="5AD7A680" w14:textId="15283A88" w:rsidR="004A2452" w:rsidRPr="005C2F45" w:rsidRDefault="005A4ABF" w:rsidP="00264E6D">
      <w:pPr>
        <w:spacing w:line="360" w:lineRule="auto"/>
        <w:ind w:leftChars="295" w:left="708" w:firstLineChars="200" w:firstLine="480"/>
        <w:jc w:val="both"/>
        <w:rPr>
          <w:rFonts w:ascii="Times New Roman" w:eastAsia="標楷體" w:hAnsi="Times New Roman" w:cs="Times New Roman"/>
        </w:rPr>
      </w:pPr>
      <w:r w:rsidRPr="005C2F45">
        <w:rPr>
          <w:rFonts w:ascii="Times New Roman" w:eastAsia="標楷體" w:hAnsi="Times New Roman" w:cs="Times New Roman"/>
        </w:rPr>
        <w:t>同義詞替換為將兩同義詞轉換為同一個單詞的處理過程。</w:t>
      </w:r>
      <w:r w:rsidR="00BD27DE" w:rsidRPr="005C2F45">
        <w:rPr>
          <w:rFonts w:ascii="Times New Roman" w:eastAsia="標楷體" w:hAnsi="Times New Roman" w:cs="Times New Roman"/>
        </w:rPr>
        <w:t>使用者評論文本會與電影潛在特徵種子字進行相似度的計算，來找出評論中與這些特徵有</w:t>
      </w:r>
      <w:r w:rsidR="00BD27DE" w:rsidRPr="005C2F45">
        <w:rPr>
          <w:rFonts w:ascii="Times New Roman" w:eastAsia="標楷體" w:hAnsi="Times New Roman" w:cs="Times New Roman"/>
        </w:rPr>
        <w:lastRenderedPageBreak/>
        <w:t>關的關鍵單詞，而為了提高相似度計算的可靠性，本研究採用</w:t>
      </w:r>
      <w:r w:rsidR="00BD27DE" w:rsidRPr="005C2F45">
        <w:rPr>
          <w:rFonts w:ascii="Times New Roman" w:eastAsia="標楷體" w:hAnsi="Times New Roman" w:cs="Times New Roman"/>
        </w:rPr>
        <w:t>NLTK</w:t>
      </w:r>
      <w:r w:rsidR="00BD27DE" w:rsidRPr="005C2F45">
        <w:rPr>
          <w:rFonts w:ascii="Times New Roman" w:eastAsia="標楷體" w:hAnsi="Times New Roman" w:cs="Times New Roman"/>
        </w:rPr>
        <w:t>內建之</w:t>
      </w:r>
      <w:r w:rsidR="00BD27DE" w:rsidRPr="005C2F45">
        <w:rPr>
          <w:rFonts w:ascii="Times New Roman" w:eastAsia="標楷體" w:hAnsi="Times New Roman" w:cs="Times New Roman"/>
        </w:rPr>
        <w:t>WorldNet</w:t>
      </w:r>
      <w:r w:rsidR="00BD27DE" w:rsidRPr="005C2F45">
        <w:rPr>
          <w:rFonts w:ascii="Times New Roman" w:eastAsia="標楷體" w:hAnsi="Times New Roman" w:cs="Times New Roman"/>
        </w:rPr>
        <w:t>語料庫進行同義詞的替換。</w:t>
      </w:r>
    </w:p>
    <w:p w14:paraId="0BED1170" w14:textId="402261A0" w:rsidR="00FE6B68" w:rsidRDefault="00FE6B68" w:rsidP="00FA2DBB">
      <w:pPr>
        <w:spacing w:line="360" w:lineRule="auto"/>
        <w:jc w:val="both"/>
        <w:rPr>
          <w:rFonts w:ascii="Times New Roman" w:eastAsia="標楷體" w:hAnsi="Times New Roman" w:cs="Times New Roman"/>
        </w:rPr>
      </w:pPr>
    </w:p>
    <w:p w14:paraId="02082041" w14:textId="77777777" w:rsidR="00264E6D" w:rsidRPr="005C2F45" w:rsidRDefault="00264E6D" w:rsidP="00FA2DBB">
      <w:pPr>
        <w:spacing w:line="360" w:lineRule="auto"/>
        <w:jc w:val="both"/>
        <w:rPr>
          <w:rFonts w:ascii="Times New Roman" w:eastAsia="標楷體" w:hAnsi="Times New Roman" w:cs="Times New Roman"/>
        </w:rPr>
      </w:pPr>
    </w:p>
    <w:p w14:paraId="22EDF0B7" w14:textId="347266AF" w:rsidR="00094B0D" w:rsidRPr="005C2F45" w:rsidRDefault="006E13F8" w:rsidP="00264E6D">
      <w:pPr>
        <w:pStyle w:val="2"/>
        <w:numPr>
          <w:ilvl w:val="1"/>
          <w:numId w:val="20"/>
        </w:numPr>
        <w:spacing w:line="360" w:lineRule="auto"/>
        <w:ind w:left="567"/>
        <w:jc w:val="both"/>
        <w:rPr>
          <w:rFonts w:ascii="Times New Roman" w:eastAsia="標楷體" w:hAnsi="Times New Roman" w:cs="Times New Roman"/>
        </w:rPr>
      </w:pPr>
      <w:bookmarkStart w:id="94" w:name="_Toc53005738"/>
      <w:bookmarkStart w:id="95" w:name="_Toc60187109"/>
      <w:r w:rsidRPr="005C2F45">
        <w:rPr>
          <w:rFonts w:ascii="Times New Roman" w:eastAsia="標楷體" w:hAnsi="Times New Roman" w:cs="Times New Roman"/>
          <w:sz w:val="28"/>
          <w:szCs w:val="28"/>
        </w:rPr>
        <w:t>矩陣建立</w:t>
      </w:r>
      <w:bookmarkEnd w:id="94"/>
      <w:bookmarkEnd w:id="95"/>
    </w:p>
    <w:p w14:paraId="26204BD7" w14:textId="77777777" w:rsidR="00264E6D" w:rsidRDefault="00264E6D" w:rsidP="00264E6D">
      <w:pPr>
        <w:spacing w:line="360" w:lineRule="auto"/>
        <w:ind w:firstLineChars="200" w:firstLine="480"/>
        <w:jc w:val="both"/>
        <w:rPr>
          <w:rFonts w:ascii="Times New Roman" w:eastAsia="標楷體" w:hAnsi="Times New Roman" w:cs="Times New Roman"/>
        </w:rPr>
      </w:pPr>
    </w:p>
    <w:p w14:paraId="4027F22B" w14:textId="66BE1B0A" w:rsidR="006A768E" w:rsidRPr="005C2F45" w:rsidRDefault="006A768E" w:rsidP="00264E6D">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本研究所使用的矩陣包括電影資料矩陣、劇情特徵字矩陣與使用者評論特徵矩陣。</w:t>
      </w:r>
      <w:r w:rsidR="006C209B" w:rsidRPr="005C2F45">
        <w:rPr>
          <w:rFonts w:ascii="Times New Roman" w:eastAsia="標楷體" w:hAnsi="Times New Roman" w:cs="Times New Roman"/>
        </w:rPr>
        <w:t>本章節</w:t>
      </w:r>
      <w:r w:rsidRPr="005C2F45">
        <w:rPr>
          <w:rFonts w:ascii="Times New Roman" w:eastAsia="標楷體" w:hAnsi="Times New Roman" w:cs="Times New Roman"/>
        </w:rPr>
        <w:t>將依序</w:t>
      </w:r>
      <w:r w:rsidR="00767273">
        <w:rPr>
          <w:rFonts w:ascii="Times New Roman" w:eastAsia="標楷體" w:hAnsi="Times New Roman" w:cs="Times New Roman" w:hint="eastAsia"/>
        </w:rPr>
        <w:t>從</w:t>
      </w:r>
      <w:r w:rsidR="00767273">
        <w:rPr>
          <w:rFonts w:ascii="Times New Roman" w:eastAsia="標楷體" w:hAnsi="Times New Roman" w:cs="Times New Roman" w:hint="eastAsia"/>
        </w:rPr>
        <w:t>3.4.1</w:t>
      </w:r>
      <w:r w:rsidR="00767273">
        <w:rPr>
          <w:rFonts w:ascii="Times New Roman" w:eastAsia="標楷體" w:hAnsi="Times New Roman" w:cs="Times New Roman" w:hint="eastAsia"/>
        </w:rPr>
        <w:t>節</w:t>
      </w:r>
      <w:r w:rsidRPr="005C2F45">
        <w:rPr>
          <w:rFonts w:ascii="Times New Roman" w:eastAsia="標楷體" w:hAnsi="Times New Roman" w:cs="Times New Roman"/>
        </w:rPr>
        <w:t>介紹本研究</w:t>
      </w:r>
      <w:r w:rsidR="00767273">
        <w:rPr>
          <w:rFonts w:ascii="Times New Roman" w:eastAsia="標楷體" w:hAnsi="Times New Roman" w:cs="Times New Roman" w:hint="eastAsia"/>
        </w:rPr>
        <w:t>所</w:t>
      </w:r>
      <w:r w:rsidRPr="005C2F45">
        <w:rPr>
          <w:rFonts w:ascii="Times New Roman" w:eastAsia="標楷體" w:hAnsi="Times New Roman" w:cs="Times New Roman"/>
        </w:rPr>
        <w:t>使用的資料矩陣以及</w:t>
      </w:r>
      <w:r w:rsidR="00767273">
        <w:rPr>
          <w:rFonts w:ascii="Times New Roman" w:eastAsia="標楷體" w:hAnsi="Times New Roman" w:cs="Times New Roman" w:hint="eastAsia"/>
        </w:rPr>
        <w:t>從</w:t>
      </w:r>
      <w:r w:rsidR="00767273">
        <w:rPr>
          <w:rFonts w:ascii="Times New Roman" w:eastAsia="標楷體" w:hAnsi="Times New Roman" w:cs="Times New Roman" w:hint="eastAsia"/>
        </w:rPr>
        <w:t>3.4.2</w:t>
      </w:r>
      <w:r w:rsidR="00767273">
        <w:rPr>
          <w:rFonts w:ascii="Times New Roman" w:eastAsia="標楷體" w:hAnsi="Times New Roman" w:cs="Times New Roman" w:hint="eastAsia"/>
        </w:rPr>
        <w:t>節說明</w:t>
      </w:r>
      <w:r w:rsidRPr="005C2F45">
        <w:rPr>
          <w:rFonts w:ascii="Times New Roman" w:eastAsia="標楷體" w:hAnsi="Times New Roman" w:cs="Times New Roman"/>
        </w:rPr>
        <w:t>矩陣建立的方式。</w:t>
      </w:r>
    </w:p>
    <w:p w14:paraId="0ECF3473" w14:textId="77777777" w:rsidR="00106B3F" w:rsidRPr="005C2F45" w:rsidRDefault="00106B3F" w:rsidP="00FA2DBB">
      <w:pPr>
        <w:spacing w:line="360" w:lineRule="auto"/>
        <w:jc w:val="both"/>
        <w:rPr>
          <w:rFonts w:ascii="Times New Roman" w:eastAsia="標楷體" w:hAnsi="Times New Roman" w:cs="Times New Roman"/>
        </w:rPr>
      </w:pPr>
    </w:p>
    <w:p w14:paraId="40400A79" w14:textId="0C999579" w:rsidR="00A76575" w:rsidRPr="005C2F45" w:rsidRDefault="00106B3F" w:rsidP="00D30DB6">
      <w:pPr>
        <w:pStyle w:val="2"/>
        <w:numPr>
          <w:ilvl w:val="2"/>
          <w:numId w:val="33"/>
        </w:numPr>
        <w:spacing w:line="360" w:lineRule="auto"/>
        <w:ind w:left="993"/>
        <w:jc w:val="both"/>
        <w:rPr>
          <w:rFonts w:ascii="Times New Roman" w:eastAsia="標楷體" w:hAnsi="Times New Roman" w:cs="Times New Roman"/>
          <w:sz w:val="24"/>
          <w:szCs w:val="24"/>
        </w:rPr>
      </w:pPr>
      <w:bookmarkStart w:id="96" w:name="_Toc60187110"/>
      <w:r w:rsidRPr="005C2F45">
        <w:rPr>
          <w:rFonts w:ascii="Times New Roman" w:eastAsia="標楷體" w:hAnsi="Times New Roman" w:cs="Times New Roman"/>
          <w:sz w:val="24"/>
          <w:szCs w:val="24"/>
        </w:rPr>
        <w:t>電影</w:t>
      </w:r>
      <w:r w:rsidR="00A76575" w:rsidRPr="005C2F45">
        <w:rPr>
          <w:rFonts w:ascii="Times New Roman" w:eastAsia="標楷體" w:hAnsi="Times New Roman" w:cs="Times New Roman"/>
          <w:sz w:val="24"/>
          <w:szCs w:val="24"/>
        </w:rPr>
        <w:t>資料</w:t>
      </w:r>
      <w:r w:rsidRPr="005C2F45">
        <w:rPr>
          <w:rFonts w:ascii="Times New Roman" w:eastAsia="標楷體" w:hAnsi="Times New Roman" w:cs="Times New Roman"/>
          <w:sz w:val="24"/>
          <w:szCs w:val="24"/>
        </w:rPr>
        <w:t>矩陣</w:t>
      </w:r>
      <w:bookmarkEnd w:id="96"/>
    </w:p>
    <w:p w14:paraId="7C81B756" w14:textId="77777777" w:rsidR="00D30DB6" w:rsidRDefault="00D30DB6" w:rsidP="00D30DB6">
      <w:pPr>
        <w:spacing w:line="360" w:lineRule="auto"/>
        <w:ind w:leftChars="177" w:left="425" w:firstLineChars="200" w:firstLine="480"/>
        <w:jc w:val="both"/>
        <w:rPr>
          <w:rFonts w:ascii="Times New Roman" w:eastAsia="標楷體" w:hAnsi="Times New Roman" w:cs="Times New Roman"/>
        </w:rPr>
      </w:pPr>
    </w:p>
    <w:p w14:paraId="25A9CDE9" w14:textId="41965D1F" w:rsidR="00D30DB6" w:rsidRDefault="00197E52"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本研究將從</w:t>
      </w:r>
      <w:r w:rsidRPr="005C2F45">
        <w:rPr>
          <w:rFonts w:ascii="Times New Roman" w:eastAsia="標楷體" w:hAnsi="Times New Roman" w:cs="Times New Roman"/>
        </w:rPr>
        <w:t>IMDb</w:t>
      </w:r>
      <w:r w:rsidRPr="005C2F45">
        <w:rPr>
          <w:rFonts w:ascii="Times New Roman" w:eastAsia="標楷體" w:hAnsi="Times New Roman" w:cs="Times New Roman"/>
        </w:rPr>
        <w:t>蒐集的資料分為電影資料和使用者評論資料兩個部分，前者為結構化資料，經過整理排序後可直接用於電影之間的相似度計算，而後者為非結構化資料，需經過文字前處理、</w:t>
      </w:r>
      <w:r w:rsidR="004823B5">
        <w:rPr>
          <w:rFonts w:ascii="Times New Roman" w:eastAsia="標楷體" w:hAnsi="Times New Roman" w:cs="Times New Roman"/>
        </w:rPr>
        <w:t>KeyB</w:t>
      </w:r>
      <w:r w:rsidR="00CD4363">
        <w:rPr>
          <w:rFonts w:ascii="Times New Roman" w:eastAsia="標楷體" w:hAnsi="Times New Roman" w:cs="Times New Roman"/>
        </w:rPr>
        <w:t>ERT</w:t>
      </w:r>
      <w:r w:rsidRPr="005C2F45">
        <w:rPr>
          <w:rFonts w:ascii="Times New Roman" w:eastAsia="標楷體" w:hAnsi="Times New Roman" w:cs="Times New Roman"/>
        </w:rPr>
        <w:t>、</w:t>
      </w:r>
      <w:r w:rsidR="00CD4363">
        <w:rPr>
          <w:rFonts w:ascii="Times New Roman" w:eastAsia="標楷體" w:hAnsi="Times New Roman" w:cs="Times New Roman"/>
        </w:rPr>
        <w:t>NGD</w:t>
      </w:r>
      <w:r w:rsidR="00767273">
        <w:rPr>
          <w:rFonts w:ascii="Times New Roman" w:eastAsia="標楷體" w:hAnsi="Times New Roman" w:cs="Times New Roman" w:hint="eastAsia"/>
        </w:rPr>
        <w:t>與</w:t>
      </w:r>
      <w:r w:rsidRPr="005C2F45">
        <w:rPr>
          <w:rFonts w:ascii="Times New Roman" w:eastAsia="標楷體" w:hAnsi="Times New Roman" w:cs="Times New Roman"/>
        </w:rPr>
        <w:t>情感分析等步驟後，儲存成電影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評論特徵矩陣使用</w:t>
      </w:r>
      <w:r w:rsidR="00DB57CD" w:rsidRPr="005C2F45">
        <w:rPr>
          <w:rFonts w:ascii="Times New Roman" w:eastAsia="標楷體" w:hAnsi="Times New Roman" w:cs="Times New Roman"/>
        </w:rPr>
        <w:t>。此小節將說明電影資料的處理及使用方式，</w:t>
      </w:r>
      <w:r w:rsidR="00DB71A5" w:rsidRPr="005C2F45">
        <w:rPr>
          <w:rFonts w:ascii="Times New Roman" w:eastAsia="標楷體" w:hAnsi="Times New Roman" w:cs="Times New Roman"/>
        </w:rPr>
        <w:t>使用者評論之處理方式將於後續小節詳細說明</w:t>
      </w:r>
      <w:r w:rsidR="00E1351B" w:rsidRPr="005C2F45">
        <w:rPr>
          <w:rFonts w:ascii="Times New Roman" w:eastAsia="標楷體" w:hAnsi="Times New Roman" w:cs="Times New Roman"/>
        </w:rPr>
        <w:t>。</w:t>
      </w:r>
    </w:p>
    <w:p w14:paraId="7128F327" w14:textId="77777777" w:rsidR="00D30DB6" w:rsidRDefault="00D30DB6" w:rsidP="00D30DB6">
      <w:pPr>
        <w:spacing w:line="360" w:lineRule="auto"/>
        <w:ind w:leftChars="177" w:left="425" w:firstLineChars="200" w:firstLine="480"/>
        <w:jc w:val="both"/>
        <w:rPr>
          <w:rFonts w:ascii="Times New Roman" w:eastAsia="標楷體" w:hAnsi="Times New Roman" w:cs="Times New Roman"/>
        </w:rPr>
      </w:pPr>
    </w:p>
    <w:p w14:paraId="7098820E" w14:textId="084E6BC4" w:rsidR="0098072C" w:rsidRPr="005C2F45" w:rsidRDefault="008278C1" w:rsidP="00EF35A2">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電影資料</w:t>
      </w:r>
      <w:r w:rsidR="000114AD" w:rsidRPr="005C2F45">
        <w:rPr>
          <w:rFonts w:ascii="Times New Roman" w:eastAsia="標楷體" w:hAnsi="Times New Roman" w:cs="Times New Roman"/>
        </w:rPr>
        <w:t>包含</w:t>
      </w: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關鍵字矩陣與電影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基本資料矩陣兩部份，</w:t>
      </w:r>
      <w:r w:rsidR="001D0C3A" w:rsidRPr="005C2F45">
        <w:rPr>
          <w:rFonts w:ascii="Times New Roman" w:eastAsia="標楷體" w:hAnsi="Times New Roman" w:cs="Times New Roman"/>
        </w:rPr>
        <w:t>關鍵字矩陣為與電影劇情有關的字詞</w:t>
      </w:r>
      <w:r w:rsidR="00525112" w:rsidRPr="005C2F45">
        <w:rPr>
          <w:rFonts w:ascii="Times New Roman" w:eastAsia="標楷體" w:hAnsi="Times New Roman" w:cs="Times New Roman"/>
        </w:rPr>
        <w:t>。圖</w:t>
      </w:r>
      <w:r w:rsidR="00525112" w:rsidRPr="005C2F45">
        <w:rPr>
          <w:rFonts w:ascii="Times New Roman" w:eastAsia="標楷體" w:hAnsi="Times New Roman" w:cs="Times New Roman"/>
        </w:rPr>
        <w:t>3-5</w:t>
      </w:r>
      <w:r w:rsidR="00525112" w:rsidRPr="005C2F45">
        <w:rPr>
          <w:rFonts w:ascii="Times New Roman" w:eastAsia="標楷體" w:hAnsi="Times New Roman" w:cs="Times New Roman"/>
        </w:rPr>
        <w:t>為</w:t>
      </w:r>
      <w:r w:rsidR="00525112" w:rsidRPr="005C2F45">
        <w:rPr>
          <w:rFonts w:ascii="Times New Roman" w:eastAsia="標楷體" w:hAnsi="Times New Roman" w:cs="Times New Roman"/>
        </w:rPr>
        <w:t>IMDb</w:t>
      </w:r>
      <w:r w:rsidR="00525112" w:rsidRPr="005C2F45">
        <w:rPr>
          <w:rFonts w:ascii="Times New Roman" w:eastAsia="標楷體" w:hAnsi="Times New Roman" w:cs="Times New Roman"/>
        </w:rPr>
        <w:t>劇情關鍵字頁面範例，</w:t>
      </w:r>
      <w:r w:rsidR="001D0C3A" w:rsidRPr="005C2F45">
        <w:rPr>
          <w:rFonts w:ascii="Times New Roman" w:eastAsia="標楷體" w:hAnsi="Times New Roman" w:cs="Times New Roman"/>
        </w:rPr>
        <w:t>電影</w:t>
      </w:r>
      <w:r w:rsidR="001D0C3A" w:rsidRPr="005C2F45">
        <w:rPr>
          <w:rFonts w:ascii="Times New Roman" w:eastAsia="標楷體" w:hAnsi="Times New Roman" w:cs="Times New Roman"/>
        </w:rPr>
        <w:t xml:space="preserve"> </w:t>
      </w:r>
      <w:r w:rsidR="00654419" w:rsidRPr="005C2F45">
        <w:rPr>
          <w:rFonts w:ascii="Times New Roman" w:eastAsia="標楷體" w:hAnsi="Times New Roman" w:cs="Times New Roman"/>
        </w:rPr>
        <w:t>“</w:t>
      </w:r>
      <w:r w:rsidR="001D0C3A" w:rsidRPr="005C2F45">
        <w:rPr>
          <w:rFonts w:ascii="Times New Roman" w:eastAsia="標楷體" w:hAnsi="Times New Roman" w:cs="Times New Roman"/>
        </w:rPr>
        <w:t>全面啟動</w:t>
      </w:r>
      <w:r w:rsidR="001D0C3A" w:rsidRPr="005C2F45">
        <w:rPr>
          <w:rFonts w:ascii="Times New Roman" w:eastAsia="標楷體" w:hAnsi="Times New Roman" w:cs="Times New Roman"/>
        </w:rPr>
        <w:t xml:space="preserve">” </w:t>
      </w:r>
      <w:r w:rsidR="001D0C3A" w:rsidRPr="005C2F45">
        <w:rPr>
          <w:rFonts w:ascii="Times New Roman" w:eastAsia="標楷體" w:hAnsi="Times New Roman" w:cs="Times New Roman"/>
        </w:rPr>
        <w:t>的劇情關鍵字有</w:t>
      </w:r>
      <w:r w:rsidR="001D0C3A" w:rsidRPr="005C2F45">
        <w:rPr>
          <w:rFonts w:ascii="Times New Roman" w:eastAsia="標楷體" w:hAnsi="Times New Roman" w:cs="Times New Roman"/>
        </w:rPr>
        <w:t>surprise ending</w:t>
      </w:r>
      <w:r w:rsidR="001D0C3A" w:rsidRPr="005C2F45">
        <w:rPr>
          <w:rFonts w:ascii="Times New Roman" w:eastAsia="標楷體" w:hAnsi="Times New Roman" w:cs="Times New Roman"/>
        </w:rPr>
        <w:t>、</w:t>
      </w:r>
      <w:r w:rsidR="001D0C3A" w:rsidRPr="005C2F45">
        <w:rPr>
          <w:rFonts w:ascii="Times New Roman" w:eastAsia="標楷體" w:hAnsi="Times New Roman" w:cs="Times New Roman"/>
        </w:rPr>
        <w:t>dream</w:t>
      </w:r>
      <w:r w:rsidR="001D0C3A" w:rsidRPr="005C2F45">
        <w:rPr>
          <w:rFonts w:ascii="Times New Roman" w:eastAsia="標楷體" w:hAnsi="Times New Roman" w:cs="Times New Roman"/>
        </w:rPr>
        <w:t>、</w:t>
      </w:r>
      <w:r w:rsidR="001D0C3A" w:rsidRPr="005C2F45">
        <w:rPr>
          <w:rFonts w:ascii="Times New Roman" w:eastAsia="標楷體" w:hAnsi="Times New Roman" w:cs="Times New Roman"/>
        </w:rPr>
        <w:t>psycho thriller</w:t>
      </w:r>
      <w:r w:rsidR="001D0C3A" w:rsidRPr="005C2F45">
        <w:rPr>
          <w:rFonts w:ascii="Times New Roman" w:eastAsia="標楷體" w:hAnsi="Times New Roman" w:cs="Times New Roman"/>
        </w:rPr>
        <w:t>等</w:t>
      </w:r>
      <w:r w:rsidR="00D6137E" w:rsidRPr="005C2F45">
        <w:rPr>
          <w:rFonts w:ascii="Times New Roman" w:eastAsia="標楷體" w:hAnsi="Times New Roman" w:cs="Times New Roman"/>
        </w:rPr>
        <w:t>。</w:t>
      </w:r>
      <w:r w:rsidR="00654419" w:rsidRPr="005C2F45">
        <w:rPr>
          <w:rFonts w:ascii="Times New Roman" w:eastAsia="標楷體" w:hAnsi="Times New Roman" w:cs="Times New Roman"/>
        </w:rPr>
        <w:t>關鍵字從</w:t>
      </w:r>
      <w:r w:rsidR="00654419" w:rsidRPr="005C2F45">
        <w:rPr>
          <w:rFonts w:ascii="Times New Roman" w:eastAsia="標楷體" w:hAnsi="Times New Roman" w:cs="Times New Roman"/>
        </w:rPr>
        <w:t>IMDb</w:t>
      </w:r>
      <w:r w:rsidR="00654419" w:rsidRPr="005C2F45">
        <w:rPr>
          <w:rFonts w:ascii="Times New Roman" w:eastAsia="標楷體" w:hAnsi="Times New Roman" w:cs="Times New Roman"/>
        </w:rPr>
        <w:t>的</w:t>
      </w:r>
      <w:r w:rsidR="00654419" w:rsidRPr="005C2F45">
        <w:rPr>
          <w:rFonts w:ascii="Times New Roman" w:eastAsia="標楷體" w:hAnsi="Times New Roman" w:cs="Times New Roman"/>
        </w:rPr>
        <w:t>Plot Keywords</w:t>
      </w:r>
      <w:r w:rsidR="00654419" w:rsidRPr="005C2F45">
        <w:rPr>
          <w:rFonts w:ascii="Times New Roman" w:eastAsia="標楷體" w:hAnsi="Times New Roman" w:cs="Times New Roman"/>
        </w:rPr>
        <w:t>頁面爬取，</w:t>
      </w:r>
      <w:r w:rsidR="00D5421F" w:rsidRPr="005C2F45">
        <w:rPr>
          <w:rFonts w:ascii="Times New Roman" w:eastAsia="標楷體" w:hAnsi="Times New Roman" w:cs="Times New Roman"/>
        </w:rPr>
        <w:t>我們統計了資料集中的電影所含有的關鍵字存放於矩陣中，若電影含有某關鍵字將標示為</w:t>
      </w:r>
      <w:r w:rsidR="00D5421F" w:rsidRPr="005C2F45">
        <w:rPr>
          <w:rFonts w:ascii="Times New Roman" w:eastAsia="標楷體" w:hAnsi="Times New Roman" w:cs="Times New Roman"/>
        </w:rPr>
        <w:t>1</w:t>
      </w:r>
      <w:r w:rsidR="00D5421F" w:rsidRPr="005C2F45">
        <w:rPr>
          <w:rFonts w:ascii="Times New Roman" w:eastAsia="標楷體" w:hAnsi="Times New Roman" w:cs="Times New Roman"/>
        </w:rPr>
        <w:t>，反之為</w:t>
      </w:r>
      <w:r w:rsidR="00D5421F" w:rsidRPr="005C2F45">
        <w:rPr>
          <w:rFonts w:ascii="Times New Roman" w:eastAsia="標楷體" w:hAnsi="Times New Roman" w:cs="Times New Roman"/>
        </w:rPr>
        <w:t>0</w:t>
      </w:r>
      <w:r w:rsidR="00D5421F" w:rsidRPr="005C2F45">
        <w:rPr>
          <w:rFonts w:ascii="Times New Roman" w:eastAsia="標楷體" w:hAnsi="Times New Roman" w:cs="Times New Roman"/>
        </w:rPr>
        <w:t>。</w:t>
      </w:r>
      <w:r w:rsidR="00C9248F" w:rsidRPr="005C2F45">
        <w:rPr>
          <w:rFonts w:ascii="Times New Roman" w:eastAsia="標楷體" w:hAnsi="Times New Roman" w:cs="Times New Roman"/>
        </w:rPr>
        <w:t>表</w:t>
      </w:r>
      <w:r w:rsidR="00F44B01" w:rsidRPr="005C2F45">
        <w:rPr>
          <w:rFonts w:ascii="Times New Roman" w:eastAsia="標楷體" w:hAnsi="Times New Roman" w:cs="Times New Roman"/>
        </w:rPr>
        <w:t>3-</w:t>
      </w:r>
      <w:r w:rsidR="00336A1C" w:rsidRPr="005C2F45">
        <w:rPr>
          <w:rFonts w:ascii="Times New Roman" w:eastAsia="標楷體" w:hAnsi="Times New Roman" w:cs="Times New Roman"/>
        </w:rPr>
        <w:t>4</w:t>
      </w:r>
      <w:r w:rsidR="00C9248F" w:rsidRPr="005C2F45">
        <w:rPr>
          <w:rFonts w:ascii="Times New Roman" w:eastAsia="標楷體" w:hAnsi="Times New Roman" w:cs="Times New Roman"/>
        </w:rPr>
        <w:t>為電影</w:t>
      </w:r>
      <w:r w:rsidR="00C9248F" w:rsidRPr="005C2F45">
        <w:rPr>
          <w:rFonts w:ascii="Times New Roman" w:eastAsia="標楷體" w:hAnsi="Times New Roman" w:cs="Times New Roman"/>
        </w:rPr>
        <w:t xml:space="preserve"> – </w:t>
      </w:r>
      <w:r w:rsidR="00C9248F" w:rsidRPr="005C2F45">
        <w:rPr>
          <w:rFonts w:ascii="Times New Roman" w:eastAsia="標楷體" w:hAnsi="Times New Roman" w:cs="Times New Roman"/>
        </w:rPr>
        <w:t>關鍵字矩陣範例</w:t>
      </w:r>
      <w:r w:rsidR="00B80F0E" w:rsidRPr="005C2F45">
        <w:rPr>
          <w:rFonts w:ascii="Times New Roman" w:eastAsia="標楷體" w:hAnsi="Times New Roman" w:cs="Times New Roman"/>
        </w:rPr>
        <w:t>，其中</w:t>
      </w:r>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n</m:t>
            </m:r>
          </m:sub>
        </m:sSub>
      </m:oMath>
      <w:r w:rsidR="00B80F0E" w:rsidRPr="005C2F45">
        <w:rPr>
          <w:rFonts w:ascii="Times New Roman" w:eastAsia="標楷體" w:hAnsi="Times New Roman" w:cs="Times New Roman"/>
        </w:rPr>
        <w:t>代表第</w:t>
      </w:r>
      <m:oMath>
        <m:r>
          <w:rPr>
            <w:rFonts w:ascii="Cambria Math" w:eastAsia="標楷體" w:hAnsi="Cambria Math" w:cs="Times New Roman"/>
            <w:color w:val="000000" w:themeColor="text1"/>
          </w:rPr>
          <m:t>n</m:t>
        </m:r>
      </m:oMath>
      <w:r w:rsidR="00B80F0E" w:rsidRPr="005C2F45">
        <w:rPr>
          <w:rFonts w:ascii="Times New Roman" w:eastAsia="標楷體" w:hAnsi="Times New Roman" w:cs="Times New Roman"/>
          <w:color w:val="000000" w:themeColor="text1"/>
        </w:rPr>
        <w:t>部電影</w:t>
      </w:r>
      <w:r w:rsidR="00C9248F" w:rsidRPr="005C2F45">
        <w:rPr>
          <w:rFonts w:ascii="Times New Roman" w:eastAsia="標楷體" w:hAnsi="Times New Roman" w:cs="Times New Roman"/>
        </w:rPr>
        <w:t>。</w:t>
      </w:r>
    </w:p>
    <w:p w14:paraId="646F22AD" w14:textId="2D62E27B" w:rsidR="00816B89" w:rsidRPr="005C2F45" w:rsidRDefault="0098072C" w:rsidP="00EF35A2">
      <w:pPr>
        <w:pStyle w:val="a9"/>
        <w:spacing w:line="360" w:lineRule="auto"/>
        <w:ind w:leftChars="177" w:left="425"/>
        <w:rPr>
          <w:rFonts w:ascii="Times New Roman" w:eastAsia="標楷體" w:hAnsi="Times New Roman" w:cs="Times New Roman"/>
        </w:rPr>
      </w:pPr>
      <w:bookmarkStart w:id="97" w:name="_Toc59113172"/>
      <w:bookmarkStart w:id="98" w:name="_Toc60186814"/>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5</w:t>
      </w:r>
      <w:r w:rsidRPr="005C2F45">
        <w:rPr>
          <w:rFonts w:ascii="Times New Roman" w:eastAsia="標楷體" w:hAnsi="Times New Roman" w:cs="Times New Roman"/>
        </w:rPr>
        <w:fldChar w:fldCharType="end"/>
      </w:r>
      <w:bookmarkEnd w:id="97"/>
      <w:r w:rsidRPr="005C2F45">
        <w:rPr>
          <w:rFonts w:ascii="Times New Roman" w:eastAsia="標楷體" w:hAnsi="Times New Roman" w:cs="Times New Roman"/>
        </w:rPr>
        <w:t>: IMDb</w:t>
      </w:r>
      <w:r w:rsidRPr="005C2F45">
        <w:rPr>
          <w:rFonts w:ascii="Times New Roman" w:eastAsia="標楷體" w:hAnsi="Times New Roman" w:cs="Times New Roman"/>
        </w:rPr>
        <w:t>劇情關鍵字頁面</w:t>
      </w:r>
      <w:bookmarkEnd w:id="98"/>
    </w:p>
    <w:p w14:paraId="5ACF0846" w14:textId="77777777" w:rsidR="005D1E9B" w:rsidRPr="005C2F45" w:rsidRDefault="0046300C" w:rsidP="00EF35A2">
      <w:pPr>
        <w:spacing w:line="360" w:lineRule="auto"/>
        <w:ind w:leftChars="177" w:left="425"/>
        <w:jc w:val="both"/>
        <w:rPr>
          <w:rFonts w:ascii="Times New Roman" w:eastAsia="標楷體" w:hAnsi="Times New Roman" w:cs="Times New Roman"/>
          <w:color w:val="FF0000"/>
        </w:rPr>
      </w:pPr>
      <w:r w:rsidRPr="005C2F45">
        <w:rPr>
          <w:rFonts w:ascii="Times New Roman" w:eastAsia="標楷體" w:hAnsi="Times New Roman" w:cs="Times New Roman"/>
          <w:noProof/>
        </w:rPr>
        <w:lastRenderedPageBreak/>
        <w:drawing>
          <wp:inline distT="0" distB="0" distL="0" distR="0" wp14:anchorId="03A2B3EE" wp14:editId="1EBEAF7D">
            <wp:extent cx="5080959" cy="2398213"/>
            <wp:effectExtent l="19050" t="19050" r="24765" b="2159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0359" cy="2407370"/>
                    </a:xfrm>
                    <a:prstGeom prst="rect">
                      <a:avLst/>
                    </a:prstGeom>
                    <a:ln>
                      <a:solidFill>
                        <a:schemeClr val="tx1"/>
                      </a:solidFill>
                    </a:ln>
                  </pic:spPr>
                </pic:pic>
              </a:graphicData>
            </a:graphic>
          </wp:inline>
        </w:drawing>
      </w:r>
    </w:p>
    <w:p w14:paraId="2EFCC7C6" w14:textId="45BAA8FF" w:rsidR="005D1E9B" w:rsidRPr="005C2F45" w:rsidRDefault="005D1E9B" w:rsidP="00EF35A2">
      <w:pPr>
        <w:spacing w:line="360" w:lineRule="auto"/>
        <w:ind w:leftChars="177" w:left="425"/>
        <w:rPr>
          <w:rFonts w:ascii="Times New Roman" w:eastAsia="標楷體" w:hAnsi="Times New Roman" w:cs="Times New Roman"/>
        </w:rPr>
      </w:pPr>
      <w:r w:rsidRPr="005C2F45">
        <w:rPr>
          <w:rFonts w:ascii="Times New Roman" w:eastAsia="標楷體" w:hAnsi="Times New Roman" w:cs="Times New Roman"/>
        </w:rPr>
        <w:t>參考資料：本研究整理</w:t>
      </w:r>
    </w:p>
    <w:p w14:paraId="7F028F3F" w14:textId="085FBDF3" w:rsidR="00C636C4" w:rsidRPr="005C2F45" w:rsidRDefault="00C636C4" w:rsidP="00FA2DBB">
      <w:pPr>
        <w:spacing w:line="360" w:lineRule="auto"/>
        <w:jc w:val="both"/>
        <w:rPr>
          <w:rFonts w:ascii="Times New Roman" w:eastAsia="標楷體" w:hAnsi="Times New Roman" w:cs="Times New Roman"/>
          <w:color w:val="FF0000"/>
        </w:rPr>
      </w:pPr>
    </w:p>
    <w:p w14:paraId="31A4C2F1" w14:textId="521EF5A0" w:rsidR="00816B89" w:rsidRPr="005C2F45" w:rsidRDefault="00816B89" w:rsidP="00EF35A2">
      <w:pPr>
        <w:pStyle w:val="a9"/>
        <w:spacing w:line="360" w:lineRule="auto"/>
        <w:ind w:leftChars="177" w:left="425" w:firstLine="1"/>
        <w:rPr>
          <w:rFonts w:ascii="Times New Roman" w:eastAsia="標楷體" w:hAnsi="Times New Roman" w:cs="Times New Roman"/>
          <w:color w:val="FF0000"/>
        </w:rPr>
      </w:pPr>
      <w:bookmarkStart w:id="99" w:name="_Toc60186827"/>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4</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電影</w:t>
      </w:r>
      <w:r w:rsidRPr="005C2F45">
        <w:rPr>
          <w:rFonts w:ascii="Times New Roman" w:eastAsia="標楷體" w:hAnsi="Times New Roman" w:cs="Times New Roman"/>
        </w:rPr>
        <w:t>–</w:t>
      </w:r>
      <w:r w:rsidRPr="005C2F45">
        <w:rPr>
          <w:rFonts w:ascii="Times New Roman" w:eastAsia="標楷體" w:hAnsi="Times New Roman" w:cs="Times New Roman"/>
        </w:rPr>
        <w:t>關鍵字矩陣</w:t>
      </w:r>
      <w:bookmarkEnd w:id="99"/>
    </w:p>
    <w:tbl>
      <w:tblPr>
        <w:tblStyle w:val="af0"/>
        <w:tblW w:w="6982" w:type="dxa"/>
        <w:tblInd w:w="562" w:type="dxa"/>
        <w:tblLook w:val="04A0" w:firstRow="1" w:lastRow="0" w:firstColumn="1" w:lastColumn="0" w:noHBand="0" w:noVBand="1"/>
      </w:tblPr>
      <w:tblGrid>
        <w:gridCol w:w="1783"/>
        <w:gridCol w:w="1299"/>
        <w:gridCol w:w="1300"/>
        <w:gridCol w:w="1300"/>
        <w:gridCol w:w="1300"/>
      </w:tblGrid>
      <w:tr w:rsidR="00444B02" w:rsidRPr="005C2F45" w14:paraId="0987B8B9" w14:textId="77777777" w:rsidTr="00EF35A2">
        <w:tc>
          <w:tcPr>
            <w:tcW w:w="1783" w:type="dxa"/>
          </w:tcPr>
          <w:p w14:paraId="03867D26" w14:textId="1790720F"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電影</w:t>
            </w:r>
            <w:r w:rsidRPr="005C2F45">
              <w:rPr>
                <w:rFonts w:ascii="Times New Roman" w:eastAsia="標楷體" w:hAnsi="Times New Roman" w:cs="Times New Roman"/>
                <w:color w:val="000000" w:themeColor="text1"/>
              </w:rPr>
              <w:t xml:space="preserve"> / </w:t>
            </w:r>
            <w:r w:rsidRPr="005C2F45">
              <w:rPr>
                <w:rFonts w:ascii="Times New Roman" w:eastAsia="標楷體" w:hAnsi="Times New Roman" w:cs="Times New Roman"/>
                <w:color w:val="000000" w:themeColor="text1"/>
              </w:rPr>
              <w:t>特徵字</w:t>
            </w:r>
          </w:p>
        </w:tc>
        <w:tc>
          <w:tcPr>
            <w:tcW w:w="1299" w:type="dxa"/>
          </w:tcPr>
          <w:p w14:paraId="597BDC5E" w14:textId="78FAAE79"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dream</w:t>
            </w:r>
          </w:p>
        </w:tc>
        <w:tc>
          <w:tcPr>
            <w:tcW w:w="1300" w:type="dxa"/>
          </w:tcPr>
          <w:p w14:paraId="7FC1D983" w14:textId="589E84B1"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gun</w:t>
            </w:r>
          </w:p>
        </w:tc>
        <w:tc>
          <w:tcPr>
            <w:tcW w:w="1300" w:type="dxa"/>
          </w:tcPr>
          <w:p w14:paraId="4AC26ED9" w14:textId="0A73B1FF"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20236934" w14:textId="25B244CB"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book</w:t>
            </w:r>
          </w:p>
        </w:tc>
      </w:tr>
      <w:tr w:rsidR="00444B02" w:rsidRPr="005C2F45" w14:paraId="0B04B257" w14:textId="77777777" w:rsidTr="00EF35A2">
        <w:tc>
          <w:tcPr>
            <w:tcW w:w="1783" w:type="dxa"/>
            <w:vAlign w:val="center"/>
          </w:tcPr>
          <w:p w14:paraId="36C659F7" w14:textId="1485AA98" w:rsidR="00444B02" w:rsidRPr="005C2F45" w:rsidRDefault="004E1BA5" w:rsidP="00EF35A2">
            <w:pPr>
              <w:spacing w:line="360" w:lineRule="auto"/>
              <w:jc w:val="center"/>
              <w:rPr>
                <w:rFonts w:ascii="Times New Roman" w:eastAsia="標楷體" w:hAnsi="Times New Roman" w:cs="Times New Roman"/>
                <w:color w:val="000000" w:themeColor="text1"/>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1</m:t>
                    </m:r>
                  </m:sub>
                </m:sSub>
              </m:oMath>
            </m:oMathPara>
          </w:p>
        </w:tc>
        <w:tc>
          <w:tcPr>
            <w:tcW w:w="1299" w:type="dxa"/>
          </w:tcPr>
          <w:p w14:paraId="72761A84" w14:textId="5B2EBE85"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c>
          <w:tcPr>
            <w:tcW w:w="1300" w:type="dxa"/>
          </w:tcPr>
          <w:p w14:paraId="37E4263A" w14:textId="0E1CD56D"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c>
          <w:tcPr>
            <w:tcW w:w="1300" w:type="dxa"/>
          </w:tcPr>
          <w:p w14:paraId="469B44AE" w14:textId="73FECE46"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4DA6973C" w14:textId="4576B65E"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r>
      <w:tr w:rsidR="00444B02" w:rsidRPr="005C2F45" w14:paraId="56C8E98B" w14:textId="77777777" w:rsidTr="00EF35A2">
        <w:tc>
          <w:tcPr>
            <w:tcW w:w="1783" w:type="dxa"/>
            <w:vAlign w:val="center"/>
          </w:tcPr>
          <w:p w14:paraId="4E3A6967" w14:textId="228D8A8E" w:rsidR="00444B02" w:rsidRPr="005C2F45" w:rsidRDefault="004E1BA5" w:rsidP="00EF35A2">
            <w:pPr>
              <w:spacing w:line="360" w:lineRule="auto"/>
              <w:jc w:val="center"/>
              <w:rPr>
                <w:rFonts w:ascii="Times New Roman" w:eastAsia="標楷體" w:hAnsi="Times New Roman" w:cs="Times New Roman"/>
                <w:color w:val="000000" w:themeColor="text1"/>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2</m:t>
                    </m:r>
                  </m:sub>
                </m:sSub>
              </m:oMath>
            </m:oMathPara>
          </w:p>
        </w:tc>
        <w:tc>
          <w:tcPr>
            <w:tcW w:w="1299" w:type="dxa"/>
          </w:tcPr>
          <w:p w14:paraId="31EA7E4B" w14:textId="5B5DDBC9"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c>
          <w:tcPr>
            <w:tcW w:w="1300" w:type="dxa"/>
          </w:tcPr>
          <w:p w14:paraId="0BFBCFFA" w14:textId="14CD6D26"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c>
          <w:tcPr>
            <w:tcW w:w="1300" w:type="dxa"/>
          </w:tcPr>
          <w:p w14:paraId="56665D4C" w14:textId="1743DBF4"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3015FE48" w14:textId="56D8E440"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r>
      <w:tr w:rsidR="00444B02" w:rsidRPr="005C2F45" w14:paraId="49DBE16C" w14:textId="77777777" w:rsidTr="00EF35A2">
        <w:tc>
          <w:tcPr>
            <w:tcW w:w="1783" w:type="dxa"/>
            <w:vAlign w:val="center"/>
          </w:tcPr>
          <w:p w14:paraId="74B46E15" w14:textId="78BEC588" w:rsidR="00444B02" w:rsidRPr="005C2F45" w:rsidRDefault="004E1BA5" w:rsidP="00EF35A2">
            <w:pPr>
              <w:spacing w:line="360" w:lineRule="auto"/>
              <w:jc w:val="center"/>
              <w:rPr>
                <w:rFonts w:ascii="Times New Roman" w:eastAsia="標楷體" w:hAnsi="Times New Roman" w:cs="Times New Roman"/>
                <w:color w:val="000000" w:themeColor="text1"/>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3</m:t>
                    </m:r>
                  </m:sub>
                </m:sSub>
              </m:oMath>
            </m:oMathPara>
          </w:p>
        </w:tc>
        <w:tc>
          <w:tcPr>
            <w:tcW w:w="1299" w:type="dxa"/>
          </w:tcPr>
          <w:p w14:paraId="48F00DBF" w14:textId="0576BAFB"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c>
          <w:tcPr>
            <w:tcW w:w="1300" w:type="dxa"/>
          </w:tcPr>
          <w:p w14:paraId="3C4C2471" w14:textId="4B813B0D"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0</w:t>
            </w:r>
          </w:p>
        </w:tc>
        <w:tc>
          <w:tcPr>
            <w:tcW w:w="1300" w:type="dxa"/>
          </w:tcPr>
          <w:p w14:paraId="501EC48A" w14:textId="7A0B4B19" w:rsidR="00444B02" w:rsidRPr="005C2F45" w:rsidRDefault="00444B02" w:rsidP="00EF35A2">
            <w:pPr>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w:t>
            </w:r>
          </w:p>
        </w:tc>
        <w:tc>
          <w:tcPr>
            <w:tcW w:w="1300" w:type="dxa"/>
          </w:tcPr>
          <w:p w14:paraId="4766B288" w14:textId="22FC8115" w:rsidR="00444B02" w:rsidRPr="005C2F45" w:rsidRDefault="00444B02" w:rsidP="00EF35A2">
            <w:pPr>
              <w:keepNext/>
              <w:spacing w:line="360" w:lineRule="auto"/>
              <w:ind w:left="566" w:hangingChars="236" w:hanging="566"/>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1</w:t>
            </w:r>
          </w:p>
        </w:tc>
      </w:tr>
    </w:tbl>
    <w:p w14:paraId="5B9482B7" w14:textId="1DDDA7DA" w:rsidR="005D1E9B" w:rsidRPr="005C2F45" w:rsidRDefault="005D1E9B" w:rsidP="00EF35A2">
      <w:pPr>
        <w:spacing w:line="360" w:lineRule="auto"/>
        <w:ind w:leftChars="235" w:left="564" w:firstLine="1"/>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B3E778B" w14:textId="77777777" w:rsidR="00D30DB6" w:rsidRDefault="00D30DB6" w:rsidP="00D30DB6">
      <w:pPr>
        <w:spacing w:line="360" w:lineRule="auto"/>
        <w:ind w:leftChars="177" w:left="425"/>
        <w:jc w:val="both"/>
        <w:rPr>
          <w:rFonts w:ascii="Times New Roman" w:eastAsia="標楷體" w:hAnsi="Times New Roman" w:cs="Times New Roman"/>
        </w:rPr>
      </w:pPr>
    </w:p>
    <w:p w14:paraId="75137E64" w14:textId="4B050931" w:rsidR="00A76575" w:rsidRPr="005C2F45" w:rsidRDefault="007E30D0" w:rsidP="00D30DB6">
      <w:pPr>
        <w:spacing w:line="360" w:lineRule="auto"/>
        <w:ind w:leftChars="200" w:left="480" w:firstLineChars="200" w:firstLine="480"/>
        <w:jc w:val="both"/>
        <w:rPr>
          <w:rFonts w:ascii="Times New Roman" w:eastAsia="標楷體" w:hAnsi="Times New Roman" w:cs="Times New Roman"/>
        </w:rPr>
      </w:pPr>
      <w:r w:rsidRPr="005C2F45">
        <w:rPr>
          <w:rFonts w:ascii="Times New Roman" w:eastAsia="標楷體" w:hAnsi="Times New Roman" w:cs="Times New Roman"/>
        </w:rPr>
        <w:t>而電影</w:t>
      </w:r>
      <w:r w:rsidR="0093388E" w:rsidRPr="005C2F45">
        <w:rPr>
          <w:rFonts w:ascii="Times New Roman" w:eastAsia="標楷體" w:hAnsi="Times New Roman" w:cs="Times New Roman"/>
        </w:rPr>
        <w:t>基本資料包含電影名稱、電影分類、年齡限制</w:t>
      </w:r>
      <w:r w:rsidR="00761636" w:rsidRPr="005C2F45">
        <w:rPr>
          <w:rFonts w:ascii="Times New Roman" w:eastAsia="標楷體" w:hAnsi="Times New Roman" w:cs="Times New Roman"/>
        </w:rPr>
        <w:t>分類</w:t>
      </w:r>
      <w:r w:rsidR="0093388E" w:rsidRPr="005C2F45">
        <w:rPr>
          <w:rFonts w:ascii="Times New Roman" w:eastAsia="標楷體" w:hAnsi="Times New Roman" w:cs="Times New Roman"/>
        </w:rPr>
        <w:t>、電影片長、總評分資料，</w:t>
      </w:r>
      <w:r w:rsidR="00761636" w:rsidRPr="005C2F45">
        <w:rPr>
          <w:rFonts w:ascii="Times New Roman" w:eastAsia="標楷體" w:hAnsi="Times New Roman" w:cs="Times New Roman"/>
        </w:rPr>
        <w:t>本研究以電影</w:t>
      </w:r>
      <w:r w:rsidR="00761636" w:rsidRPr="005C2F45">
        <w:rPr>
          <w:rFonts w:ascii="Times New Roman" w:eastAsia="標楷體" w:hAnsi="Times New Roman" w:cs="Times New Roman"/>
        </w:rPr>
        <w:t xml:space="preserve"> – </w:t>
      </w:r>
      <w:r w:rsidR="00761636" w:rsidRPr="005C2F45">
        <w:rPr>
          <w:rFonts w:ascii="Times New Roman" w:eastAsia="標楷體" w:hAnsi="Times New Roman" w:cs="Times New Roman"/>
        </w:rPr>
        <w:t>基本資料矩陣來計算電影之間基礎屬性的相似性。電影基本資料可從</w:t>
      </w:r>
      <w:r w:rsidR="00761636" w:rsidRPr="005C2F45">
        <w:rPr>
          <w:rFonts w:ascii="Times New Roman" w:eastAsia="標楷體" w:hAnsi="Times New Roman" w:cs="Times New Roman"/>
        </w:rPr>
        <w:t>IMDb</w:t>
      </w:r>
      <w:r w:rsidR="00761636" w:rsidRPr="005C2F45">
        <w:rPr>
          <w:rFonts w:ascii="Times New Roman" w:eastAsia="標楷體" w:hAnsi="Times New Roman" w:cs="Times New Roman"/>
        </w:rPr>
        <w:t>電影列表</w:t>
      </w:r>
      <w:r w:rsidR="001752F9" w:rsidRPr="005C2F45">
        <w:rPr>
          <w:rFonts w:ascii="Times New Roman" w:eastAsia="標楷體" w:hAnsi="Times New Roman" w:cs="Times New Roman"/>
        </w:rPr>
        <w:t>頁面</w:t>
      </w:r>
      <w:r w:rsidR="00761636" w:rsidRPr="005C2F45">
        <w:rPr>
          <w:rFonts w:ascii="Times New Roman" w:eastAsia="標楷體" w:hAnsi="Times New Roman" w:cs="Times New Roman"/>
        </w:rPr>
        <w:t>爬取，矩陣中如電影類別、年齡限制分類將用標籤編碼</w:t>
      </w:r>
      <w:r w:rsidR="00761636" w:rsidRPr="005C2F45">
        <w:rPr>
          <w:rFonts w:ascii="Times New Roman" w:eastAsia="標楷體" w:hAnsi="Times New Roman" w:cs="Times New Roman"/>
        </w:rPr>
        <w:t xml:space="preserve"> (Label Encoding)</w:t>
      </w:r>
      <w:r w:rsidR="00761636" w:rsidRPr="005C2F45">
        <w:rPr>
          <w:rFonts w:ascii="Times New Roman" w:eastAsia="標楷體" w:hAnsi="Times New Roman" w:cs="Times New Roman"/>
        </w:rPr>
        <w:t>方式轉換以方便計算</w:t>
      </w:r>
      <w:r w:rsidR="00E3328C" w:rsidRPr="005C2F45">
        <w:rPr>
          <w:rFonts w:ascii="Times New Roman" w:eastAsia="標楷體" w:hAnsi="Times New Roman" w:cs="Times New Roman"/>
        </w:rPr>
        <w:t>。</w:t>
      </w:r>
      <w:r w:rsidR="00C9248F" w:rsidRPr="005C2F45">
        <w:rPr>
          <w:rFonts w:ascii="Times New Roman" w:eastAsia="標楷體" w:hAnsi="Times New Roman" w:cs="Times New Roman"/>
        </w:rPr>
        <w:t>圖</w:t>
      </w:r>
      <w:r w:rsidR="00C9248F" w:rsidRPr="005C2F45">
        <w:rPr>
          <w:rFonts w:ascii="Times New Roman" w:eastAsia="標楷體" w:hAnsi="Times New Roman" w:cs="Times New Roman"/>
        </w:rPr>
        <w:t>3-</w:t>
      </w:r>
      <w:r w:rsidR="00EC22E0" w:rsidRPr="005C2F45">
        <w:rPr>
          <w:rFonts w:ascii="Times New Roman" w:eastAsia="標楷體" w:hAnsi="Times New Roman" w:cs="Times New Roman"/>
        </w:rPr>
        <w:t>6</w:t>
      </w:r>
      <w:r w:rsidR="00011D66" w:rsidRPr="005C2F45">
        <w:rPr>
          <w:rFonts w:ascii="Times New Roman" w:eastAsia="標楷體" w:hAnsi="Times New Roman" w:cs="Times New Roman"/>
        </w:rPr>
        <w:t>與表</w:t>
      </w:r>
      <w:r w:rsidR="00011D66" w:rsidRPr="005C2F45">
        <w:rPr>
          <w:rFonts w:ascii="Times New Roman" w:eastAsia="標楷體" w:hAnsi="Times New Roman" w:cs="Times New Roman"/>
        </w:rPr>
        <w:t>3-5</w:t>
      </w:r>
      <w:r w:rsidR="00011D66" w:rsidRPr="005C2F45">
        <w:rPr>
          <w:rFonts w:ascii="Times New Roman" w:eastAsia="標楷體" w:hAnsi="Times New Roman" w:cs="Times New Roman"/>
        </w:rPr>
        <w:t>分別</w:t>
      </w:r>
      <w:r w:rsidR="00C9248F" w:rsidRPr="005C2F45">
        <w:rPr>
          <w:rFonts w:ascii="Times New Roman" w:eastAsia="標楷體" w:hAnsi="Times New Roman" w:cs="Times New Roman"/>
        </w:rPr>
        <w:t>為</w:t>
      </w:r>
      <w:r w:rsidR="00C9248F" w:rsidRPr="005C2F45">
        <w:rPr>
          <w:rFonts w:ascii="Times New Roman" w:eastAsia="標楷體" w:hAnsi="Times New Roman" w:cs="Times New Roman"/>
        </w:rPr>
        <w:t>IMDb</w:t>
      </w:r>
      <w:r w:rsidR="00C9248F" w:rsidRPr="005C2F45">
        <w:rPr>
          <w:rFonts w:ascii="Times New Roman" w:eastAsia="標楷體" w:hAnsi="Times New Roman" w:cs="Times New Roman"/>
        </w:rPr>
        <w:t>電影基本資料頁面範例</w:t>
      </w:r>
      <w:r w:rsidR="00011D66" w:rsidRPr="005C2F45">
        <w:rPr>
          <w:rFonts w:ascii="Times New Roman" w:eastAsia="標楷體" w:hAnsi="Times New Roman" w:cs="Times New Roman"/>
        </w:rPr>
        <w:t>與</w:t>
      </w:r>
      <w:r w:rsidR="00C9248F" w:rsidRPr="005C2F45">
        <w:rPr>
          <w:rFonts w:ascii="Times New Roman" w:eastAsia="標楷體" w:hAnsi="Times New Roman" w:cs="Times New Roman"/>
        </w:rPr>
        <w:t>電影</w:t>
      </w:r>
      <w:r w:rsidR="00C9248F" w:rsidRPr="005C2F45">
        <w:rPr>
          <w:rFonts w:ascii="Times New Roman" w:eastAsia="標楷體" w:hAnsi="Times New Roman" w:cs="Times New Roman"/>
        </w:rPr>
        <w:t xml:space="preserve"> – </w:t>
      </w:r>
      <w:r w:rsidR="00C9248F" w:rsidRPr="005C2F45">
        <w:rPr>
          <w:rFonts w:ascii="Times New Roman" w:eastAsia="標楷體" w:hAnsi="Times New Roman" w:cs="Times New Roman"/>
        </w:rPr>
        <w:t>基本資料矩陣範例。</w:t>
      </w:r>
    </w:p>
    <w:p w14:paraId="602CC17F" w14:textId="300814B5" w:rsidR="0098072C" w:rsidRDefault="0098072C">
      <w:pPr>
        <w:widowControl/>
        <w:rPr>
          <w:rFonts w:ascii="Times New Roman" w:eastAsia="標楷體" w:hAnsi="Times New Roman" w:cs="Times New Roman"/>
          <w:color w:val="FF0000"/>
        </w:rPr>
      </w:pPr>
      <w:r>
        <w:rPr>
          <w:rFonts w:ascii="Times New Roman" w:eastAsia="標楷體" w:hAnsi="Times New Roman" w:cs="Times New Roman"/>
          <w:color w:val="FF0000"/>
        </w:rPr>
        <w:br w:type="page"/>
      </w:r>
    </w:p>
    <w:p w14:paraId="410F28FD" w14:textId="0C02B1F6" w:rsidR="0098072C" w:rsidRPr="0098072C" w:rsidRDefault="0098072C" w:rsidP="00EF35A2">
      <w:pPr>
        <w:pStyle w:val="a9"/>
        <w:spacing w:line="360" w:lineRule="auto"/>
        <w:ind w:leftChars="236" w:left="566"/>
        <w:rPr>
          <w:rFonts w:ascii="Times New Roman" w:eastAsia="標楷體" w:hAnsi="Times New Roman" w:cs="Times New Roman"/>
          <w:color w:val="FF0000"/>
        </w:rPr>
      </w:pPr>
      <w:bookmarkStart w:id="100" w:name="_Toc59113174"/>
      <w:bookmarkStart w:id="101" w:name="_Toc60186815"/>
      <w:r w:rsidRPr="005C2F45">
        <w:rPr>
          <w:rFonts w:ascii="Times New Roman" w:eastAsia="標楷體" w:hAnsi="Times New Roman" w:cs="Times New Roman"/>
        </w:rPr>
        <w:lastRenderedPageBreak/>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6</w:t>
      </w:r>
      <w:r w:rsidRPr="005C2F45">
        <w:rPr>
          <w:rFonts w:ascii="Times New Roman" w:eastAsia="標楷體" w:hAnsi="Times New Roman" w:cs="Times New Roman"/>
        </w:rPr>
        <w:fldChar w:fldCharType="end"/>
      </w:r>
      <w:bookmarkEnd w:id="100"/>
      <w:r w:rsidRPr="005C2F45">
        <w:rPr>
          <w:rFonts w:ascii="Times New Roman" w:eastAsia="標楷體" w:hAnsi="Times New Roman" w:cs="Times New Roman"/>
        </w:rPr>
        <w:t>: IMDb</w:t>
      </w:r>
      <w:r w:rsidRPr="005C2F45">
        <w:rPr>
          <w:rFonts w:ascii="Times New Roman" w:eastAsia="標楷體" w:hAnsi="Times New Roman" w:cs="Times New Roman"/>
        </w:rPr>
        <w:t>電影基本資料頁面</w:t>
      </w:r>
      <w:bookmarkEnd w:id="101"/>
    </w:p>
    <w:p w14:paraId="2C8F9FD2" w14:textId="138B4041" w:rsidR="005D1E9B" w:rsidRPr="005C2F45" w:rsidRDefault="0046300C" w:rsidP="00EF35A2">
      <w:pPr>
        <w:spacing w:line="360" w:lineRule="auto"/>
        <w:ind w:leftChars="236" w:left="566"/>
        <w:jc w:val="both"/>
        <w:rPr>
          <w:rFonts w:ascii="Times New Roman" w:eastAsia="標楷體" w:hAnsi="Times New Roman" w:cs="Times New Roman"/>
          <w:color w:val="FF0000"/>
        </w:rPr>
      </w:pPr>
      <w:r w:rsidRPr="005C2F45">
        <w:rPr>
          <w:rFonts w:ascii="Times New Roman" w:eastAsia="標楷體" w:hAnsi="Times New Roman" w:cs="Times New Roman"/>
          <w:noProof/>
          <w:color w:val="FF0000"/>
        </w:rPr>
        <w:drawing>
          <wp:inline distT="0" distB="0" distL="0" distR="0" wp14:anchorId="69147715" wp14:editId="44CA04BB">
            <wp:extent cx="5079579" cy="1991089"/>
            <wp:effectExtent l="19050" t="19050" r="26035" b="28575"/>
            <wp:docPr id="15" name="圖片 2">
              <a:extLst xmlns:a="http://schemas.openxmlformats.org/drawingml/2006/main">
                <a:ext uri="{FF2B5EF4-FFF2-40B4-BE49-F238E27FC236}">
                  <a16:creationId xmlns:a16="http://schemas.microsoft.com/office/drawing/2014/main" id="{78009615-FF14-4393-96F0-937F93672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2">
                      <a:extLst>
                        <a:ext uri="{FF2B5EF4-FFF2-40B4-BE49-F238E27FC236}">
                          <a16:creationId xmlns:a16="http://schemas.microsoft.com/office/drawing/2014/main" id="{78009615-FF14-4393-96F0-937F93672FB6}"/>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79579" cy="1991089"/>
                    </a:xfrm>
                    <a:prstGeom prst="rect">
                      <a:avLst/>
                    </a:prstGeom>
                    <a:ln>
                      <a:solidFill>
                        <a:schemeClr val="tx1"/>
                      </a:solidFill>
                    </a:ln>
                  </pic:spPr>
                </pic:pic>
              </a:graphicData>
            </a:graphic>
          </wp:inline>
        </w:drawing>
      </w:r>
    </w:p>
    <w:p w14:paraId="2D364997" w14:textId="77777777" w:rsidR="005D1E9B" w:rsidRPr="005C2F45" w:rsidRDefault="005D1E9B" w:rsidP="00EF35A2">
      <w:pPr>
        <w:spacing w:line="360" w:lineRule="auto"/>
        <w:ind w:leftChars="236" w:left="566"/>
        <w:rPr>
          <w:rFonts w:ascii="Times New Roman" w:eastAsia="標楷體" w:hAnsi="Times New Roman" w:cs="Times New Roman"/>
        </w:rPr>
      </w:pPr>
      <w:r w:rsidRPr="005C2F45">
        <w:rPr>
          <w:rFonts w:ascii="Times New Roman" w:eastAsia="標楷體" w:hAnsi="Times New Roman" w:cs="Times New Roman"/>
        </w:rPr>
        <w:t>參考資料：本研究整理</w:t>
      </w:r>
    </w:p>
    <w:p w14:paraId="55CC183F" w14:textId="318EE4E5" w:rsidR="00E3328C" w:rsidRPr="005C2F45" w:rsidRDefault="00E3328C" w:rsidP="00FA2DBB">
      <w:pPr>
        <w:spacing w:line="360" w:lineRule="auto"/>
        <w:jc w:val="both"/>
        <w:rPr>
          <w:rFonts w:ascii="Times New Roman" w:eastAsia="標楷體" w:hAnsi="Times New Roman" w:cs="Times New Roman"/>
          <w:color w:val="FF0000"/>
        </w:rPr>
      </w:pPr>
    </w:p>
    <w:p w14:paraId="0E31963F" w14:textId="1C86522B" w:rsidR="00E3328C" w:rsidRPr="005C2F45" w:rsidRDefault="00816B89" w:rsidP="00EF35A2">
      <w:pPr>
        <w:pStyle w:val="a9"/>
        <w:spacing w:line="360" w:lineRule="auto"/>
        <w:ind w:leftChars="236" w:left="566"/>
        <w:rPr>
          <w:rFonts w:ascii="Times New Roman" w:eastAsia="標楷體" w:hAnsi="Times New Roman" w:cs="Times New Roman"/>
        </w:rPr>
      </w:pPr>
      <w:bookmarkStart w:id="102" w:name="_Toc60186828"/>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5</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基本資料矩陣</w:t>
      </w:r>
      <w:bookmarkEnd w:id="102"/>
    </w:p>
    <w:tbl>
      <w:tblPr>
        <w:tblStyle w:val="af0"/>
        <w:tblW w:w="5287" w:type="dxa"/>
        <w:tblInd w:w="562" w:type="dxa"/>
        <w:tblLook w:val="04A0" w:firstRow="1" w:lastRow="0" w:firstColumn="1" w:lastColumn="0" w:noHBand="0" w:noVBand="1"/>
      </w:tblPr>
      <w:tblGrid>
        <w:gridCol w:w="1543"/>
        <w:gridCol w:w="876"/>
        <w:gridCol w:w="876"/>
        <w:gridCol w:w="636"/>
        <w:gridCol w:w="1356"/>
      </w:tblGrid>
      <w:tr w:rsidR="00F44B01" w:rsidRPr="005C2F45" w14:paraId="4D1AD27A" w14:textId="77777777" w:rsidTr="00EF35A2">
        <w:tc>
          <w:tcPr>
            <w:tcW w:w="1543" w:type="dxa"/>
          </w:tcPr>
          <w:p w14:paraId="261F2C09" w14:textId="52DBC6FE"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特徵</w:t>
            </w:r>
          </w:p>
        </w:tc>
        <w:tc>
          <w:tcPr>
            <w:tcW w:w="876" w:type="dxa"/>
          </w:tcPr>
          <w:p w14:paraId="14E91722" w14:textId="13F0C473"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種類</w:t>
            </w:r>
          </w:p>
        </w:tc>
        <w:tc>
          <w:tcPr>
            <w:tcW w:w="876" w:type="dxa"/>
          </w:tcPr>
          <w:p w14:paraId="4D29403A" w14:textId="714306CA"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片長</w:t>
            </w:r>
          </w:p>
        </w:tc>
        <w:tc>
          <w:tcPr>
            <w:tcW w:w="636" w:type="dxa"/>
          </w:tcPr>
          <w:p w14:paraId="4291D8D9" w14:textId="5B55BC5C"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7038C642" w14:textId="62676AB6"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年齡限制</w:t>
            </w:r>
          </w:p>
        </w:tc>
      </w:tr>
      <w:tr w:rsidR="00F44B01" w:rsidRPr="005C2F45" w14:paraId="0CD63244" w14:textId="77777777" w:rsidTr="00EF35A2">
        <w:tc>
          <w:tcPr>
            <w:tcW w:w="1543" w:type="dxa"/>
          </w:tcPr>
          <w:p w14:paraId="19097FF1" w14:textId="52314A3D" w:rsidR="00F44B01" w:rsidRPr="005C2F45" w:rsidRDefault="004E1BA5"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1</m:t>
                    </m:r>
                  </m:sub>
                </m:sSub>
              </m:oMath>
            </m:oMathPara>
          </w:p>
        </w:tc>
        <w:tc>
          <w:tcPr>
            <w:tcW w:w="876" w:type="dxa"/>
          </w:tcPr>
          <w:p w14:paraId="1C7E106D" w14:textId="19C39D9E"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動作</w:t>
            </w:r>
          </w:p>
        </w:tc>
        <w:tc>
          <w:tcPr>
            <w:tcW w:w="876" w:type="dxa"/>
          </w:tcPr>
          <w:p w14:paraId="2B48F134" w14:textId="347089FE"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148</w:t>
            </w:r>
          </w:p>
        </w:tc>
        <w:tc>
          <w:tcPr>
            <w:tcW w:w="636" w:type="dxa"/>
          </w:tcPr>
          <w:p w14:paraId="285A15EF" w14:textId="5AA6B9AD"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23083496" w14:textId="45DC7E60"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PG-13</w:t>
            </w:r>
          </w:p>
        </w:tc>
      </w:tr>
      <w:tr w:rsidR="00F44B01" w:rsidRPr="005C2F45" w14:paraId="091BCC0A" w14:textId="77777777" w:rsidTr="00EF35A2">
        <w:tc>
          <w:tcPr>
            <w:tcW w:w="1543" w:type="dxa"/>
          </w:tcPr>
          <w:p w14:paraId="10531108" w14:textId="47F9D4FC" w:rsidR="00F44B01" w:rsidRPr="005C2F45" w:rsidRDefault="004E1BA5"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2</m:t>
                    </m:r>
                  </m:sub>
                </m:sSub>
              </m:oMath>
            </m:oMathPara>
          </w:p>
        </w:tc>
        <w:tc>
          <w:tcPr>
            <w:tcW w:w="876" w:type="dxa"/>
          </w:tcPr>
          <w:p w14:paraId="5DC10778" w14:textId="3BC15081"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冒險</w:t>
            </w:r>
          </w:p>
        </w:tc>
        <w:tc>
          <w:tcPr>
            <w:tcW w:w="876" w:type="dxa"/>
          </w:tcPr>
          <w:p w14:paraId="51485CD6" w14:textId="6A55BAC3"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164</w:t>
            </w:r>
          </w:p>
        </w:tc>
        <w:tc>
          <w:tcPr>
            <w:tcW w:w="636" w:type="dxa"/>
          </w:tcPr>
          <w:p w14:paraId="601E5A34" w14:textId="3B286A9B"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07775C47" w14:textId="2B155372"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PG-13</w:t>
            </w:r>
          </w:p>
        </w:tc>
      </w:tr>
      <w:tr w:rsidR="00F44B01" w:rsidRPr="005C2F45" w14:paraId="3BCC65F2" w14:textId="77777777" w:rsidTr="00EF35A2">
        <w:tc>
          <w:tcPr>
            <w:tcW w:w="1543" w:type="dxa"/>
          </w:tcPr>
          <w:p w14:paraId="0A6F509C" w14:textId="566CA4AF" w:rsidR="00F44B01" w:rsidRPr="005C2F45" w:rsidRDefault="004E1BA5"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3</m:t>
                    </m:r>
                  </m:sub>
                </m:sSub>
              </m:oMath>
            </m:oMathPara>
          </w:p>
        </w:tc>
        <w:tc>
          <w:tcPr>
            <w:tcW w:w="876" w:type="dxa"/>
          </w:tcPr>
          <w:p w14:paraId="6B743441" w14:textId="5B6B95DA"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科幻</w:t>
            </w:r>
          </w:p>
        </w:tc>
        <w:tc>
          <w:tcPr>
            <w:tcW w:w="876" w:type="dxa"/>
          </w:tcPr>
          <w:p w14:paraId="64059BAB" w14:textId="468707B4"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135</w:t>
            </w:r>
          </w:p>
        </w:tc>
        <w:tc>
          <w:tcPr>
            <w:tcW w:w="636" w:type="dxa"/>
          </w:tcPr>
          <w:p w14:paraId="4631EB47" w14:textId="01D4EFC5"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1356" w:type="dxa"/>
          </w:tcPr>
          <w:p w14:paraId="041BDBD0" w14:textId="24195AC5" w:rsidR="00F44B01" w:rsidRPr="005C2F45" w:rsidRDefault="00F44B01"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R</w:t>
            </w:r>
          </w:p>
        </w:tc>
      </w:tr>
    </w:tbl>
    <w:p w14:paraId="2690B5BE" w14:textId="6037A216" w:rsidR="005D1E9B" w:rsidRPr="005C2F45" w:rsidRDefault="005D1E9B"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572AA24E" w14:textId="279529AE" w:rsidR="0046300C" w:rsidRPr="005C2F45" w:rsidRDefault="0046300C" w:rsidP="00FA2DBB">
      <w:pPr>
        <w:spacing w:line="360" w:lineRule="auto"/>
        <w:ind w:firstLine="425"/>
        <w:jc w:val="both"/>
        <w:rPr>
          <w:rFonts w:ascii="Times New Roman" w:eastAsia="標楷體" w:hAnsi="Times New Roman" w:cs="Times New Roman"/>
        </w:rPr>
      </w:pPr>
    </w:p>
    <w:p w14:paraId="206CB787" w14:textId="77777777" w:rsidR="0046300C" w:rsidRPr="005C2F45" w:rsidRDefault="0046300C" w:rsidP="00FA2DBB">
      <w:pPr>
        <w:spacing w:line="360" w:lineRule="auto"/>
        <w:ind w:firstLine="425"/>
        <w:jc w:val="both"/>
        <w:rPr>
          <w:rFonts w:ascii="Times New Roman" w:eastAsia="標楷體" w:hAnsi="Times New Roman" w:cs="Times New Roman"/>
        </w:rPr>
      </w:pPr>
    </w:p>
    <w:p w14:paraId="606D13B7" w14:textId="4C13CDB8" w:rsidR="00106B3F" w:rsidRPr="005C2F45" w:rsidRDefault="00106B3F" w:rsidP="00D30DB6">
      <w:pPr>
        <w:pStyle w:val="2"/>
        <w:numPr>
          <w:ilvl w:val="2"/>
          <w:numId w:val="20"/>
        </w:numPr>
        <w:spacing w:line="360" w:lineRule="auto"/>
        <w:ind w:left="993"/>
        <w:jc w:val="both"/>
        <w:rPr>
          <w:rFonts w:ascii="Times New Roman" w:eastAsia="標楷體" w:hAnsi="Times New Roman" w:cs="Times New Roman"/>
          <w:sz w:val="24"/>
          <w:szCs w:val="24"/>
        </w:rPr>
      </w:pPr>
      <w:bookmarkStart w:id="103" w:name="_Toc60187111"/>
      <w:r w:rsidRPr="005C2F45">
        <w:rPr>
          <w:rFonts w:ascii="Times New Roman" w:eastAsia="標楷體" w:hAnsi="Times New Roman" w:cs="Times New Roman"/>
          <w:sz w:val="24"/>
          <w:szCs w:val="24"/>
        </w:rPr>
        <w:t>定義評論特徵</w:t>
      </w:r>
      <w:bookmarkEnd w:id="103"/>
    </w:p>
    <w:p w14:paraId="79F1B73B" w14:textId="77777777" w:rsidR="00801039" w:rsidRPr="005C2F45" w:rsidRDefault="00801039" w:rsidP="00FA2DBB">
      <w:pPr>
        <w:spacing w:line="360" w:lineRule="auto"/>
        <w:ind w:firstLine="480"/>
        <w:jc w:val="both"/>
        <w:rPr>
          <w:rFonts w:ascii="Times New Roman" w:eastAsia="標楷體" w:hAnsi="Times New Roman" w:cs="Times New Roman"/>
        </w:rPr>
      </w:pPr>
    </w:p>
    <w:p w14:paraId="3F4DCFC1" w14:textId="29A81BCF" w:rsidR="003B4B9F" w:rsidRPr="005C2F45" w:rsidRDefault="00240FD0" w:rsidP="00D30DB6">
      <w:pPr>
        <w:spacing w:line="360" w:lineRule="auto"/>
        <w:ind w:leftChars="177" w:left="425" w:firstLineChars="200" w:firstLine="480"/>
        <w:jc w:val="both"/>
        <w:rPr>
          <w:rFonts w:ascii="Times New Roman" w:eastAsia="標楷體" w:hAnsi="Times New Roman" w:cs="Times New Roman"/>
          <w:color w:val="FF0000"/>
        </w:rPr>
      </w:pPr>
      <w:r w:rsidRPr="005C2F45">
        <w:rPr>
          <w:rFonts w:ascii="Times New Roman" w:eastAsia="標楷體" w:hAnsi="Times New Roman" w:cs="Times New Roman"/>
        </w:rPr>
        <w:t>使用者</w:t>
      </w:r>
      <w:r w:rsidR="008C6926" w:rsidRPr="005C2F45">
        <w:rPr>
          <w:rFonts w:ascii="Times New Roman" w:eastAsia="標楷體" w:hAnsi="Times New Roman" w:cs="Times New Roman"/>
        </w:rPr>
        <w:t>評論為使用者主觀想法的體現，我們認為在評論中包含了使用者對電影不同面向特徵的喜好，而此類特徵通常不會明確的出現在網站中。</w:t>
      </w:r>
      <w:r w:rsidR="00A241A3" w:rsidRPr="005C2F45">
        <w:rPr>
          <w:rFonts w:ascii="Times New Roman" w:eastAsia="標楷體" w:hAnsi="Times New Roman" w:cs="Times New Roman"/>
        </w:rPr>
        <w:t>學者</w:t>
      </w:r>
      <w:r w:rsidR="008D1DC3" w:rsidRPr="005C2F45">
        <w:rPr>
          <w:rFonts w:ascii="Times New Roman" w:eastAsia="標楷體" w:hAnsi="Times New Roman" w:cs="Times New Roman"/>
        </w:rPr>
        <w:fldChar w:fldCharType="begin"/>
      </w:r>
      <w:r w:rsidR="008D1DC3" w:rsidRPr="005C2F45">
        <w:rPr>
          <w:rFonts w:ascii="Times New Roman" w:eastAsia="標楷體" w:hAnsi="Times New Roman" w:cs="Times New Roman"/>
        </w:rPr>
        <w:instrText xml:space="preserve"> ADDIN EN.CITE &lt;EndNote&gt;&lt;Cite&gt;&lt;Author&gt;Jakob&lt;/Author&gt;&lt;Year&gt;2009&lt;/Year&gt;&lt;RecNum&gt;78&lt;/RecNum&gt;&lt;DisplayText&gt;(Jakob et al., 2009)&lt;/DisplayText&gt;&lt;record&gt;&lt;rec-number&gt;78&lt;/rec-number&gt;&lt;foreign-keys&gt;&lt;key app="EN" db-id="awf2vextfswepzepdwxveveixfwavp95x5ws" timestamp="1608181552"&gt;78&lt;/key&gt;&lt;/foreign-keys&gt;&lt;ref-type name="Conference Proceedings"&gt;10&lt;/ref-type&gt;&lt;contributors&gt;&lt;authors&gt;&lt;author&gt;Jakob, Niklas&lt;/author&gt;&lt;author&gt;Weber, Stefan Hagen&lt;/author&gt;&lt;author&gt;Müller, Mark Christoph&lt;/author&gt;&lt;author&gt;Gurevych, Iryna&lt;/author&gt;&lt;/authors&gt;&lt;/contributors&gt;&lt;titles&gt;&lt;title&gt;Beyond the stars: exploiting free-text user reviews to improve the accuracy of movie recommendations&lt;/title&gt;&lt;secondary-title&gt;Proceedings of the 1st international CIKM workshop on Topic-sentiment analysis for mass opinion&lt;/secondary-title&gt;&lt;/titles&gt;&lt;pages&gt;57-64&lt;/pages&gt;&lt;dates&gt;&lt;year&gt;2009&lt;/year&gt;&lt;/dates&gt;&lt;urls&gt;&lt;/urls&gt;&lt;/record&gt;&lt;/Cite&gt;&lt;/EndNote&gt;</w:instrText>
      </w:r>
      <w:r w:rsidR="008D1DC3" w:rsidRPr="005C2F45">
        <w:rPr>
          <w:rFonts w:ascii="Times New Roman" w:eastAsia="標楷體" w:hAnsi="Times New Roman" w:cs="Times New Roman"/>
        </w:rPr>
        <w:fldChar w:fldCharType="separate"/>
      </w:r>
      <w:r w:rsidR="008D1DC3" w:rsidRPr="005C2F45">
        <w:rPr>
          <w:rFonts w:ascii="Times New Roman" w:eastAsia="標楷體" w:hAnsi="Times New Roman" w:cs="Times New Roman"/>
          <w:noProof/>
        </w:rPr>
        <w:t xml:space="preserve">Jakob et al. </w:t>
      </w:r>
      <w:r w:rsidR="00744E50" w:rsidRPr="005C2F45">
        <w:rPr>
          <w:rFonts w:ascii="Times New Roman" w:eastAsia="標楷體" w:hAnsi="Times New Roman" w:cs="Times New Roman"/>
          <w:noProof/>
        </w:rPr>
        <w:t xml:space="preserve"> (</w:t>
      </w:r>
      <w:r w:rsidR="008D1DC3" w:rsidRPr="005C2F45">
        <w:rPr>
          <w:rFonts w:ascii="Times New Roman" w:eastAsia="標楷體" w:hAnsi="Times New Roman" w:cs="Times New Roman"/>
          <w:noProof/>
        </w:rPr>
        <w:t>2009)</w:t>
      </w:r>
      <w:r w:rsidR="008D1DC3" w:rsidRPr="005C2F45">
        <w:rPr>
          <w:rFonts w:ascii="Times New Roman" w:eastAsia="標楷體" w:hAnsi="Times New Roman" w:cs="Times New Roman"/>
        </w:rPr>
        <w:fldChar w:fldCharType="end"/>
      </w:r>
      <w:r w:rsidR="00A241A3" w:rsidRPr="005C2F45">
        <w:rPr>
          <w:rFonts w:ascii="Times New Roman" w:eastAsia="標楷體" w:hAnsi="Times New Roman" w:cs="Times New Roman"/>
        </w:rPr>
        <w:t>基於維基百科</w:t>
      </w:r>
      <w:r w:rsidR="00767273">
        <w:rPr>
          <w:rFonts w:ascii="Times New Roman" w:eastAsia="標楷體" w:hAnsi="Times New Roman" w:cs="Times New Roman" w:hint="eastAsia"/>
        </w:rPr>
        <w:t>中</w:t>
      </w:r>
      <w:r w:rsidR="00A241A3" w:rsidRPr="005C2F45">
        <w:rPr>
          <w:rFonts w:ascii="Times New Roman" w:eastAsia="標楷體" w:hAnsi="Times New Roman" w:cs="Times New Roman"/>
        </w:rPr>
        <w:t>與電影相關的文章</w:t>
      </w:r>
      <w:r w:rsidR="00767273">
        <w:rPr>
          <w:rFonts w:ascii="Times New Roman" w:eastAsia="標楷體" w:hAnsi="Times New Roman" w:cs="Times New Roman" w:hint="eastAsia"/>
        </w:rPr>
        <w:t>及</w:t>
      </w:r>
      <w:r w:rsidR="00A241A3" w:rsidRPr="005C2F45">
        <w:rPr>
          <w:rFonts w:ascii="Times New Roman" w:eastAsia="標楷體" w:hAnsi="Times New Roman" w:cs="Times New Roman"/>
        </w:rPr>
        <w:t>顯式語義分析</w:t>
      </w:r>
      <w:r w:rsidR="00A241A3" w:rsidRPr="005C2F45">
        <w:rPr>
          <w:rFonts w:ascii="Times New Roman" w:eastAsia="標楷體" w:hAnsi="Times New Roman" w:cs="Times New Roman"/>
        </w:rPr>
        <w:t xml:space="preserve"> (Explicit Semantic Analysis, </w:t>
      </w:r>
      <w:r w:rsidR="003308DF" w:rsidRPr="005C2F45">
        <w:rPr>
          <w:rFonts w:ascii="Times New Roman" w:eastAsia="標楷體" w:hAnsi="Times New Roman" w:cs="Times New Roman"/>
        </w:rPr>
        <w:t xml:space="preserve">ESA) </w:t>
      </w:r>
      <w:r w:rsidR="003308DF" w:rsidRPr="005C2F45">
        <w:rPr>
          <w:rFonts w:ascii="Times New Roman" w:eastAsia="標楷體" w:hAnsi="Times New Roman" w:cs="Times New Roman"/>
        </w:rPr>
        <w:t>定義了電影不同面向的特徵，各面向包含種子字用來進行相似度計算。基於此研究，我們將使用者評論中所含的電影特徵分為演技、劇情、製作、配樂與拍攝五個類別</w:t>
      </w:r>
      <w:r w:rsidR="00C44824" w:rsidRPr="005C2F45">
        <w:rPr>
          <w:rFonts w:ascii="Times New Roman" w:eastAsia="標楷體" w:hAnsi="Times New Roman" w:cs="Times New Roman"/>
        </w:rPr>
        <w:t>，每個類別包含各自獨立的種子字</w:t>
      </w:r>
      <w:r w:rsidR="00306AE3" w:rsidRPr="005C2F45">
        <w:rPr>
          <w:rFonts w:ascii="Times New Roman" w:eastAsia="標楷體" w:hAnsi="Times New Roman" w:cs="Times New Roman"/>
        </w:rPr>
        <w:t xml:space="preserve"> </w:t>
      </w:r>
      <w:r w:rsidR="00744E50" w:rsidRPr="005C2F45">
        <w:rPr>
          <w:rFonts w:ascii="Times New Roman" w:eastAsia="標楷體" w:hAnsi="Times New Roman" w:cs="Times New Roman"/>
        </w:rPr>
        <w:fldChar w:fldCharType="begin"/>
      </w:r>
      <w:r w:rsidR="00744E50" w:rsidRPr="005C2F45">
        <w:rPr>
          <w:rFonts w:ascii="Times New Roman" w:eastAsia="標楷體" w:hAnsi="Times New Roman" w:cs="Times New Roman"/>
        </w:rPr>
        <w:instrText xml:space="preserve"> ADDIN EN.CITE &lt;EndNote&gt;&lt;Cite&gt;&lt;Author&gt;Jakob&lt;/Author&gt;&lt;Year&gt;2009&lt;/Year&gt;&lt;RecNum&gt;78&lt;/RecNum&gt;&lt;DisplayText&gt;(Jakob et al., 2009)&lt;/DisplayText&gt;&lt;record&gt;&lt;rec-number&gt;78&lt;/rec-number&gt;&lt;foreign-keys&gt;&lt;key app="EN" db-id="awf2vextfswepzepdwxveveixfwavp95x5ws" timestamp="1608181552"&gt;78&lt;/key&gt;&lt;/foreign-keys&gt;&lt;ref-type name="Conference Proceedings"&gt;10&lt;/ref-type&gt;&lt;contributors&gt;&lt;authors&gt;&lt;author&gt;Jakob, Niklas&lt;/author&gt;&lt;author&gt;Weber, Stefan Hagen&lt;/author&gt;&lt;author&gt;Müller, Mark Christoph&lt;/author&gt;&lt;author&gt;Gurevych, Iryna&lt;/author&gt;&lt;/authors&gt;&lt;/contributors&gt;&lt;titles&gt;&lt;title&gt;Beyond the stars: exploiting free-text user reviews to improve the accuracy of movie recommendations&lt;/title&gt;&lt;secondary-title&gt;Proceedings of the 1st international CIKM workshop on Topic-sentiment analysis for mass opinion&lt;/secondary-title&gt;&lt;/titles&gt;&lt;pages&gt;57-64&lt;/pages&gt;&lt;dates&gt;&lt;year&gt;2009&lt;/year&gt;&lt;/dates&gt;&lt;urls&gt;&lt;/urls&gt;&lt;/record&gt;&lt;/Cite&gt;&lt;/EndNote&gt;</w:instrText>
      </w:r>
      <w:r w:rsidR="00744E50" w:rsidRPr="005C2F45">
        <w:rPr>
          <w:rFonts w:ascii="Times New Roman" w:eastAsia="標楷體" w:hAnsi="Times New Roman" w:cs="Times New Roman"/>
        </w:rPr>
        <w:fldChar w:fldCharType="separate"/>
      </w:r>
      <w:r w:rsidR="00744E50" w:rsidRPr="005C2F45">
        <w:rPr>
          <w:rFonts w:ascii="Times New Roman" w:eastAsia="標楷體" w:hAnsi="Times New Roman" w:cs="Times New Roman"/>
          <w:noProof/>
        </w:rPr>
        <w:t xml:space="preserve">(Jakob et </w:t>
      </w:r>
      <w:r w:rsidR="00744E50" w:rsidRPr="005C2F45">
        <w:rPr>
          <w:rFonts w:ascii="Times New Roman" w:eastAsia="標楷體" w:hAnsi="Times New Roman" w:cs="Times New Roman"/>
          <w:noProof/>
        </w:rPr>
        <w:lastRenderedPageBreak/>
        <w:t>al., 2009)</w:t>
      </w:r>
      <w:r w:rsidR="00744E50" w:rsidRPr="005C2F45">
        <w:rPr>
          <w:rFonts w:ascii="Times New Roman" w:eastAsia="標楷體" w:hAnsi="Times New Roman" w:cs="Times New Roman"/>
        </w:rPr>
        <w:fldChar w:fldCharType="end"/>
      </w:r>
      <w:r w:rsidR="00C44824" w:rsidRPr="005C2F45">
        <w:rPr>
          <w:rFonts w:ascii="Times New Roman" w:eastAsia="標楷體" w:hAnsi="Times New Roman" w:cs="Times New Roman"/>
        </w:rPr>
        <w:t>，用來進行後續的相似度計算與情感分析。</w:t>
      </w:r>
      <w:r w:rsidR="00C9248F" w:rsidRPr="005C2F45">
        <w:rPr>
          <w:rFonts w:ascii="Times New Roman" w:eastAsia="標楷體" w:hAnsi="Times New Roman" w:cs="Times New Roman"/>
        </w:rPr>
        <w:t>表</w:t>
      </w:r>
      <w:r w:rsidR="003B4B9F" w:rsidRPr="005C2F45">
        <w:rPr>
          <w:rFonts w:ascii="Times New Roman" w:eastAsia="標楷體" w:hAnsi="Times New Roman" w:cs="Times New Roman"/>
        </w:rPr>
        <w:t>3-</w:t>
      </w:r>
      <w:r w:rsidR="00336A1C" w:rsidRPr="005C2F45">
        <w:rPr>
          <w:rFonts w:ascii="Times New Roman" w:eastAsia="標楷體" w:hAnsi="Times New Roman" w:cs="Times New Roman"/>
        </w:rPr>
        <w:t>6</w:t>
      </w:r>
      <w:r w:rsidR="00C9248F" w:rsidRPr="005C2F45">
        <w:rPr>
          <w:rFonts w:ascii="Times New Roman" w:eastAsia="標楷體" w:hAnsi="Times New Roman" w:cs="Times New Roman"/>
        </w:rPr>
        <w:t>為評論特徵種子字列表。</w:t>
      </w:r>
    </w:p>
    <w:p w14:paraId="3A3F12D6" w14:textId="2C9E55E6" w:rsidR="00816B89" w:rsidRPr="005C2F45" w:rsidRDefault="00816B89" w:rsidP="00FA2DBB">
      <w:pPr>
        <w:spacing w:line="360" w:lineRule="auto"/>
        <w:ind w:firstLine="480"/>
        <w:jc w:val="both"/>
        <w:rPr>
          <w:rFonts w:ascii="Times New Roman" w:eastAsia="標楷體" w:hAnsi="Times New Roman" w:cs="Times New Roman"/>
          <w:color w:val="FF0000"/>
        </w:rPr>
      </w:pPr>
    </w:p>
    <w:p w14:paraId="5152291A" w14:textId="11F77713" w:rsidR="00816B89" w:rsidRPr="005C2F45" w:rsidRDefault="00816B89" w:rsidP="00EF35A2">
      <w:pPr>
        <w:pStyle w:val="a9"/>
        <w:spacing w:line="360" w:lineRule="auto"/>
        <w:ind w:firstLineChars="177" w:firstLine="425"/>
        <w:rPr>
          <w:rFonts w:ascii="Times New Roman" w:eastAsia="標楷體" w:hAnsi="Times New Roman" w:cs="Times New Roman"/>
          <w:color w:val="FF0000"/>
        </w:rPr>
      </w:pPr>
      <w:bookmarkStart w:id="104" w:name="_Toc60186829"/>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6</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w:t>
      </w:r>
      <w:r w:rsidRPr="005C2F45">
        <w:rPr>
          <w:rFonts w:ascii="Times New Roman" w:eastAsia="標楷體" w:hAnsi="Times New Roman" w:cs="Times New Roman"/>
        </w:rPr>
        <w:t>評論特徵種子字列表</w:t>
      </w:r>
      <w:bookmarkEnd w:id="104"/>
    </w:p>
    <w:tbl>
      <w:tblPr>
        <w:tblStyle w:val="af0"/>
        <w:tblW w:w="0" w:type="auto"/>
        <w:tblInd w:w="421" w:type="dxa"/>
        <w:tblLook w:val="04A0" w:firstRow="1" w:lastRow="0" w:firstColumn="1" w:lastColumn="0" w:noHBand="0" w:noVBand="1"/>
      </w:tblPr>
      <w:tblGrid>
        <w:gridCol w:w="1403"/>
        <w:gridCol w:w="1716"/>
        <w:gridCol w:w="1731"/>
        <w:gridCol w:w="1763"/>
        <w:gridCol w:w="1743"/>
      </w:tblGrid>
      <w:tr w:rsidR="003B4B9F" w:rsidRPr="005C2F45" w14:paraId="3A190097" w14:textId="77777777" w:rsidTr="00EF35A2">
        <w:tc>
          <w:tcPr>
            <w:tcW w:w="983" w:type="dxa"/>
            <w:vAlign w:val="center"/>
          </w:tcPr>
          <w:p w14:paraId="00270C18" w14:textId="35EDF951"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演技</w:t>
            </w:r>
          </w:p>
        </w:tc>
        <w:tc>
          <w:tcPr>
            <w:tcW w:w="1716" w:type="dxa"/>
            <w:vAlign w:val="center"/>
          </w:tcPr>
          <w:p w14:paraId="7507B0F5" w14:textId="3118600C"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劇情</w:t>
            </w:r>
          </w:p>
        </w:tc>
        <w:tc>
          <w:tcPr>
            <w:tcW w:w="1731" w:type="dxa"/>
            <w:vAlign w:val="center"/>
          </w:tcPr>
          <w:p w14:paraId="431CA8B5" w14:textId="3A426D70"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製作</w:t>
            </w:r>
          </w:p>
        </w:tc>
        <w:tc>
          <w:tcPr>
            <w:tcW w:w="1763" w:type="dxa"/>
            <w:vAlign w:val="center"/>
          </w:tcPr>
          <w:p w14:paraId="3D80F9CD" w14:textId="6CDA405E"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配樂</w:t>
            </w:r>
          </w:p>
        </w:tc>
        <w:tc>
          <w:tcPr>
            <w:tcW w:w="1743" w:type="dxa"/>
            <w:vAlign w:val="center"/>
          </w:tcPr>
          <w:p w14:paraId="17FC0358" w14:textId="7E6F14D3" w:rsidR="003B4B9F" w:rsidRPr="005C2F45" w:rsidRDefault="003B4B9F" w:rsidP="0093031C">
            <w:pPr>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拍攝</w:t>
            </w:r>
          </w:p>
        </w:tc>
      </w:tr>
      <w:tr w:rsidR="003B4B9F" w:rsidRPr="005C2F45" w14:paraId="08EBFA53" w14:textId="77777777" w:rsidTr="00EF35A2">
        <w:trPr>
          <w:trHeight w:val="2730"/>
        </w:trPr>
        <w:tc>
          <w:tcPr>
            <w:tcW w:w="983" w:type="dxa"/>
            <w:vAlign w:val="center"/>
          </w:tcPr>
          <w:p w14:paraId="2C7C73A2" w14:textId="45EB76BC"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acting</w:t>
            </w:r>
            <w:r w:rsidRPr="005C2F45">
              <w:rPr>
                <w:rFonts w:ascii="Times New Roman" w:eastAsia="標楷體" w:hAnsi="Times New Roman" w:cs="Times New Roman"/>
                <w:color w:val="000000" w:themeColor="text1"/>
              </w:rPr>
              <w:br/>
              <w:t>actor</w:t>
            </w:r>
            <w:r w:rsidRPr="005C2F45">
              <w:rPr>
                <w:rFonts w:ascii="Times New Roman" w:eastAsia="標楷體" w:hAnsi="Times New Roman" w:cs="Times New Roman"/>
                <w:color w:val="000000" w:themeColor="text1"/>
              </w:rPr>
              <w:br/>
              <w:t>role</w:t>
            </w:r>
            <w:r w:rsidRPr="005C2F45">
              <w:rPr>
                <w:rFonts w:ascii="Times New Roman" w:eastAsia="標楷體" w:hAnsi="Times New Roman" w:cs="Times New Roman"/>
                <w:color w:val="000000" w:themeColor="text1"/>
              </w:rPr>
              <w:br/>
              <w:t>actress</w:t>
            </w:r>
            <w:r w:rsidRPr="005C2F45">
              <w:rPr>
                <w:rFonts w:ascii="Times New Roman" w:eastAsia="標楷體" w:hAnsi="Times New Roman" w:cs="Times New Roman"/>
                <w:color w:val="000000" w:themeColor="text1"/>
              </w:rPr>
              <w:br/>
              <w:t>filmography</w:t>
            </w:r>
            <w:r w:rsidRPr="005C2F45">
              <w:rPr>
                <w:rFonts w:ascii="Times New Roman" w:eastAsia="標楷體" w:hAnsi="Times New Roman" w:cs="Times New Roman"/>
                <w:color w:val="000000" w:themeColor="text1"/>
              </w:rPr>
              <w:br/>
              <w:t>co-star</w:t>
            </w:r>
            <w:r w:rsidRPr="005C2F45">
              <w:rPr>
                <w:rFonts w:ascii="Times New Roman" w:eastAsia="標楷體" w:hAnsi="Times New Roman" w:cs="Times New Roman"/>
                <w:color w:val="000000" w:themeColor="text1"/>
              </w:rPr>
              <w:br/>
              <w:t>act</w:t>
            </w:r>
            <w:r w:rsidRPr="005C2F45">
              <w:rPr>
                <w:rFonts w:ascii="Times New Roman" w:eastAsia="標楷體" w:hAnsi="Times New Roman" w:cs="Times New Roman"/>
                <w:color w:val="000000" w:themeColor="text1"/>
              </w:rPr>
              <w:br/>
              <w:t>career</w:t>
            </w:r>
            <w:r w:rsidRPr="005C2F45">
              <w:rPr>
                <w:rFonts w:ascii="Times New Roman" w:eastAsia="標楷體" w:hAnsi="Times New Roman" w:cs="Times New Roman"/>
                <w:color w:val="000000" w:themeColor="text1"/>
              </w:rPr>
              <w:br/>
              <w:t>television</w:t>
            </w:r>
            <w:r w:rsidRPr="005C2F45">
              <w:rPr>
                <w:rFonts w:ascii="Times New Roman" w:eastAsia="標楷體" w:hAnsi="Times New Roman" w:cs="Times New Roman"/>
                <w:color w:val="000000" w:themeColor="text1"/>
              </w:rPr>
              <w:br/>
              <w:t>theatre</w:t>
            </w:r>
          </w:p>
          <w:p w14:paraId="6C386E7B"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16" w:type="dxa"/>
            <w:vAlign w:val="center"/>
          </w:tcPr>
          <w:p w14:paraId="68890712" w14:textId="77777777"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storyline</w:t>
            </w:r>
            <w:r w:rsidRPr="005C2F45">
              <w:rPr>
                <w:rFonts w:ascii="Times New Roman" w:eastAsia="標楷體" w:hAnsi="Times New Roman" w:cs="Times New Roman"/>
                <w:color w:val="000000" w:themeColor="text1"/>
              </w:rPr>
              <w:br/>
              <w:t>storylines</w:t>
            </w:r>
            <w:r w:rsidRPr="005C2F45">
              <w:rPr>
                <w:rFonts w:ascii="Times New Roman" w:eastAsia="標楷體" w:hAnsi="Times New Roman" w:cs="Times New Roman"/>
                <w:color w:val="000000" w:themeColor="text1"/>
              </w:rPr>
              <w:br/>
              <w:t>character</w:t>
            </w:r>
            <w:r w:rsidRPr="005C2F45">
              <w:rPr>
                <w:rFonts w:ascii="Times New Roman" w:eastAsia="標楷體" w:hAnsi="Times New Roman" w:cs="Times New Roman"/>
                <w:color w:val="000000" w:themeColor="text1"/>
              </w:rPr>
              <w:br/>
              <w:t>comic</w:t>
            </w:r>
            <w:r w:rsidRPr="005C2F45">
              <w:rPr>
                <w:rFonts w:ascii="Times New Roman" w:eastAsia="標楷體" w:hAnsi="Times New Roman" w:cs="Times New Roman"/>
                <w:color w:val="000000" w:themeColor="text1"/>
              </w:rPr>
              <w:br/>
              <w:t>reveal</w:t>
            </w:r>
            <w:r w:rsidRPr="005C2F45">
              <w:rPr>
                <w:rFonts w:ascii="Times New Roman" w:eastAsia="標楷體" w:hAnsi="Times New Roman" w:cs="Times New Roman"/>
                <w:color w:val="000000" w:themeColor="text1"/>
              </w:rPr>
              <w:br/>
              <w:t>series</w:t>
            </w:r>
            <w:r w:rsidRPr="005C2F45">
              <w:rPr>
                <w:rFonts w:ascii="Times New Roman" w:eastAsia="標楷體" w:hAnsi="Times New Roman" w:cs="Times New Roman"/>
                <w:color w:val="000000" w:themeColor="text1"/>
              </w:rPr>
              <w:br/>
              <w:t>story</w:t>
            </w:r>
            <w:r w:rsidRPr="005C2F45">
              <w:rPr>
                <w:rFonts w:ascii="Times New Roman" w:eastAsia="標楷體" w:hAnsi="Times New Roman" w:cs="Times New Roman"/>
                <w:color w:val="000000" w:themeColor="text1"/>
              </w:rPr>
              <w:br/>
              <w:t>appear</w:t>
            </w:r>
            <w:r w:rsidRPr="005C2F45">
              <w:rPr>
                <w:rFonts w:ascii="Times New Roman" w:eastAsia="標楷體" w:hAnsi="Times New Roman" w:cs="Times New Roman"/>
                <w:color w:val="000000" w:themeColor="text1"/>
              </w:rPr>
              <w:br/>
              <w:t>universe</w:t>
            </w:r>
            <w:r w:rsidRPr="005C2F45">
              <w:rPr>
                <w:rFonts w:ascii="Times New Roman" w:eastAsia="標楷體" w:hAnsi="Times New Roman" w:cs="Times New Roman"/>
                <w:color w:val="000000" w:themeColor="text1"/>
              </w:rPr>
              <w:br/>
              <w:t>villain</w:t>
            </w:r>
          </w:p>
          <w:p w14:paraId="4BF3456A"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31" w:type="dxa"/>
            <w:vAlign w:val="center"/>
          </w:tcPr>
          <w:p w14:paraId="48053610" w14:textId="77777777"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soundtrack</w:t>
            </w:r>
            <w:r w:rsidRPr="005C2F45">
              <w:rPr>
                <w:rFonts w:ascii="Times New Roman" w:eastAsia="標楷體" w:hAnsi="Times New Roman" w:cs="Times New Roman"/>
                <w:color w:val="000000" w:themeColor="text1"/>
              </w:rPr>
              <w:br/>
              <w:t>song</w:t>
            </w:r>
            <w:r w:rsidRPr="005C2F45">
              <w:rPr>
                <w:rFonts w:ascii="Times New Roman" w:eastAsia="標楷體" w:hAnsi="Times New Roman" w:cs="Times New Roman"/>
                <w:color w:val="000000" w:themeColor="text1"/>
              </w:rPr>
              <w:br/>
              <w:t>release</w:t>
            </w:r>
            <w:r w:rsidRPr="005C2F45">
              <w:rPr>
                <w:rFonts w:ascii="Times New Roman" w:eastAsia="標楷體" w:hAnsi="Times New Roman" w:cs="Times New Roman"/>
                <w:color w:val="000000" w:themeColor="text1"/>
              </w:rPr>
              <w:br/>
              <w:t>music</w:t>
            </w:r>
            <w:r w:rsidRPr="005C2F45">
              <w:rPr>
                <w:rFonts w:ascii="Times New Roman" w:eastAsia="標楷體" w:hAnsi="Times New Roman" w:cs="Times New Roman"/>
                <w:color w:val="000000" w:themeColor="text1"/>
              </w:rPr>
              <w:br/>
              <w:t>album</w:t>
            </w:r>
            <w:r w:rsidRPr="005C2F45">
              <w:rPr>
                <w:rFonts w:ascii="Times New Roman" w:eastAsia="標楷體" w:hAnsi="Times New Roman" w:cs="Times New Roman"/>
                <w:color w:val="000000" w:themeColor="text1"/>
              </w:rPr>
              <w:br/>
              <w:t>track</w:t>
            </w:r>
            <w:r w:rsidRPr="005C2F45">
              <w:rPr>
                <w:rFonts w:ascii="Times New Roman" w:eastAsia="標楷體" w:hAnsi="Times New Roman" w:cs="Times New Roman"/>
                <w:color w:val="000000" w:themeColor="text1"/>
              </w:rPr>
              <w:br/>
              <w:t>feature</w:t>
            </w:r>
            <w:r w:rsidRPr="005C2F45">
              <w:rPr>
                <w:rFonts w:ascii="Times New Roman" w:eastAsia="標楷體" w:hAnsi="Times New Roman" w:cs="Times New Roman"/>
                <w:color w:val="000000" w:themeColor="text1"/>
              </w:rPr>
              <w:br/>
              <w:t>band</w:t>
            </w:r>
            <w:r w:rsidRPr="005C2F45">
              <w:rPr>
                <w:rFonts w:ascii="Times New Roman" w:eastAsia="標楷體" w:hAnsi="Times New Roman" w:cs="Times New Roman"/>
                <w:color w:val="000000" w:themeColor="text1"/>
              </w:rPr>
              <w:br/>
              <w:t>discography</w:t>
            </w:r>
            <w:r w:rsidRPr="005C2F45">
              <w:rPr>
                <w:rFonts w:ascii="Times New Roman" w:eastAsia="標楷體" w:hAnsi="Times New Roman" w:cs="Times New Roman"/>
                <w:color w:val="000000" w:themeColor="text1"/>
              </w:rPr>
              <w:br/>
              <w:t>label</w:t>
            </w:r>
          </w:p>
          <w:p w14:paraId="4EBAE087"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63" w:type="dxa"/>
            <w:vAlign w:val="center"/>
          </w:tcPr>
          <w:p w14:paraId="60D537BE" w14:textId="77777777"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cinematography</w:t>
            </w:r>
            <w:r w:rsidRPr="005C2F45">
              <w:rPr>
                <w:rFonts w:ascii="Times New Roman" w:eastAsia="標楷體" w:hAnsi="Times New Roman" w:cs="Times New Roman"/>
                <w:color w:val="000000" w:themeColor="text1"/>
              </w:rPr>
              <w:br/>
              <w:t>runtime</w:t>
            </w:r>
            <w:r w:rsidRPr="005C2F45">
              <w:rPr>
                <w:rFonts w:ascii="Times New Roman" w:eastAsia="標楷體" w:hAnsi="Times New Roman" w:cs="Times New Roman"/>
                <w:color w:val="000000" w:themeColor="text1"/>
              </w:rPr>
              <w:br/>
              <w:t>distributor</w:t>
            </w:r>
            <w:r w:rsidRPr="005C2F45">
              <w:rPr>
                <w:rFonts w:ascii="Times New Roman" w:eastAsia="標楷體" w:hAnsi="Times New Roman" w:cs="Times New Roman"/>
                <w:color w:val="000000" w:themeColor="text1"/>
              </w:rPr>
              <w:br/>
              <w:t>budget</w:t>
            </w:r>
            <w:r w:rsidRPr="005C2F45">
              <w:rPr>
                <w:rFonts w:ascii="Times New Roman" w:eastAsia="標楷體" w:hAnsi="Times New Roman" w:cs="Times New Roman"/>
                <w:color w:val="000000" w:themeColor="text1"/>
              </w:rPr>
              <w:br/>
              <w:t>min</w:t>
            </w:r>
            <w:r w:rsidRPr="005C2F45">
              <w:rPr>
                <w:rFonts w:ascii="Times New Roman" w:eastAsia="標楷體" w:hAnsi="Times New Roman" w:cs="Times New Roman"/>
                <w:color w:val="000000" w:themeColor="text1"/>
              </w:rPr>
              <w:br/>
              <w:t>film</w:t>
            </w:r>
            <w:r w:rsidRPr="005C2F45">
              <w:rPr>
                <w:rFonts w:ascii="Times New Roman" w:eastAsia="標楷體" w:hAnsi="Times New Roman" w:cs="Times New Roman"/>
                <w:color w:val="000000" w:themeColor="text1"/>
              </w:rPr>
              <w:br/>
              <w:t>edit</w:t>
            </w:r>
            <w:r w:rsidRPr="005C2F45">
              <w:rPr>
                <w:rFonts w:ascii="Times New Roman" w:eastAsia="標楷體" w:hAnsi="Times New Roman" w:cs="Times New Roman"/>
                <w:color w:val="000000" w:themeColor="text1"/>
              </w:rPr>
              <w:br/>
              <w:t>screenplay</w:t>
            </w:r>
            <w:r w:rsidRPr="005C2F45">
              <w:rPr>
                <w:rFonts w:ascii="Times New Roman" w:eastAsia="標楷體" w:hAnsi="Times New Roman" w:cs="Times New Roman"/>
                <w:color w:val="000000" w:themeColor="text1"/>
              </w:rPr>
              <w:br/>
              <w:t>director</w:t>
            </w:r>
            <w:r w:rsidRPr="005C2F45">
              <w:rPr>
                <w:rFonts w:ascii="Times New Roman" w:eastAsia="標楷體" w:hAnsi="Times New Roman" w:cs="Times New Roman"/>
                <w:color w:val="000000" w:themeColor="text1"/>
              </w:rPr>
              <w:br/>
              <w:t>star</w:t>
            </w:r>
          </w:p>
          <w:p w14:paraId="72447FE5"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c>
          <w:tcPr>
            <w:tcW w:w="1743" w:type="dxa"/>
            <w:vAlign w:val="center"/>
          </w:tcPr>
          <w:p w14:paraId="7409E61E" w14:textId="16219F6E" w:rsidR="003B4B9F" w:rsidRPr="005C2F45" w:rsidRDefault="003B4B9F" w:rsidP="0093031C">
            <w:pPr>
              <w:widowControl/>
              <w:spacing w:line="360" w:lineRule="auto"/>
              <w:jc w:val="center"/>
              <w:rPr>
                <w:rFonts w:ascii="Times New Roman" w:eastAsia="標楷體" w:hAnsi="Times New Roman" w:cs="Times New Roman"/>
                <w:color w:val="000000" w:themeColor="text1"/>
              </w:rPr>
            </w:pPr>
            <w:r w:rsidRPr="005C2F45">
              <w:rPr>
                <w:rFonts w:ascii="Times New Roman" w:eastAsia="標楷體" w:hAnsi="Times New Roman" w:cs="Times New Roman"/>
                <w:color w:val="000000" w:themeColor="text1"/>
              </w:rPr>
              <w:t>preproduction</w:t>
            </w:r>
            <w:r w:rsidRPr="005C2F45">
              <w:rPr>
                <w:rFonts w:ascii="Times New Roman" w:eastAsia="標楷體" w:hAnsi="Times New Roman" w:cs="Times New Roman"/>
                <w:color w:val="000000" w:themeColor="text1"/>
              </w:rPr>
              <w:br/>
              <w:t>Asheville</w:t>
            </w:r>
            <w:r w:rsidRPr="005C2F45">
              <w:rPr>
                <w:rFonts w:ascii="Times New Roman" w:eastAsia="標楷體" w:hAnsi="Times New Roman" w:cs="Times New Roman"/>
                <w:color w:val="000000" w:themeColor="text1"/>
              </w:rPr>
              <w:br/>
              <w:t>contracted</w:t>
            </w:r>
            <w:r w:rsidRPr="005C2F45">
              <w:rPr>
                <w:rFonts w:ascii="Times New Roman" w:eastAsia="標楷體" w:hAnsi="Times New Roman" w:cs="Times New Roman"/>
                <w:color w:val="000000" w:themeColor="text1"/>
              </w:rPr>
              <w:br/>
              <w:t>all-animated</w:t>
            </w:r>
            <w:r w:rsidRPr="005C2F45">
              <w:rPr>
                <w:rFonts w:ascii="Times New Roman" w:eastAsia="標楷體" w:hAnsi="Times New Roman" w:cs="Times New Roman"/>
                <w:color w:val="000000" w:themeColor="text1"/>
              </w:rPr>
              <w:br/>
              <w:t>high-living</w:t>
            </w:r>
            <w:r w:rsidRPr="005C2F45">
              <w:rPr>
                <w:rFonts w:ascii="Times New Roman" w:eastAsia="標楷體" w:hAnsi="Times New Roman" w:cs="Times New Roman"/>
                <w:color w:val="000000" w:themeColor="text1"/>
              </w:rPr>
              <w:br/>
              <w:t>cash-cow</w:t>
            </w:r>
            <w:r w:rsidRPr="005C2F45">
              <w:rPr>
                <w:rFonts w:ascii="Times New Roman" w:eastAsia="標楷體" w:hAnsi="Times New Roman" w:cs="Times New Roman"/>
                <w:color w:val="000000" w:themeColor="text1"/>
              </w:rPr>
              <w:br/>
              <w:t>hit-and-miss</w:t>
            </w:r>
            <w:r w:rsidRPr="005C2F45">
              <w:rPr>
                <w:rFonts w:ascii="Times New Roman" w:eastAsia="標楷體" w:hAnsi="Times New Roman" w:cs="Times New Roman"/>
                <w:color w:val="000000" w:themeColor="text1"/>
              </w:rPr>
              <w:br/>
              <w:t>star-driven</w:t>
            </w:r>
            <w:r w:rsidRPr="005C2F45">
              <w:rPr>
                <w:rFonts w:ascii="Times New Roman" w:eastAsia="標楷體" w:hAnsi="Times New Roman" w:cs="Times New Roman"/>
                <w:color w:val="000000" w:themeColor="text1"/>
              </w:rPr>
              <w:br/>
              <w:t>singer-actor</w:t>
            </w:r>
            <w:r w:rsidRPr="005C2F45">
              <w:rPr>
                <w:rFonts w:ascii="Times New Roman" w:eastAsia="標楷體" w:hAnsi="Times New Roman" w:cs="Times New Roman"/>
                <w:color w:val="000000" w:themeColor="text1"/>
              </w:rPr>
              <w:br/>
              <w:t>small-budget</w:t>
            </w:r>
          </w:p>
          <w:p w14:paraId="48EB60C3" w14:textId="77777777" w:rsidR="003B4B9F" w:rsidRPr="005C2F45" w:rsidRDefault="003B4B9F" w:rsidP="0093031C">
            <w:pPr>
              <w:spacing w:line="360" w:lineRule="auto"/>
              <w:jc w:val="center"/>
              <w:rPr>
                <w:rFonts w:ascii="Times New Roman" w:eastAsia="標楷體" w:hAnsi="Times New Roman" w:cs="Times New Roman"/>
                <w:color w:val="000000" w:themeColor="text1"/>
              </w:rPr>
            </w:pPr>
          </w:p>
        </w:tc>
      </w:tr>
    </w:tbl>
    <w:p w14:paraId="463225F4" w14:textId="5FBB9BC9" w:rsidR="00C44824" w:rsidRPr="005C2F45" w:rsidRDefault="00306AE3" w:rsidP="00EF35A2">
      <w:pPr>
        <w:spacing w:line="360" w:lineRule="auto"/>
        <w:ind w:leftChars="177" w:left="425"/>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8CFBB8C" w14:textId="44BFD10B" w:rsidR="00C44824" w:rsidRPr="005C2F45" w:rsidRDefault="00C44824" w:rsidP="00FA2DBB">
      <w:pPr>
        <w:spacing w:line="360" w:lineRule="auto"/>
        <w:ind w:firstLine="480"/>
        <w:jc w:val="both"/>
        <w:rPr>
          <w:rFonts w:ascii="Times New Roman" w:eastAsia="標楷體" w:hAnsi="Times New Roman" w:cs="Times New Roman"/>
        </w:rPr>
      </w:pPr>
    </w:p>
    <w:p w14:paraId="0DC376E1" w14:textId="77777777" w:rsidR="00306AE3" w:rsidRPr="005C2F45" w:rsidRDefault="00306AE3" w:rsidP="00FA2DBB">
      <w:pPr>
        <w:spacing w:line="360" w:lineRule="auto"/>
        <w:ind w:firstLine="480"/>
        <w:jc w:val="both"/>
        <w:rPr>
          <w:rFonts w:ascii="Times New Roman" w:eastAsia="標楷體" w:hAnsi="Times New Roman" w:cs="Times New Roman"/>
        </w:rPr>
      </w:pPr>
    </w:p>
    <w:p w14:paraId="539A4BE4" w14:textId="637F8DFF" w:rsidR="00106B3F" w:rsidRPr="005C2F45" w:rsidRDefault="00120D31" w:rsidP="00D30DB6">
      <w:pPr>
        <w:pStyle w:val="2"/>
        <w:numPr>
          <w:ilvl w:val="2"/>
          <w:numId w:val="20"/>
        </w:numPr>
        <w:spacing w:line="360" w:lineRule="auto"/>
        <w:ind w:left="1134"/>
        <w:jc w:val="both"/>
        <w:rPr>
          <w:rFonts w:ascii="Times New Roman" w:eastAsia="標楷體" w:hAnsi="Times New Roman" w:cs="Times New Roman"/>
          <w:sz w:val="24"/>
          <w:szCs w:val="24"/>
        </w:rPr>
      </w:pPr>
      <w:commentRangeStart w:id="105"/>
      <w:r>
        <w:rPr>
          <w:rFonts w:ascii="Times New Roman" w:eastAsia="標楷體" w:hAnsi="Times New Roman" w:cs="Times New Roman" w:hint="eastAsia"/>
          <w:sz w:val="24"/>
          <w:szCs w:val="24"/>
        </w:rPr>
        <w:t>K</w:t>
      </w:r>
      <w:r>
        <w:rPr>
          <w:rFonts w:ascii="Times New Roman" w:eastAsia="標楷體" w:hAnsi="Times New Roman" w:cs="Times New Roman"/>
          <w:sz w:val="24"/>
          <w:szCs w:val="24"/>
        </w:rPr>
        <w:t>eyBERT</w:t>
      </w:r>
    </w:p>
    <w:p w14:paraId="0225FCC2" w14:textId="77777777" w:rsidR="00801039" w:rsidRPr="005C2F45" w:rsidRDefault="00801039" w:rsidP="00FA2DBB">
      <w:pPr>
        <w:spacing w:line="360" w:lineRule="auto"/>
        <w:ind w:firstLine="480"/>
        <w:jc w:val="both"/>
        <w:rPr>
          <w:rFonts w:ascii="Times New Roman" w:eastAsia="標楷體" w:hAnsi="Times New Roman" w:cs="Times New Roman"/>
        </w:rPr>
      </w:pPr>
    </w:p>
    <w:p w14:paraId="330D5601" w14:textId="4FFB7AD6" w:rsidR="00D30DB6" w:rsidRDefault="00C2122C"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本研究透過</w:t>
      </w:r>
      <w:r w:rsidR="000B7D09">
        <w:rPr>
          <w:rFonts w:ascii="Times New Roman" w:eastAsia="標楷體" w:hAnsi="Times New Roman" w:cs="Times New Roman" w:hint="eastAsia"/>
        </w:rPr>
        <w:t>K</w:t>
      </w:r>
      <w:r w:rsidR="000B7D09">
        <w:rPr>
          <w:rFonts w:ascii="Times New Roman" w:eastAsia="標楷體" w:hAnsi="Times New Roman" w:cs="Times New Roman"/>
        </w:rPr>
        <w:t>eyBERT</w:t>
      </w:r>
      <w:r w:rsidRPr="005C2F45">
        <w:rPr>
          <w:rFonts w:ascii="Times New Roman" w:eastAsia="標楷體" w:hAnsi="Times New Roman" w:cs="Times New Roman"/>
        </w:rPr>
        <w:t>來篩選出評論</w:t>
      </w:r>
      <w:r w:rsidR="00C7437D" w:rsidRPr="005C2F45">
        <w:rPr>
          <w:rFonts w:ascii="Times New Roman" w:eastAsia="標楷體" w:hAnsi="Times New Roman" w:cs="Times New Roman"/>
        </w:rPr>
        <w:t>中</w:t>
      </w:r>
      <w:r w:rsidRPr="005C2F45">
        <w:rPr>
          <w:rFonts w:ascii="Times New Roman" w:eastAsia="標楷體" w:hAnsi="Times New Roman" w:cs="Times New Roman"/>
        </w:rPr>
        <w:t>較重要的</w:t>
      </w:r>
      <w:r w:rsidR="00C7437D" w:rsidRPr="005C2F45">
        <w:rPr>
          <w:rFonts w:ascii="Times New Roman" w:eastAsia="標楷體" w:hAnsi="Times New Roman" w:cs="Times New Roman"/>
        </w:rPr>
        <w:t>前</w:t>
      </w:r>
      <w:r w:rsidR="00C7437D" w:rsidRPr="005C2F45">
        <w:rPr>
          <w:rFonts w:ascii="Times New Roman" w:eastAsia="標楷體" w:hAnsi="Times New Roman" w:cs="Times New Roman"/>
        </w:rPr>
        <w:t>1500</w:t>
      </w:r>
      <w:r w:rsidR="00C7437D" w:rsidRPr="005C2F45">
        <w:rPr>
          <w:rFonts w:ascii="Times New Roman" w:eastAsia="標楷體" w:hAnsi="Times New Roman" w:cs="Times New Roman"/>
        </w:rPr>
        <w:t>個</w:t>
      </w:r>
      <w:r w:rsidR="0018330A" w:rsidRPr="005C2F45">
        <w:rPr>
          <w:rFonts w:ascii="Times New Roman" w:eastAsia="標楷體" w:hAnsi="Times New Roman" w:cs="Times New Roman"/>
        </w:rPr>
        <w:t>評論重要單詞</w:t>
      </w:r>
      <w:r w:rsidRPr="005C2F45">
        <w:rPr>
          <w:rFonts w:ascii="Times New Roman" w:eastAsia="標楷體" w:hAnsi="Times New Roman" w:cs="Times New Roman"/>
        </w:rPr>
        <w:t>，</w:t>
      </w:r>
      <w:r w:rsidR="0018330A" w:rsidRPr="005C2F45">
        <w:rPr>
          <w:rFonts w:ascii="Times New Roman" w:eastAsia="標楷體" w:hAnsi="Times New Roman" w:cs="Times New Roman"/>
        </w:rPr>
        <w:t>並</w:t>
      </w:r>
      <w:r w:rsidRPr="005C2F45">
        <w:rPr>
          <w:rFonts w:ascii="Times New Roman" w:eastAsia="標楷體" w:hAnsi="Times New Roman" w:cs="Times New Roman"/>
        </w:rPr>
        <w:t>用於</w:t>
      </w:r>
      <w:r w:rsidR="0018330A" w:rsidRPr="005C2F45">
        <w:rPr>
          <w:rFonts w:ascii="Times New Roman" w:eastAsia="標楷體" w:hAnsi="Times New Roman" w:cs="Times New Roman"/>
        </w:rPr>
        <w:t>後續</w:t>
      </w:r>
      <w:r w:rsidRPr="005C2F45">
        <w:rPr>
          <w:rFonts w:ascii="Times New Roman" w:eastAsia="標楷體" w:hAnsi="Times New Roman" w:cs="Times New Roman"/>
        </w:rPr>
        <w:t>與評論特徵種子字</w:t>
      </w:r>
      <w:r w:rsidR="00797606" w:rsidRPr="005C2F45">
        <w:rPr>
          <w:rFonts w:ascii="Times New Roman" w:eastAsia="標楷體" w:hAnsi="Times New Roman" w:cs="Times New Roman"/>
        </w:rPr>
        <w:t>進行</w:t>
      </w:r>
      <w:r w:rsidRPr="005C2F45">
        <w:rPr>
          <w:rFonts w:ascii="Times New Roman" w:eastAsia="標楷體" w:hAnsi="Times New Roman" w:cs="Times New Roman"/>
        </w:rPr>
        <w:t>相似度計算</w:t>
      </w:r>
      <w:r w:rsidR="0018330A" w:rsidRPr="005C2F45">
        <w:rPr>
          <w:rFonts w:ascii="Times New Roman" w:eastAsia="標楷體" w:hAnsi="Times New Roman" w:cs="Times New Roman"/>
        </w:rPr>
        <w:t>。</w:t>
      </w:r>
    </w:p>
    <w:p w14:paraId="74A1A41D" w14:textId="342E2F89"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0805F77C" w14:textId="48E1262B" w:rsidR="001B6A69" w:rsidRDefault="00184249" w:rsidP="00D30DB6">
      <w:pPr>
        <w:spacing w:line="360" w:lineRule="auto"/>
        <w:ind w:leftChars="236" w:left="566" w:firstLineChars="200" w:firstLine="480"/>
        <w:jc w:val="both"/>
        <w:rPr>
          <w:rFonts w:ascii="Times New Roman" w:eastAsia="標楷體" w:hAnsi="Times New Roman" w:cs="Times New Roman"/>
        </w:rPr>
      </w:pPr>
      <w:r>
        <w:rPr>
          <w:rFonts w:ascii="Times New Roman" w:eastAsia="標楷體" w:hAnsi="Times New Roman" w:cs="Times New Roman"/>
        </w:rPr>
        <w:t>KeyBERT</w:t>
      </w:r>
      <w:r w:rsidR="004F6277">
        <w:rPr>
          <w:rFonts w:ascii="Times New Roman" w:eastAsia="標楷體" w:hAnsi="Times New Roman" w:cs="Times New Roman" w:hint="eastAsia"/>
        </w:rPr>
        <w:t>為基於</w:t>
      </w:r>
      <w:r>
        <w:rPr>
          <w:rFonts w:ascii="Times New Roman" w:eastAsia="標楷體" w:hAnsi="Times New Roman" w:cs="Times New Roman"/>
        </w:rPr>
        <w:t>Google</w:t>
      </w:r>
      <w:r w:rsidR="004F6277">
        <w:rPr>
          <w:rFonts w:ascii="Times New Roman" w:eastAsia="標楷體" w:hAnsi="Times New Roman" w:cs="Times New Roman" w:hint="eastAsia"/>
        </w:rPr>
        <w:t>釋出的</w:t>
      </w:r>
      <w:r>
        <w:rPr>
          <w:rFonts w:ascii="Times New Roman" w:eastAsia="標楷體" w:hAnsi="Times New Roman" w:cs="Times New Roman"/>
        </w:rPr>
        <w:t>BERT</w:t>
      </w:r>
      <w:r w:rsidR="001B6A69">
        <w:rPr>
          <w:rFonts w:ascii="Times New Roman" w:eastAsia="標楷體" w:hAnsi="Times New Roman" w:cs="Times New Roman" w:hint="eastAsia"/>
        </w:rPr>
        <w:t>(</w:t>
      </w:r>
      <w:r w:rsidR="001B6A69" w:rsidRPr="001B6A69">
        <w:rPr>
          <w:rFonts w:ascii="Times New Roman" w:eastAsia="標楷體" w:hAnsi="Times New Roman" w:cs="Times New Roman"/>
        </w:rPr>
        <w:t>Bidirectional Encoder Representation from Transformers</w:t>
      </w:r>
      <w:r w:rsidR="001B6A69">
        <w:rPr>
          <w:rFonts w:ascii="Times New Roman" w:eastAsia="標楷體" w:hAnsi="Times New Roman" w:cs="Times New Roman" w:hint="eastAsia"/>
        </w:rPr>
        <w:t>)</w:t>
      </w:r>
      <w:r w:rsidR="004F6277">
        <w:rPr>
          <w:rFonts w:ascii="Times New Roman" w:eastAsia="標楷體" w:hAnsi="Times New Roman" w:cs="Times New Roman" w:hint="eastAsia"/>
        </w:rPr>
        <w:t>開發的關鍵字萃取套件，</w:t>
      </w:r>
      <w:r w:rsidR="000E3C17">
        <w:rPr>
          <w:rFonts w:ascii="Times New Roman" w:eastAsia="標楷體" w:hAnsi="Times New Roman" w:cs="Times New Roman" w:hint="eastAsia"/>
        </w:rPr>
        <w:t>B</w:t>
      </w:r>
      <w:r w:rsidR="000E3C17">
        <w:rPr>
          <w:rFonts w:ascii="Times New Roman" w:eastAsia="標楷體" w:hAnsi="Times New Roman" w:cs="Times New Roman"/>
        </w:rPr>
        <w:t xml:space="preserve">ERT </w:t>
      </w:r>
      <w:r w:rsidR="000E3C17">
        <w:rPr>
          <w:rFonts w:ascii="Times New Roman" w:eastAsia="標楷體" w:hAnsi="Times New Roman" w:cs="Times New Roman" w:hint="eastAsia"/>
        </w:rPr>
        <w:t>採用</w:t>
      </w:r>
      <w:r w:rsidR="000E3C17">
        <w:rPr>
          <w:rFonts w:ascii="Times New Roman" w:eastAsia="標楷體" w:hAnsi="Times New Roman" w:cs="Times New Roman"/>
        </w:rPr>
        <w:t>Transformer</w:t>
      </w:r>
      <w:r w:rsidR="000E3C17">
        <w:rPr>
          <w:rFonts w:ascii="Times New Roman" w:eastAsia="標楷體" w:hAnsi="Times New Roman" w:cs="Times New Roman" w:hint="eastAsia"/>
        </w:rPr>
        <w:t>的</w:t>
      </w:r>
      <w:r w:rsidR="000E3C17">
        <w:rPr>
          <w:rFonts w:ascii="Times New Roman" w:eastAsia="標楷體" w:hAnsi="Times New Roman" w:cs="Times New Roman" w:hint="eastAsia"/>
        </w:rPr>
        <w:t>Encoder</w:t>
      </w:r>
      <w:r w:rsidR="000E3C17">
        <w:rPr>
          <w:rFonts w:ascii="Times New Roman" w:eastAsia="標楷體" w:hAnsi="Times New Roman" w:cs="Times New Roman" w:hint="eastAsia"/>
        </w:rPr>
        <w:t>結構，而訓練的部分主要分為預訓練和</w:t>
      </w:r>
      <w:r w:rsidR="002B4467">
        <w:rPr>
          <w:rFonts w:ascii="Times New Roman" w:eastAsia="標楷體" w:hAnsi="Times New Roman" w:cs="Times New Roman"/>
        </w:rPr>
        <w:t>F</w:t>
      </w:r>
      <w:r w:rsidR="000E3C17">
        <w:rPr>
          <w:rFonts w:ascii="Times New Roman" w:eastAsia="標楷體" w:hAnsi="Times New Roman" w:cs="Times New Roman" w:hint="eastAsia"/>
        </w:rPr>
        <w:t>ine-</w:t>
      </w:r>
      <w:r w:rsidR="002B4467">
        <w:rPr>
          <w:rFonts w:ascii="Times New Roman" w:eastAsia="標楷體" w:hAnsi="Times New Roman" w:cs="Times New Roman"/>
        </w:rPr>
        <w:t>T</w:t>
      </w:r>
      <w:r w:rsidR="000E3C17">
        <w:rPr>
          <w:rFonts w:ascii="Times New Roman" w:eastAsia="標楷體" w:hAnsi="Times New Roman" w:cs="Times New Roman" w:hint="eastAsia"/>
        </w:rPr>
        <w:t>uning</w:t>
      </w:r>
      <w:r w:rsidR="000E3C17">
        <w:rPr>
          <w:rFonts w:ascii="Times New Roman" w:eastAsia="標楷體" w:hAnsi="Times New Roman" w:cs="Times New Roman" w:hint="eastAsia"/>
        </w:rPr>
        <w:t>兩個階段，預訓練階段主要透過大型資料集的預訓練任務取得，而</w:t>
      </w:r>
      <w:r w:rsidR="002B4467">
        <w:rPr>
          <w:rFonts w:ascii="Times New Roman" w:eastAsia="標楷體" w:hAnsi="Times New Roman" w:cs="Times New Roman"/>
        </w:rPr>
        <w:t>Fine</w:t>
      </w:r>
      <w:r w:rsidR="000E3C17">
        <w:rPr>
          <w:rFonts w:ascii="Times New Roman" w:eastAsia="標楷體" w:hAnsi="Times New Roman" w:cs="Times New Roman" w:hint="eastAsia"/>
        </w:rPr>
        <w:t>-</w:t>
      </w:r>
      <w:r w:rsidR="002B4467">
        <w:rPr>
          <w:rFonts w:ascii="Times New Roman" w:eastAsia="標楷體" w:hAnsi="Times New Roman" w:cs="Times New Roman"/>
        </w:rPr>
        <w:t>T</w:t>
      </w:r>
      <w:r w:rsidR="000E3C17">
        <w:rPr>
          <w:rFonts w:ascii="Times New Roman" w:eastAsia="標楷體" w:hAnsi="Times New Roman" w:cs="Times New Roman" w:hint="eastAsia"/>
        </w:rPr>
        <w:t>uning</w:t>
      </w:r>
      <w:r w:rsidR="000E3C17">
        <w:rPr>
          <w:rFonts w:ascii="Times New Roman" w:eastAsia="標楷體" w:hAnsi="Times New Roman" w:cs="Times New Roman" w:hint="eastAsia"/>
        </w:rPr>
        <w:t>階段是後續進行其他任務時</w:t>
      </w:r>
      <w:r w:rsidR="000E3C17">
        <w:rPr>
          <w:rFonts w:ascii="Times New Roman" w:eastAsia="標楷體" w:hAnsi="Times New Roman" w:cs="Times New Roman" w:hint="eastAsia"/>
        </w:rPr>
        <w:lastRenderedPageBreak/>
        <w:t>進行微調，因此</w:t>
      </w:r>
      <w:r w:rsidR="000E3C17">
        <w:rPr>
          <w:rFonts w:ascii="Times New Roman" w:eastAsia="標楷體" w:hAnsi="Times New Roman" w:cs="Times New Roman" w:hint="eastAsia"/>
        </w:rPr>
        <w:t>B</w:t>
      </w:r>
      <w:r w:rsidR="000E3C17">
        <w:rPr>
          <w:rFonts w:ascii="Times New Roman" w:eastAsia="標楷體" w:hAnsi="Times New Roman" w:cs="Times New Roman"/>
        </w:rPr>
        <w:t>ERT</w:t>
      </w:r>
      <w:r w:rsidR="000E3C17">
        <w:rPr>
          <w:rFonts w:ascii="Times New Roman" w:eastAsia="標楷體" w:hAnsi="Times New Roman" w:cs="Times New Roman" w:hint="eastAsia"/>
        </w:rPr>
        <w:t>不需調整結構也可使用在不同任務上。</w:t>
      </w:r>
      <w:commentRangeStart w:id="106"/>
      <w:r w:rsidR="00161475">
        <w:rPr>
          <w:rFonts w:ascii="Times New Roman" w:eastAsia="標楷體" w:hAnsi="Times New Roman" w:cs="Times New Roman" w:hint="eastAsia"/>
        </w:rPr>
        <w:t>圖</w:t>
      </w:r>
      <w:r w:rsidR="00161475">
        <w:rPr>
          <w:rFonts w:ascii="Times New Roman" w:eastAsia="標楷體" w:hAnsi="Times New Roman" w:cs="Times New Roman" w:hint="eastAsia"/>
        </w:rPr>
        <w:t>3</w:t>
      </w:r>
      <w:r w:rsidR="00161475">
        <w:rPr>
          <w:rFonts w:ascii="Times New Roman" w:eastAsia="標楷體" w:hAnsi="Times New Roman" w:cs="Times New Roman"/>
        </w:rPr>
        <w:t>-7</w:t>
      </w:r>
      <w:r w:rsidR="00161475">
        <w:rPr>
          <w:rFonts w:ascii="Times New Roman" w:eastAsia="標楷體" w:hAnsi="Times New Roman" w:cs="Times New Roman" w:hint="eastAsia"/>
        </w:rPr>
        <w:t>為</w:t>
      </w:r>
      <w:r w:rsidR="00161475">
        <w:rPr>
          <w:rFonts w:ascii="Times New Roman" w:eastAsia="標楷體" w:hAnsi="Times New Roman" w:cs="Times New Roman"/>
        </w:rPr>
        <w:t>BERT</w:t>
      </w:r>
      <w:r w:rsidR="00161475">
        <w:rPr>
          <w:rFonts w:ascii="Times New Roman" w:eastAsia="標楷體" w:hAnsi="Times New Roman" w:cs="Times New Roman" w:hint="eastAsia"/>
        </w:rPr>
        <w:t>模型</w:t>
      </w:r>
      <w:r w:rsidR="00470B32">
        <w:rPr>
          <w:rFonts w:ascii="Times New Roman" w:eastAsia="標楷體" w:hAnsi="Times New Roman" w:cs="Times New Roman" w:hint="eastAsia"/>
        </w:rPr>
        <w:t>架構</w:t>
      </w:r>
      <w:r w:rsidR="00161475">
        <w:rPr>
          <w:rFonts w:ascii="Times New Roman" w:eastAsia="標楷體" w:hAnsi="Times New Roman" w:cs="Times New Roman" w:hint="eastAsia"/>
        </w:rPr>
        <w:t>圖。</w:t>
      </w:r>
      <w:commentRangeEnd w:id="106"/>
      <w:r w:rsidR="006D6F84">
        <w:rPr>
          <w:rStyle w:val="af5"/>
        </w:rPr>
        <w:commentReference w:id="106"/>
      </w:r>
    </w:p>
    <w:p w14:paraId="18BFA019" w14:textId="0A8AE358" w:rsidR="00766173" w:rsidRDefault="00FA6ADC" w:rsidP="00FA6ADC">
      <w:pPr>
        <w:pStyle w:val="a9"/>
        <w:spacing w:line="360" w:lineRule="auto"/>
        <w:rPr>
          <w:rFonts w:ascii="Times New Roman" w:eastAsia="標楷體" w:hAnsi="Times New Roman" w:cs="Times New Roman"/>
        </w:rPr>
      </w:pPr>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Pr>
          <w:rFonts w:ascii="Times New Roman" w:eastAsia="標楷體" w:hAnsi="Times New Roman" w:cs="Times New Roman"/>
        </w:rPr>
        <w:t>7</w:t>
      </w:r>
      <w:r w:rsidRPr="005C2F45">
        <w:rPr>
          <w:rFonts w:ascii="Times New Roman" w:eastAsia="標楷體" w:hAnsi="Times New Roman" w:cs="Times New Roman"/>
        </w:rPr>
        <w:t xml:space="preserve">: </w:t>
      </w:r>
      <w:r>
        <w:rPr>
          <w:rFonts w:ascii="Times New Roman" w:eastAsia="標楷體" w:hAnsi="Times New Roman" w:cs="Times New Roman"/>
        </w:rPr>
        <w:t>BERT</w:t>
      </w:r>
      <w:r>
        <w:rPr>
          <w:rFonts w:ascii="Times New Roman" w:eastAsia="標楷體" w:hAnsi="Times New Roman" w:cs="Times New Roman"/>
        </w:rPr>
        <w:t>模型架構</w:t>
      </w:r>
    </w:p>
    <w:p w14:paraId="2AC430CB" w14:textId="47E227DB" w:rsidR="00766173" w:rsidRDefault="00766173" w:rsidP="00724437">
      <w:pPr>
        <w:spacing w:line="360" w:lineRule="auto"/>
        <w:jc w:val="both"/>
        <w:rPr>
          <w:rFonts w:ascii="Times New Roman" w:eastAsia="標楷體" w:hAnsi="Times New Roman" w:cs="Times New Roman"/>
        </w:rPr>
      </w:pPr>
      <w:r>
        <w:rPr>
          <w:noProof/>
        </w:rPr>
        <w:drawing>
          <wp:inline distT="0" distB="0" distL="0" distR="0" wp14:anchorId="4A1FC59D" wp14:editId="7E54BC36">
            <wp:extent cx="5579745" cy="2356485"/>
            <wp:effectExtent l="0" t="0" r="1905"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356485"/>
                    </a:xfrm>
                    <a:prstGeom prst="rect">
                      <a:avLst/>
                    </a:prstGeom>
                  </pic:spPr>
                </pic:pic>
              </a:graphicData>
            </a:graphic>
          </wp:inline>
        </w:drawing>
      </w:r>
    </w:p>
    <w:p w14:paraId="1D1FC9A0" w14:textId="77777777" w:rsidR="00470B32" w:rsidRPr="005C2F45" w:rsidRDefault="00470B32" w:rsidP="00470B3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78599DD" w14:textId="77777777" w:rsidR="001B6A69" w:rsidRDefault="001B6A69" w:rsidP="00D30DB6">
      <w:pPr>
        <w:spacing w:line="360" w:lineRule="auto"/>
        <w:ind w:leftChars="236" w:left="566" w:firstLineChars="200" w:firstLine="480"/>
        <w:jc w:val="both"/>
        <w:rPr>
          <w:rFonts w:ascii="Times New Roman" w:eastAsia="標楷體" w:hAnsi="Times New Roman" w:cs="Times New Roman"/>
        </w:rPr>
      </w:pPr>
    </w:p>
    <w:p w14:paraId="6AE25762" w14:textId="10430DED" w:rsidR="00184249" w:rsidRDefault="001B6A69" w:rsidP="00D30DB6">
      <w:pPr>
        <w:spacing w:line="360" w:lineRule="auto"/>
        <w:ind w:leftChars="236" w:left="566" w:firstLineChars="200" w:firstLine="480"/>
        <w:jc w:val="both"/>
        <w:rPr>
          <w:rFonts w:ascii="Times New Roman" w:eastAsia="標楷體" w:hAnsi="Times New Roman" w:cs="Times New Roman"/>
        </w:rPr>
      </w:pPr>
      <w:r>
        <w:rPr>
          <w:rFonts w:ascii="Times New Roman" w:eastAsia="標楷體" w:hAnsi="Times New Roman" w:cs="Times New Roman"/>
        </w:rPr>
        <w:t>KeyBERT</w:t>
      </w:r>
      <w:r w:rsidR="004F6277">
        <w:rPr>
          <w:rFonts w:ascii="Times New Roman" w:eastAsia="標楷體" w:hAnsi="Times New Roman" w:cs="Times New Roman" w:hint="eastAsia"/>
        </w:rPr>
        <w:t>透過</w:t>
      </w:r>
      <w:r w:rsidR="004F6277">
        <w:rPr>
          <w:rFonts w:ascii="Times New Roman" w:eastAsia="標楷體" w:hAnsi="Times New Roman" w:cs="Times New Roman" w:hint="eastAsia"/>
        </w:rPr>
        <w:t>B</w:t>
      </w:r>
      <w:r w:rsidR="004F6277">
        <w:rPr>
          <w:rFonts w:ascii="Times New Roman" w:eastAsia="標楷體" w:hAnsi="Times New Roman" w:cs="Times New Roman"/>
        </w:rPr>
        <w:t>ERT</w:t>
      </w:r>
      <w:r w:rsidR="004F6277">
        <w:rPr>
          <w:rFonts w:ascii="Times New Roman" w:eastAsia="標楷體" w:hAnsi="Times New Roman" w:cs="Times New Roman" w:hint="eastAsia"/>
        </w:rPr>
        <w:t>提取文本向量以獲得文本級的向量表示。接著，針對</w:t>
      </w:r>
      <w:r w:rsidR="004F6277">
        <w:rPr>
          <w:rFonts w:ascii="Times New Roman" w:eastAsia="標楷體" w:hAnsi="Times New Roman" w:cs="Times New Roman" w:hint="eastAsia"/>
        </w:rPr>
        <w:t>N</w:t>
      </w:r>
      <w:r w:rsidR="004F6277">
        <w:rPr>
          <w:rFonts w:ascii="Times New Roman" w:eastAsia="標楷體" w:hAnsi="Times New Roman" w:cs="Times New Roman"/>
        </w:rPr>
        <w:t>-gram</w:t>
      </w:r>
      <w:r w:rsidR="004F6277">
        <w:rPr>
          <w:rFonts w:ascii="Times New Roman" w:eastAsia="標楷體" w:hAnsi="Times New Roman" w:cs="Times New Roman" w:hint="eastAsia"/>
        </w:rPr>
        <w:t>字詞或短語提取詞向量，並透過餘弦相似度來計算每個字詞或短語與該文本的相似程度，相似度最高者則定義成最能描述該文本的詞。</w:t>
      </w:r>
      <w:commentRangeEnd w:id="105"/>
      <w:r w:rsidR="00724437">
        <w:rPr>
          <w:rStyle w:val="af5"/>
        </w:rPr>
        <w:commentReference w:id="105"/>
      </w:r>
    </w:p>
    <w:p w14:paraId="63D91081" w14:textId="1B197E98" w:rsidR="00F3066C" w:rsidRPr="005C2F45" w:rsidRDefault="00F3066C" w:rsidP="00FA2DBB">
      <w:pPr>
        <w:spacing w:line="360" w:lineRule="auto"/>
        <w:jc w:val="both"/>
        <w:rPr>
          <w:rFonts w:ascii="Times New Roman" w:eastAsia="標楷體" w:hAnsi="Times New Roman" w:cs="Times New Roman"/>
        </w:rPr>
      </w:pPr>
    </w:p>
    <w:p w14:paraId="3C1A6064" w14:textId="77777777" w:rsidR="003A5159" w:rsidRPr="005C2F45" w:rsidRDefault="003A5159" w:rsidP="00FA2DBB">
      <w:pPr>
        <w:spacing w:line="360" w:lineRule="auto"/>
        <w:jc w:val="both"/>
        <w:rPr>
          <w:rFonts w:ascii="Times New Roman" w:eastAsia="標楷體" w:hAnsi="Times New Roman" w:cs="Times New Roman"/>
        </w:rPr>
      </w:pPr>
    </w:p>
    <w:p w14:paraId="3B27446A" w14:textId="77777777" w:rsidR="00E320BB" w:rsidRPr="005C2F45" w:rsidRDefault="00E320BB" w:rsidP="00E320BB">
      <w:pPr>
        <w:pStyle w:val="2"/>
        <w:numPr>
          <w:ilvl w:val="2"/>
          <w:numId w:val="33"/>
        </w:numPr>
        <w:spacing w:line="360" w:lineRule="auto"/>
        <w:ind w:left="1134"/>
        <w:jc w:val="both"/>
        <w:rPr>
          <w:rFonts w:ascii="Times New Roman" w:eastAsia="標楷體" w:hAnsi="Times New Roman" w:cs="Times New Roman"/>
          <w:sz w:val="24"/>
          <w:szCs w:val="24"/>
        </w:rPr>
      </w:pPr>
      <w:bookmarkStart w:id="107" w:name="_Toc60187113"/>
      <w:r w:rsidRPr="005C2F45">
        <w:rPr>
          <w:rFonts w:ascii="Times New Roman" w:eastAsia="標楷體" w:hAnsi="Times New Roman" w:cs="Times New Roman"/>
          <w:sz w:val="24"/>
          <w:szCs w:val="24"/>
        </w:rPr>
        <w:t>NGD</w:t>
      </w:r>
      <w:bookmarkEnd w:id="107"/>
    </w:p>
    <w:p w14:paraId="40A5409E" w14:textId="77777777" w:rsidR="00801039" w:rsidRPr="005C2F45" w:rsidRDefault="00801039" w:rsidP="0098072C">
      <w:pPr>
        <w:spacing w:line="360" w:lineRule="auto"/>
        <w:ind w:leftChars="177" w:left="425" w:firstLine="993"/>
        <w:jc w:val="both"/>
        <w:rPr>
          <w:rFonts w:ascii="Times New Roman" w:eastAsia="標楷體" w:hAnsi="Times New Roman" w:cs="Times New Roman"/>
        </w:rPr>
      </w:pPr>
    </w:p>
    <w:p w14:paraId="27334165" w14:textId="1387C582" w:rsidR="00D30DB6" w:rsidRDefault="00C94FB3"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本研究使用正常化的</w:t>
      </w:r>
      <w:r w:rsidRPr="005C2F45">
        <w:rPr>
          <w:rFonts w:ascii="Times New Roman" w:eastAsia="標楷體" w:hAnsi="Times New Roman" w:cs="Times New Roman"/>
        </w:rPr>
        <w:t>Google</w:t>
      </w:r>
      <w:r w:rsidRPr="005C2F45">
        <w:rPr>
          <w:rFonts w:ascii="Times New Roman" w:eastAsia="標楷體" w:hAnsi="Times New Roman" w:cs="Times New Roman"/>
        </w:rPr>
        <w:t>距離</w:t>
      </w:r>
      <w:r w:rsidR="00C40F5E" w:rsidRPr="005C2F45">
        <w:rPr>
          <w:rFonts w:ascii="Times New Roman" w:eastAsia="標楷體" w:hAnsi="Times New Roman" w:cs="Times New Roman"/>
        </w:rPr>
        <w:t xml:space="preserve"> (Normalized Google Distance, NGD)</w:t>
      </w:r>
      <w:r w:rsidR="00C40F5E" w:rsidRPr="005C2F45">
        <w:rPr>
          <w:rFonts w:ascii="Times New Roman" w:eastAsia="標楷體" w:hAnsi="Times New Roman" w:cs="Times New Roman"/>
        </w:rPr>
        <w:t>來測量</w:t>
      </w:r>
      <w:r w:rsidR="0018330A" w:rsidRPr="005C2F45">
        <w:rPr>
          <w:rFonts w:ascii="Times New Roman" w:eastAsia="標楷體" w:hAnsi="Times New Roman" w:cs="Times New Roman"/>
        </w:rPr>
        <w:t>經由</w:t>
      </w:r>
      <w:ins w:id="108" w:author="博先 史" w:date="2021-06-16T00:12:00Z">
        <w:r w:rsidR="00DE5416">
          <w:rPr>
            <w:rFonts w:ascii="Times New Roman" w:eastAsia="標楷體" w:hAnsi="Times New Roman" w:cs="Times New Roman"/>
          </w:rPr>
          <w:t>KeyBERT</w:t>
        </w:r>
      </w:ins>
      <w:commentRangeStart w:id="109"/>
      <w:del w:id="110" w:author="博先 史" w:date="2021-06-16T00:12:00Z">
        <w:r w:rsidR="0018330A" w:rsidRPr="005C2F45" w:rsidDel="00DE5416">
          <w:rPr>
            <w:rFonts w:ascii="Times New Roman" w:eastAsia="標楷體" w:hAnsi="Times New Roman" w:cs="Times New Roman"/>
          </w:rPr>
          <w:delText>TF-IDF</w:delText>
        </w:r>
      </w:del>
      <w:commentRangeEnd w:id="109"/>
      <w:r w:rsidR="006D6F84">
        <w:rPr>
          <w:rStyle w:val="af5"/>
        </w:rPr>
        <w:commentReference w:id="109"/>
      </w:r>
      <w:r w:rsidR="0018330A" w:rsidRPr="005C2F45">
        <w:rPr>
          <w:rFonts w:ascii="Times New Roman" w:eastAsia="標楷體" w:hAnsi="Times New Roman" w:cs="Times New Roman"/>
        </w:rPr>
        <w:t>篩選出的評論重要單詞</w:t>
      </w:r>
      <w:r w:rsidR="00C40F5E" w:rsidRPr="005C2F45">
        <w:rPr>
          <w:rFonts w:ascii="Times New Roman" w:eastAsia="標楷體" w:hAnsi="Times New Roman" w:cs="Times New Roman"/>
        </w:rPr>
        <w:t>與評論</w:t>
      </w:r>
      <w:r w:rsidR="00C9248F" w:rsidRPr="005C2F45">
        <w:rPr>
          <w:rFonts w:ascii="Times New Roman" w:eastAsia="標楷體" w:hAnsi="Times New Roman" w:cs="Times New Roman"/>
        </w:rPr>
        <w:t>特徵</w:t>
      </w:r>
      <w:r w:rsidR="00C40F5E" w:rsidRPr="005C2F45">
        <w:rPr>
          <w:rFonts w:ascii="Times New Roman" w:eastAsia="標楷體" w:hAnsi="Times New Roman" w:cs="Times New Roman"/>
        </w:rPr>
        <w:t>種子字之間的相似度，</w:t>
      </w:r>
      <w:r w:rsidR="0018330A" w:rsidRPr="005C2F45" w:rsidDel="0018330A">
        <w:rPr>
          <w:rFonts w:ascii="Times New Roman" w:eastAsia="標楷體" w:hAnsi="Times New Roman" w:cs="Times New Roman"/>
        </w:rPr>
        <w:t xml:space="preserve"> </w:t>
      </w:r>
      <w:r w:rsidR="0018330A" w:rsidRPr="005C2F45">
        <w:rPr>
          <w:rFonts w:ascii="Times New Roman" w:eastAsia="標楷體" w:hAnsi="Times New Roman" w:cs="Times New Roman"/>
        </w:rPr>
        <w:t>並</w:t>
      </w:r>
      <w:r w:rsidR="008B2E67" w:rsidRPr="005C2F45">
        <w:rPr>
          <w:rFonts w:ascii="Times New Roman" w:eastAsia="標楷體" w:hAnsi="Times New Roman" w:cs="Times New Roman"/>
        </w:rPr>
        <w:t>將其用於</w:t>
      </w:r>
      <w:r w:rsidR="0018330A" w:rsidRPr="005C2F45">
        <w:rPr>
          <w:rFonts w:ascii="Times New Roman" w:eastAsia="標楷體" w:hAnsi="Times New Roman" w:cs="Times New Roman"/>
        </w:rPr>
        <w:t>與評論重要單詞最相似的評論特徵種子字的類別進行歸類，以方便後續情感分析的計算。</w:t>
      </w:r>
    </w:p>
    <w:p w14:paraId="33B90416"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19EF3E14" w14:textId="746076C3" w:rsidR="00C40F5E" w:rsidRPr="005C2F45" w:rsidRDefault="00A64C22"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而</w:t>
      </w:r>
      <w:r w:rsidRPr="005C2F45">
        <w:rPr>
          <w:rFonts w:ascii="Times New Roman" w:eastAsia="標楷體" w:hAnsi="Times New Roman" w:cs="Times New Roman"/>
        </w:rPr>
        <w:t>Google</w:t>
      </w:r>
      <w:r w:rsidRPr="005C2F45">
        <w:rPr>
          <w:rFonts w:ascii="Times New Roman" w:eastAsia="標楷體" w:hAnsi="Times New Roman" w:cs="Times New Roman"/>
        </w:rPr>
        <w:t>距離為一種語義相似性度量的方法，由給定一組關鍵字集合的</w:t>
      </w:r>
      <w:r w:rsidRPr="005C2F45">
        <w:rPr>
          <w:rFonts w:ascii="Times New Roman" w:eastAsia="標楷體" w:hAnsi="Times New Roman" w:cs="Times New Roman"/>
        </w:rPr>
        <w:lastRenderedPageBreak/>
        <w:t>Google</w:t>
      </w:r>
      <w:r w:rsidRPr="005C2F45">
        <w:rPr>
          <w:rFonts w:ascii="Times New Roman" w:eastAsia="標楷體" w:hAnsi="Times New Roman" w:cs="Times New Roman"/>
        </w:rPr>
        <w:t>搜尋引擎所返回的命中數量來計算。在自然語言意義上有相同或類似含意的關鍵字往往會在</w:t>
      </w:r>
      <w:r w:rsidRPr="005C2F45">
        <w:rPr>
          <w:rFonts w:ascii="Times New Roman" w:eastAsia="標楷體" w:hAnsi="Times New Roman" w:cs="Times New Roman"/>
        </w:rPr>
        <w:t>Google</w:t>
      </w:r>
      <w:r w:rsidRPr="005C2F45">
        <w:rPr>
          <w:rFonts w:ascii="Times New Roman" w:eastAsia="標楷體" w:hAnsi="Times New Roman" w:cs="Times New Roman"/>
        </w:rPr>
        <w:t>距離單元中傾向於緊密，反之不同含意的單詞則往往距離較遠。</w:t>
      </w:r>
      <w:r w:rsidRPr="005C2F45">
        <w:rPr>
          <w:rFonts w:ascii="Times New Roman" w:eastAsia="標楷體" w:hAnsi="Times New Roman" w:cs="Times New Roman"/>
        </w:rPr>
        <w:t>NGD</w:t>
      </w:r>
      <w:r w:rsidRPr="005C2F45">
        <w:rPr>
          <w:rFonts w:ascii="Times New Roman" w:eastAsia="標楷體" w:hAnsi="Times New Roman" w:cs="Times New Roman"/>
        </w:rPr>
        <w:t>的公式如下</w:t>
      </w:r>
      <w:r w:rsidRPr="005C2F45">
        <w:rPr>
          <w:rFonts w:ascii="Times New Roman" w:eastAsia="標楷體" w:hAnsi="Times New Roman" w:cs="Times New Roman"/>
        </w:rPr>
        <w:t>:</w:t>
      </w:r>
    </w:p>
    <w:p w14:paraId="08FD7CF3" w14:textId="0C3A8EB7" w:rsidR="00FC3E50" w:rsidRPr="005C2F45" w:rsidRDefault="00454ACF" w:rsidP="0098072C">
      <w:pPr>
        <w:spacing w:line="360" w:lineRule="auto"/>
        <w:ind w:leftChars="177" w:left="425" w:firstLine="993"/>
        <w:jc w:val="right"/>
        <w:rPr>
          <w:rFonts w:ascii="Times New Roman" w:eastAsia="標楷體" w:hAnsi="Times New Roman" w:cs="Times New Roman"/>
          <w:b/>
          <w:bCs/>
          <w:iCs/>
          <w:sz w:val="32"/>
          <w:szCs w:val="32"/>
        </w:rPr>
      </w:pPr>
      <w:r w:rsidRPr="005C2F45">
        <w:rPr>
          <w:rFonts w:ascii="Times New Roman" w:eastAsia="標楷體" w:hAnsi="Times New Roman" w:cs="Times New Roman"/>
          <w:sz w:val="32"/>
          <w:szCs w:val="32"/>
        </w:rPr>
        <w:t xml:space="preserve"> </w:t>
      </w:r>
      <m:oMath>
        <m:r>
          <w:rPr>
            <w:rFonts w:ascii="Cambria Math" w:eastAsia="標楷體" w:hAnsi="Cambria Math" w:cs="Times New Roman"/>
            <w:szCs w:val="24"/>
          </w:rPr>
          <m:t>NGD </m:t>
        </m:r>
        <m:d>
          <m:dPr>
            <m:ctrlPr>
              <w:rPr>
                <w:rFonts w:ascii="Cambria Math" w:eastAsia="標楷體" w:hAnsi="Cambria Math" w:cs="Times New Roman"/>
                <w:b/>
                <w:bCs/>
                <w:i/>
                <w:iCs/>
                <w:szCs w:val="24"/>
              </w:rPr>
            </m:ctrlPr>
          </m:dPr>
          <m:e>
            <m:r>
              <w:rPr>
                <w:rFonts w:ascii="Cambria Math" w:eastAsia="標楷體" w:hAnsi="Cambria Math" w:cs="Times New Roman"/>
                <w:szCs w:val="24"/>
              </w:rPr>
              <m:t>x,y</m:t>
            </m:r>
          </m:e>
        </m:d>
        <m:r>
          <w:rPr>
            <w:rFonts w:ascii="Cambria Math" w:eastAsia="標楷體" w:hAnsi="Cambria Math" w:cs="Times New Roman"/>
            <w:szCs w:val="24"/>
          </w:rPr>
          <m:t>=</m:t>
        </m:r>
        <m:f>
          <m:fPr>
            <m:ctrlPr>
              <w:rPr>
                <w:rFonts w:ascii="Cambria Math" w:eastAsia="標楷體" w:hAnsi="Cambria Math" w:cs="Times New Roman"/>
                <w:b/>
                <w:bCs/>
                <w:i/>
                <w:iCs/>
                <w:szCs w:val="24"/>
              </w:rPr>
            </m:ctrlPr>
          </m:fPr>
          <m:num>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max </m:t>
                </m:r>
              </m:fName>
              <m:e>
                <m:d>
                  <m:dPr>
                    <m:begChr m:val="{"/>
                    <m:endChr m:val="}"/>
                    <m:ctrlPr>
                      <w:rPr>
                        <w:rFonts w:ascii="Cambria Math" w:eastAsia="標楷體" w:hAnsi="Cambria Math" w:cs="Times New Roman"/>
                        <w:b/>
                        <w:bCs/>
                        <w:i/>
                        <w:iCs/>
                        <w:szCs w:val="24"/>
                      </w:rPr>
                    </m:ctrlPr>
                  </m:dPr>
                  <m:e>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x</m:t>
                            </m:r>
                          </m:e>
                        </m:d>
                        <m:r>
                          <w:rPr>
                            <w:rFonts w:ascii="Cambria Math" w:eastAsia="標楷體" w:hAnsi="Cambria Math" w:cs="Times New Roman"/>
                            <w:szCs w:val="24"/>
                          </w:rPr>
                          <m:t>,</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y</m:t>
                                </m:r>
                              </m:e>
                            </m:d>
                          </m:e>
                        </m:func>
                      </m:e>
                    </m:func>
                  </m:e>
                </m:d>
                <m:r>
                  <w:rPr>
                    <w:rFonts w:ascii="Cambria Math" w:eastAsia="標楷體" w:hAnsi="Cambria Math" w:cs="Times New Roman"/>
                    <w:szCs w:val="24"/>
                  </w:rPr>
                  <m:t>-</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x,y</m:t>
                        </m:r>
                      </m:e>
                    </m:d>
                  </m:e>
                </m:func>
              </m:e>
            </m:func>
          </m:num>
          <m:den>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Z-</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min</m:t>
                    </m:r>
                  </m:fName>
                  <m:e>
                    <m:d>
                      <m:dPr>
                        <m:begChr m:val="{"/>
                        <m:endChr m:val="}"/>
                        <m:ctrlPr>
                          <w:rPr>
                            <w:rFonts w:ascii="Cambria Math" w:eastAsia="標楷體" w:hAnsi="Cambria Math" w:cs="Times New Roman"/>
                            <w:b/>
                            <w:bCs/>
                            <w:i/>
                            <w:iCs/>
                            <w:szCs w:val="24"/>
                          </w:rPr>
                        </m:ctrlPr>
                      </m:dPr>
                      <m:e>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x</m:t>
                                </m:r>
                              </m:e>
                            </m:d>
                            <m:r>
                              <w:rPr>
                                <w:rFonts w:ascii="Cambria Math" w:eastAsia="標楷體" w:hAnsi="Cambria Math" w:cs="Times New Roman"/>
                                <w:szCs w:val="24"/>
                              </w:rPr>
                              <m:t>,</m:t>
                            </m:r>
                            <m:func>
                              <m:funcPr>
                                <m:ctrlPr>
                                  <w:rPr>
                                    <w:rFonts w:ascii="Cambria Math" w:eastAsia="標楷體" w:hAnsi="Cambria Math" w:cs="Times New Roman"/>
                                    <w:b/>
                                    <w:bCs/>
                                    <w:i/>
                                    <w:iCs/>
                                    <w:szCs w:val="24"/>
                                  </w:rPr>
                                </m:ctrlPr>
                              </m:funcPr>
                              <m:fName>
                                <m:r>
                                  <w:rPr>
                                    <w:rFonts w:ascii="Cambria Math" w:eastAsia="標楷體" w:hAnsi="Cambria Math" w:cs="Times New Roman"/>
                                    <w:szCs w:val="24"/>
                                  </w:rPr>
                                  <m:t>log</m:t>
                                </m:r>
                              </m:fName>
                              <m:e>
                                <m:r>
                                  <w:rPr>
                                    <w:rFonts w:ascii="Cambria Math" w:eastAsia="標楷體" w:hAnsi="Cambria Math" w:cs="Times New Roman"/>
                                    <w:szCs w:val="24"/>
                                  </w:rPr>
                                  <m:t>f</m:t>
                                </m:r>
                                <m:d>
                                  <m:dPr>
                                    <m:ctrlPr>
                                      <w:rPr>
                                        <w:rFonts w:ascii="Cambria Math" w:eastAsia="標楷體" w:hAnsi="Cambria Math" w:cs="Times New Roman"/>
                                        <w:b/>
                                        <w:bCs/>
                                        <w:i/>
                                        <w:iCs/>
                                        <w:szCs w:val="24"/>
                                      </w:rPr>
                                    </m:ctrlPr>
                                  </m:dPr>
                                  <m:e>
                                    <m:r>
                                      <w:rPr>
                                        <w:rFonts w:ascii="Cambria Math" w:eastAsia="標楷體" w:hAnsi="Cambria Math" w:cs="Times New Roman"/>
                                        <w:szCs w:val="24"/>
                                      </w:rPr>
                                      <m:t>y</m:t>
                                    </m:r>
                                  </m:e>
                                </m:d>
                              </m:e>
                            </m:func>
                          </m:e>
                        </m:func>
                      </m:e>
                    </m:d>
                  </m:e>
                </m:func>
              </m:e>
            </m:func>
          </m:den>
        </m:f>
      </m:oMath>
      <w:r w:rsidR="003A5159" w:rsidRPr="005C2F45">
        <w:rPr>
          <w:rFonts w:ascii="Times New Roman" w:eastAsia="標楷體" w:hAnsi="Times New Roman" w:cs="Times New Roman"/>
          <w:szCs w:val="24"/>
        </w:rPr>
        <w:tab/>
        <w:t xml:space="preserve">    </w:t>
      </w:r>
      <w:r w:rsidR="00EF35A2">
        <w:rPr>
          <w:rFonts w:ascii="Times New Roman" w:eastAsia="標楷體" w:hAnsi="Times New Roman" w:cs="Times New Roman"/>
          <w:szCs w:val="24"/>
        </w:rPr>
        <w:tab/>
      </w:r>
      <w:r w:rsidR="00EF35A2">
        <w:rPr>
          <w:rFonts w:ascii="Times New Roman" w:eastAsia="標楷體" w:hAnsi="Times New Roman" w:cs="Times New Roman"/>
          <w:szCs w:val="24"/>
        </w:rPr>
        <w:tab/>
      </w:r>
      <w:r w:rsidR="00EF35A2">
        <w:rPr>
          <w:rFonts w:ascii="Times New Roman" w:eastAsia="標楷體" w:hAnsi="Times New Roman" w:cs="Times New Roman"/>
          <w:szCs w:val="24"/>
        </w:rPr>
        <w:tab/>
      </w:r>
      <w:r w:rsidR="003A5159" w:rsidRPr="005C2F45">
        <w:rPr>
          <w:rFonts w:ascii="Times New Roman" w:eastAsia="標楷體" w:hAnsi="Times New Roman" w:cs="Times New Roman"/>
          <w:szCs w:val="24"/>
        </w:rPr>
        <w:t>(4)</w:t>
      </w:r>
    </w:p>
    <w:p w14:paraId="6F430655" w14:textId="77777777" w:rsidR="00D30DB6" w:rsidRDefault="00D30DB6" w:rsidP="00D30DB6">
      <w:pPr>
        <w:spacing w:line="360" w:lineRule="auto"/>
        <w:ind w:leftChars="236" w:left="566"/>
        <w:jc w:val="both"/>
        <w:rPr>
          <w:rFonts w:ascii="Times New Roman" w:eastAsia="標楷體" w:hAnsi="Times New Roman" w:cs="Times New Roman"/>
          <w:iCs/>
          <w:szCs w:val="24"/>
        </w:rPr>
      </w:pPr>
    </w:p>
    <w:p w14:paraId="2852CEB6" w14:textId="27F4A3F7" w:rsidR="00DE7AEA" w:rsidRPr="005C2F45" w:rsidRDefault="00FC3E50"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iCs/>
          <w:szCs w:val="24"/>
        </w:rPr>
        <w:t>其中</w:t>
      </w:r>
      <m:oMath>
        <m:r>
          <w:rPr>
            <w:rFonts w:ascii="Cambria Math" w:eastAsia="標楷體" w:hAnsi="Cambria Math" w:cs="Times New Roman"/>
            <w:szCs w:val="24"/>
          </w:rPr>
          <m:t>Z</m:t>
        </m:r>
      </m:oMath>
      <w:r w:rsidRPr="005C2F45">
        <w:rPr>
          <w:rFonts w:ascii="Times New Roman" w:eastAsia="標楷體" w:hAnsi="Times New Roman" w:cs="Times New Roman"/>
          <w:iCs/>
          <w:szCs w:val="24"/>
        </w:rPr>
        <w:t>是</w:t>
      </w:r>
      <w:r w:rsidRPr="005C2F45">
        <w:rPr>
          <w:rFonts w:ascii="Times New Roman" w:eastAsia="標楷體" w:hAnsi="Times New Roman" w:cs="Times New Roman"/>
          <w:iCs/>
          <w:szCs w:val="24"/>
        </w:rPr>
        <w:t>Google</w:t>
      </w:r>
      <w:r w:rsidR="00083B6F" w:rsidRPr="005C2F45">
        <w:rPr>
          <w:rFonts w:ascii="Times New Roman" w:eastAsia="標楷體" w:hAnsi="Times New Roman" w:cs="Times New Roman"/>
          <w:iCs/>
          <w:szCs w:val="24"/>
        </w:rPr>
        <w:t>搜尋到的網頁總數</w:t>
      </w:r>
      <w:r w:rsidR="00083B6F" w:rsidRPr="005C2F45">
        <w:rPr>
          <w:rFonts w:ascii="Times New Roman" w:eastAsia="標楷體" w:hAnsi="Times New Roman" w:cs="Times New Roman"/>
          <w:iCs/>
          <w:szCs w:val="24"/>
        </w:rPr>
        <w:t xml:space="preserve">; </w:t>
      </w:r>
      <w:r w:rsidR="00083B6F" w:rsidRPr="00625E4C">
        <w:rPr>
          <w:rFonts w:ascii="Times New Roman" w:eastAsia="標楷體" w:hAnsi="Times New Roman" w:cs="Times New Roman"/>
          <w:i/>
          <w:iCs/>
          <w:szCs w:val="24"/>
        </w:rPr>
        <w:t>f(x)</w:t>
      </w:r>
      <w:r w:rsidR="00083B6F" w:rsidRPr="005C2F45">
        <w:rPr>
          <w:rFonts w:ascii="Times New Roman" w:eastAsia="標楷體" w:hAnsi="Times New Roman" w:cs="Times New Roman"/>
          <w:iCs/>
          <w:szCs w:val="24"/>
        </w:rPr>
        <w:t>和</w:t>
      </w:r>
      <w:r w:rsidR="00083B6F" w:rsidRPr="00625E4C">
        <w:rPr>
          <w:rFonts w:ascii="Times New Roman" w:eastAsia="標楷體" w:hAnsi="Times New Roman" w:cs="Times New Roman"/>
          <w:i/>
          <w:iCs/>
          <w:szCs w:val="24"/>
        </w:rPr>
        <w:t>f(y)</w:t>
      </w:r>
      <w:r w:rsidR="00083B6F" w:rsidRPr="005C2F45">
        <w:rPr>
          <w:rFonts w:ascii="Times New Roman" w:eastAsia="標楷體" w:hAnsi="Times New Roman" w:cs="Times New Roman"/>
          <w:iCs/>
          <w:szCs w:val="24"/>
        </w:rPr>
        <w:t>分別是</w:t>
      </w:r>
      <w:r w:rsidR="00E30819" w:rsidRPr="005C2F45">
        <w:rPr>
          <w:rFonts w:ascii="Times New Roman" w:eastAsia="標楷體" w:hAnsi="Times New Roman" w:cs="Times New Roman"/>
        </w:rPr>
        <w:t>評論重要單詞</w:t>
      </w:r>
      <w:r w:rsidR="00083B6F" w:rsidRPr="00625E4C">
        <w:rPr>
          <w:rFonts w:ascii="Times New Roman" w:eastAsia="標楷體" w:hAnsi="Times New Roman" w:cs="Times New Roman"/>
          <w:i/>
          <w:iCs/>
          <w:szCs w:val="24"/>
        </w:rPr>
        <w:t>x</w:t>
      </w:r>
      <w:r w:rsidR="00083B6F" w:rsidRPr="005C2F45">
        <w:rPr>
          <w:rFonts w:ascii="Times New Roman" w:eastAsia="標楷體" w:hAnsi="Times New Roman" w:cs="Times New Roman"/>
          <w:iCs/>
          <w:szCs w:val="24"/>
        </w:rPr>
        <w:t>和</w:t>
      </w:r>
      <w:r w:rsidR="00E30819" w:rsidRPr="005C2F45">
        <w:rPr>
          <w:rFonts w:ascii="Times New Roman" w:eastAsia="標楷體" w:hAnsi="Times New Roman" w:cs="Times New Roman"/>
        </w:rPr>
        <w:t>電影評論種子字</w:t>
      </w:r>
      <w:r w:rsidR="00083B6F" w:rsidRPr="00625E4C">
        <w:rPr>
          <w:rFonts w:ascii="Times New Roman" w:eastAsia="標楷體" w:hAnsi="Times New Roman" w:cs="Times New Roman"/>
          <w:i/>
          <w:iCs/>
          <w:szCs w:val="24"/>
        </w:rPr>
        <w:t>y</w:t>
      </w:r>
      <w:r w:rsidR="00083B6F" w:rsidRPr="005C2F45">
        <w:rPr>
          <w:rFonts w:ascii="Times New Roman" w:eastAsia="標楷體" w:hAnsi="Times New Roman" w:cs="Times New Roman"/>
          <w:iCs/>
          <w:szCs w:val="24"/>
        </w:rPr>
        <w:t>的命中數量</w:t>
      </w:r>
      <w:r w:rsidR="00083B6F" w:rsidRPr="005C2F45">
        <w:rPr>
          <w:rFonts w:ascii="Times New Roman" w:eastAsia="標楷體" w:hAnsi="Times New Roman" w:cs="Times New Roman"/>
          <w:iCs/>
          <w:szCs w:val="24"/>
        </w:rPr>
        <w:t xml:space="preserve">; </w:t>
      </w:r>
      <w:r w:rsidR="00083B6F" w:rsidRPr="00625E4C">
        <w:rPr>
          <w:rFonts w:ascii="Times New Roman" w:eastAsia="標楷體" w:hAnsi="Times New Roman" w:cs="Times New Roman"/>
          <w:i/>
          <w:iCs/>
          <w:szCs w:val="24"/>
        </w:rPr>
        <w:t>f(x, y)</w:t>
      </w:r>
      <w:r w:rsidR="00083B6F" w:rsidRPr="005C2F45">
        <w:rPr>
          <w:rFonts w:ascii="Times New Roman" w:eastAsia="標楷體" w:hAnsi="Times New Roman" w:cs="Times New Roman"/>
          <w:iCs/>
          <w:szCs w:val="24"/>
        </w:rPr>
        <w:t>是同時出現</w:t>
      </w:r>
      <w:r w:rsidR="00083B6F" w:rsidRPr="00625E4C">
        <w:rPr>
          <w:rFonts w:ascii="Times New Roman" w:eastAsia="標楷體" w:hAnsi="Times New Roman" w:cs="Times New Roman"/>
          <w:i/>
          <w:iCs/>
          <w:szCs w:val="24"/>
        </w:rPr>
        <w:t>x</w:t>
      </w:r>
      <w:r w:rsidR="00083B6F" w:rsidRPr="005C2F45">
        <w:rPr>
          <w:rFonts w:ascii="Times New Roman" w:eastAsia="標楷體" w:hAnsi="Times New Roman" w:cs="Times New Roman"/>
          <w:iCs/>
          <w:szCs w:val="24"/>
        </w:rPr>
        <w:t>和</w:t>
      </w:r>
      <w:r w:rsidR="00083B6F" w:rsidRPr="00625E4C">
        <w:rPr>
          <w:rFonts w:ascii="Times New Roman" w:eastAsia="標楷體" w:hAnsi="Times New Roman" w:cs="Times New Roman"/>
          <w:i/>
          <w:iCs/>
          <w:szCs w:val="24"/>
        </w:rPr>
        <w:t>y</w:t>
      </w:r>
      <w:r w:rsidR="00083B6F" w:rsidRPr="005C2F45">
        <w:rPr>
          <w:rFonts w:ascii="Times New Roman" w:eastAsia="標楷體" w:hAnsi="Times New Roman" w:cs="Times New Roman"/>
          <w:iCs/>
          <w:szCs w:val="24"/>
        </w:rPr>
        <w:t>的網頁數量</w:t>
      </w:r>
      <w:r w:rsidR="00083B6F" w:rsidRPr="005C2F45">
        <w:rPr>
          <w:rFonts w:ascii="Times New Roman" w:eastAsia="標楷體" w:hAnsi="Times New Roman" w:cs="Times New Roman"/>
        </w:rPr>
        <w:t>。</w:t>
      </w:r>
      <w:r w:rsidR="00DE7AEA" w:rsidRPr="005C2F45">
        <w:rPr>
          <w:rFonts w:ascii="Times New Roman" w:eastAsia="標楷體" w:hAnsi="Times New Roman" w:cs="Times New Roman"/>
        </w:rPr>
        <w:t>如果</w:t>
      </w:r>
      <w:r w:rsidR="00DE7AEA" w:rsidRPr="00625E4C">
        <w:rPr>
          <w:rFonts w:ascii="Times New Roman" w:eastAsia="標楷體" w:hAnsi="Times New Roman" w:cs="Times New Roman"/>
          <w:i/>
        </w:rPr>
        <w:t>x</w:t>
      </w:r>
      <w:r w:rsidR="00DE7AEA" w:rsidRPr="005C2F45">
        <w:rPr>
          <w:rFonts w:ascii="Times New Roman" w:eastAsia="標楷體" w:hAnsi="Times New Roman" w:cs="Times New Roman"/>
        </w:rPr>
        <w:t>和</w:t>
      </w:r>
      <w:r w:rsidR="00DE7AEA" w:rsidRPr="00625E4C">
        <w:rPr>
          <w:rFonts w:ascii="Times New Roman" w:eastAsia="標楷體" w:hAnsi="Times New Roman" w:cs="Times New Roman"/>
          <w:i/>
        </w:rPr>
        <w:t>y</w:t>
      </w:r>
      <w:r w:rsidR="00DE7AEA" w:rsidRPr="005C2F45">
        <w:rPr>
          <w:rFonts w:ascii="Times New Roman" w:eastAsia="標楷體" w:hAnsi="Times New Roman" w:cs="Times New Roman"/>
        </w:rPr>
        <w:t>從未出現在同一網頁上，而是單獨出現時，他們之間的</w:t>
      </w:r>
      <w:r w:rsidR="00DE7AEA" w:rsidRPr="005C2F45">
        <w:rPr>
          <w:rFonts w:ascii="Times New Roman" w:eastAsia="標楷體" w:hAnsi="Times New Roman" w:cs="Times New Roman"/>
        </w:rPr>
        <w:t>NGD</w:t>
      </w:r>
      <w:r w:rsidR="00DE7AEA" w:rsidRPr="005C2F45">
        <w:rPr>
          <w:rFonts w:ascii="Times New Roman" w:eastAsia="標楷體" w:hAnsi="Times New Roman" w:cs="Times New Roman"/>
        </w:rPr>
        <w:t>值是無窮的。反之，如果兩個單詞總是同時出現，則他們</w:t>
      </w:r>
      <w:r w:rsidR="00DE7AEA" w:rsidRPr="005C2F45">
        <w:rPr>
          <w:rFonts w:ascii="Times New Roman" w:eastAsia="標楷體" w:hAnsi="Times New Roman" w:cs="Times New Roman"/>
        </w:rPr>
        <w:t>NGD</w:t>
      </w:r>
      <w:r w:rsidR="00DE7AEA" w:rsidRPr="005C2F45">
        <w:rPr>
          <w:rFonts w:ascii="Times New Roman" w:eastAsia="標楷體" w:hAnsi="Times New Roman" w:cs="Times New Roman"/>
        </w:rPr>
        <w:t>值將會是</w:t>
      </w:r>
      <w:r w:rsidR="00DE7AEA" w:rsidRPr="005C2F45">
        <w:rPr>
          <w:rFonts w:ascii="Times New Roman" w:eastAsia="標楷體" w:hAnsi="Times New Roman" w:cs="Times New Roman"/>
        </w:rPr>
        <w:t>0</w:t>
      </w:r>
      <w:r w:rsidR="00DE7AEA" w:rsidRPr="005C2F45">
        <w:rPr>
          <w:rFonts w:ascii="Times New Roman" w:eastAsia="標楷體" w:hAnsi="Times New Roman" w:cs="Times New Roman"/>
        </w:rPr>
        <w:t>，或者是相當於</w:t>
      </w:r>
      <w:r w:rsidR="00DE7AEA" w:rsidRPr="00625E4C">
        <w:rPr>
          <w:rFonts w:ascii="Times New Roman" w:eastAsia="標楷體" w:hAnsi="Times New Roman" w:cs="Times New Roman"/>
          <w:i/>
        </w:rPr>
        <w:t>x</w:t>
      </w:r>
      <w:r w:rsidR="00DE7AEA" w:rsidRPr="005C2F45">
        <w:rPr>
          <w:rFonts w:ascii="Times New Roman" w:eastAsia="標楷體" w:hAnsi="Times New Roman" w:cs="Times New Roman"/>
        </w:rPr>
        <w:t>平方和</w:t>
      </w:r>
      <w:r w:rsidR="00DE7AEA" w:rsidRPr="00625E4C">
        <w:rPr>
          <w:rFonts w:ascii="Times New Roman" w:eastAsia="標楷體" w:hAnsi="Times New Roman" w:cs="Times New Roman"/>
          <w:i/>
        </w:rPr>
        <w:t>y</w:t>
      </w:r>
      <w:r w:rsidR="00DE7AEA" w:rsidRPr="005C2F45">
        <w:rPr>
          <w:rFonts w:ascii="Times New Roman" w:eastAsia="標楷體" w:hAnsi="Times New Roman" w:cs="Times New Roman"/>
        </w:rPr>
        <w:t>平方之間的係數。</w:t>
      </w:r>
    </w:p>
    <w:p w14:paraId="725726D7" w14:textId="77777777" w:rsidR="00A64C22" w:rsidRPr="005C2F45" w:rsidRDefault="00A64C22" w:rsidP="00FA2DBB">
      <w:pPr>
        <w:spacing w:line="360" w:lineRule="auto"/>
        <w:ind w:firstLine="480"/>
        <w:jc w:val="both"/>
        <w:rPr>
          <w:rFonts w:ascii="Times New Roman" w:eastAsia="標楷體" w:hAnsi="Times New Roman" w:cs="Times New Roman"/>
        </w:rPr>
      </w:pPr>
    </w:p>
    <w:p w14:paraId="21C8DE76" w14:textId="77777777" w:rsidR="00721448" w:rsidRPr="005C2F45" w:rsidRDefault="00721448" w:rsidP="00FA2DBB">
      <w:pPr>
        <w:spacing w:line="360" w:lineRule="auto"/>
        <w:jc w:val="both"/>
        <w:rPr>
          <w:rFonts w:ascii="Times New Roman" w:eastAsia="標楷體" w:hAnsi="Times New Roman" w:cs="Times New Roman"/>
        </w:rPr>
      </w:pPr>
    </w:p>
    <w:p w14:paraId="4CA7A5B3" w14:textId="59AB8010" w:rsidR="00106B3F" w:rsidRPr="005C2F45" w:rsidRDefault="00106B3F" w:rsidP="00D30DB6">
      <w:pPr>
        <w:pStyle w:val="2"/>
        <w:numPr>
          <w:ilvl w:val="2"/>
          <w:numId w:val="20"/>
        </w:numPr>
        <w:spacing w:line="360" w:lineRule="auto"/>
        <w:ind w:left="1134"/>
        <w:jc w:val="both"/>
        <w:rPr>
          <w:rFonts w:ascii="Times New Roman" w:eastAsia="標楷體" w:hAnsi="Times New Roman" w:cs="Times New Roman"/>
          <w:sz w:val="24"/>
          <w:szCs w:val="24"/>
        </w:rPr>
      </w:pPr>
      <w:bookmarkStart w:id="111" w:name="_Toc60187114"/>
      <w:r w:rsidRPr="005C2F45">
        <w:rPr>
          <w:rFonts w:ascii="Times New Roman" w:eastAsia="標楷體" w:hAnsi="Times New Roman" w:cs="Times New Roman"/>
          <w:sz w:val="24"/>
          <w:szCs w:val="24"/>
        </w:rPr>
        <w:t>情感分析</w:t>
      </w:r>
      <w:bookmarkEnd w:id="111"/>
    </w:p>
    <w:p w14:paraId="20A47C96" w14:textId="77777777" w:rsidR="00801039" w:rsidRPr="005C2F45" w:rsidRDefault="00801039" w:rsidP="00FA2DBB">
      <w:pPr>
        <w:spacing w:line="360" w:lineRule="auto"/>
        <w:ind w:firstLine="480"/>
        <w:jc w:val="both"/>
        <w:rPr>
          <w:rFonts w:ascii="Times New Roman" w:eastAsia="標楷體" w:hAnsi="Times New Roman" w:cs="Times New Roman"/>
        </w:rPr>
      </w:pPr>
    </w:p>
    <w:p w14:paraId="5531CEA2" w14:textId="77777777" w:rsidR="00D30DB6" w:rsidRDefault="00077999"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透過先前步驟，</w:t>
      </w:r>
      <w:commentRangeStart w:id="112"/>
      <w:r w:rsidRPr="005C2F45">
        <w:rPr>
          <w:rFonts w:ascii="Times New Roman" w:eastAsia="標楷體" w:hAnsi="Times New Roman" w:cs="Times New Roman"/>
        </w:rPr>
        <w:t>我們利用電影評論特徵的特徵詞找出所有評論中含有特徵詞的文句</w:t>
      </w:r>
      <w:commentRangeEnd w:id="112"/>
      <w:r w:rsidR="001028ED">
        <w:rPr>
          <w:rStyle w:val="af5"/>
        </w:rPr>
        <w:commentReference w:id="112"/>
      </w:r>
      <w:r w:rsidR="00033C2C" w:rsidRPr="005C2F45">
        <w:rPr>
          <w:rFonts w:ascii="Times New Roman" w:eastAsia="標楷體" w:hAnsi="Times New Roman" w:cs="Times New Roman"/>
        </w:rPr>
        <w:t>，</w:t>
      </w:r>
      <w:r w:rsidR="00D7019A" w:rsidRPr="005C2F45">
        <w:rPr>
          <w:rFonts w:ascii="Times New Roman" w:eastAsia="標楷體" w:hAnsi="Times New Roman" w:cs="Times New Roman"/>
        </w:rPr>
        <w:t>本研究透過情感分析計算含有特徵詞文句的情感分數，</w:t>
      </w:r>
      <w:r w:rsidR="00E90B8A" w:rsidRPr="005C2F45">
        <w:rPr>
          <w:rFonts w:ascii="Times New Roman" w:eastAsia="標楷體" w:hAnsi="Times New Roman" w:cs="Times New Roman"/>
        </w:rPr>
        <w:t>對</w:t>
      </w:r>
      <w:r w:rsidR="00D7019A" w:rsidRPr="005C2F45">
        <w:rPr>
          <w:rFonts w:ascii="Times New Roman" w:eastAsia="標楷體" w:hAnsi="Times New Roman" w:cs="Times New Roman"/>
        </w:rPr>
        <w:t>加總後</w:t>
      </w:r>
      <w:r w:rsidR="00E90B8A" w:rsidRPr="005C2F45">
        <w:rPr>
          <w:rFonts w:ascii="Times New Roman" w:eastAsia="標楷體" w:hAnsi="Times New Roman" w:cs="Times New Roman"/>
        </w:rPr>
        <w:t>的值取</w:t>
      </w:r>
      <w:r w:rsidR="00D7019A" w:rsidRPr="005C2F45">
        <w:rPr>
          <w:rFonts w:ascii="Times New Roman" w:eastAsia="標楷體" w:hAnsi="Times New Roman" w:cs="Times New Roman"/>
        </w:rPr>
        <w:t>平均計算，並經過電影之間相似性計算整合到推薦系統中。根據情感分析計算的結果，我們可以獲取使用者評論中對於電影不同面相特徵的喜好。</w:t>
      </w:r>
    </w:p>
    <w:p w14:paraId="5760A148"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37E25B06" w14:textId="77777777" w:rsidR="00D30DB6" w:rsidRDefault="00FF4193"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本研究使用</w:t>
      </w:r>
      <w:r w:rsidRPr="005C2F45">
        <w:rPr>
          <w:rFonts w:ascii="Times New Roman" w:eastAsia="標楷體" w:hAnsi="Times New Roman" w:cs="Times New Roman"/>
        </w:rPr>
        <w:t>Python</w:t>
      </w:r>
      <w:r w:rsidRPr="005C2F45">
        <w:rPr>
          <w:rFonts w:ascii="Times New Roman" w:eastAsia="標楷體" w:hAnsi="Times New Roman" w:cs="Times New Roman"/>
        </w:rPr>
        <w:t>的</w:t>
      </w:r>
      <w:r w:rsidRPr="005C2F45">
        <w:rPr>
          <w:rFonts w:ascii="Times New Roman" w:eastAsia="標楷體" w:hAnsi="Times New Roman" w:cs="Times New Roman"/>
        </w:rPr>
        <w:t>SentiStrength</w:t>
      </w:r>
      <w:r w:rsidRPr="005C2F45">
        <w:rPr>
          <w:rFonts w:ascii="Times New Roman" w:eastAsia="標楷體" w:hAnsi="Times New Roman" w:cs="Times New Roman"/>
        </w:rPr>
        <w:t>來計算情感分數，</w:t>
      </w:r>
      <w:r w:rsidR="000D32E9" w:rsidRPr="005C2F45">
        <w:rPr>
          <w:rFonts w:ascii="Times New Roman" w:eastAsia="標楷體" w:hAnsi="Times New Roman" w:cs="Times New Roman"/>
        </w:rPr>
        <w:t>此方法適合處理較</w:t>
      </w:r>
      <w:r w:rsidR="00A56D62" w:rsidRPr="005C2F45">
        <w:rPr>
          <w:rFonts w:ascii="Times New Roman" w:eastAsia="標楷體" w:hAnsi="Times New Roman" w:cs="Times New Roman"/>
        </w:rPr>
        <w:t>低質量</w:t>
      </w:r>
      <w:r w:rsidR="000D32E9" w:rsidRPr="005C2F45">
        <w:rPr>
          <w:rFonts w:ascii="Times New Roman" w:eastAsia="標楷體" w:hAnsi="Times New Roman" w:cs="Times New Roman"/>
        </w:rPr>
        <w:t>或</w:t>
      </w:r>
      <w:r w:rsidR="00A56D62" w:rsidRPr="005C2F45">
        <w:rPr>
          <w:rFonts w:ascii="Times New Roman" w:eastAsia="標楷體" w:hAnsi="Times New Roman" w:cs="Times New Roman"/>
        </w:rPr>
        <w:t>篇幅較短的</w:t>
      </w:r>
      <w:r w:rsidR="000D32E9" w:rsidRPr="005C2F45">
        <w:rPr>
          <w:rFonts w:ascii="Times New Roman" w:eastAsia="標楷體" w:hAnsi="Times New Roman" w:cs="Times New Roman"/>
        </w:rPr>
        <w:t>文本字詞情感提取工具</w:t>
      </w:r>
      <w:r w:rsidR="00A56D62" w:rsidRPr="005C2F45">
        <w:rPr>
          <w:rFonts w:ascii="Times New Roman" w:eastAsia="標楷體" w:hAnsi="Times New Roman" w:cs="Times New Roman"/>
        </w:rPr>
        <w:t>。</w:t>
      </w:r>
      <w:r w:rsidR="0052526C" w:rsidRPr="005C2F45">
        <w:rPr>
          <w:rFonts w:ascii="Times New Roman" w:eastAsia="標楷體" w:hAnsi="Times New Roman" w:cs="Times New Roman"/>
        </w:rPr>
        <w:t>過去的研究證明，</w:t>
      </w:r>
      <w:r w:rsidR="008134C5" w:rsidRPr="005C2F45">
        <w:rPr>
          <w:rFonts w:ascii="Times New Roman" w:eastAsia="標楷體" w:hAnsi="Times New Roman" w:cs="Times New Roman"/>
        </w:rPr>
        <w:t>SentiStrength</w:t>
      </w:r>
      <w:r w:rsidR="008134C5" w:rsidRPr="005C2F45">
        <w:rPr>
          <w:rFonts w:ascii="Times New Roman" w:eastAsia="標楷體" w:hAnsi="Times New Roman" w:cs="Times New Roman"/>
        </w:rPr>
        <w:t>對於電影評論等社交媒體中的文本具有良好的準確性，</w:t>
      </w:r>
      <w:r w:rsidR="001E0045" w:rsidRPr="005C2F45">
        <w:rPr>
          <w:rFonts w:ascii="Times New Roman" w:eastAsia="標楷體" w:hAnsi="Times New Roman" w:cs="Times New Roman"/>
        </w:rPr>
        <w:t>不管是電影、餐廳或旅館評論，字數都相對簡潔，也因此</w:t>
      </w:r>
      <w:r w:rsidR="001E0045" w:rsidRPr="005C2F45">
        <w:rPr>
          <w:rFonts w:ascii="Times New Roman" w:eastAsia="標楷體" w:hAnsi="Times New Roman" w:cs="Times New Roman"/>
        </w:rPr>
        <w:t>SentiStrength</w:t>
      </w:r>
      <w:r w:rsidR="001E0045" w:rsidRPr="005C2F45">
        <w:rPr>
          <w:rFonts w:ascii="Times New Roman" w:eastAsia="標楷體" w:hAnsi="Times New Roman" w:cs="Times New Roman"/>
        </w:rPr>
        <w:t>成為分析使用者評論情感的合適方法之一</w:t>
      </w:r>
      <w:r w:rsidR="00625E4C">
        <w:rPr>
          <w:rFonts w:ascii="Times New Roman" w:eastAsia="標楷體" w:hAnsi="Times New Roman" w:cs="Times New Roman" w:hint="eastAsia"/>
        </w:rPr>
        <w:t xml:space="preserve"> </w:t>
      </w:r>
      <w:r w:rsidR="001E0045" w:rsidRPr="005C2F45">
        <w:rPr>
          <w:rFonts w:ascii="Times New Roman" w:eastAsia="標楷體" w:hAnsi="Times New Roman" w:cs="Times New Roman"/>
        </w:rPr>
        <w:t xml:space="preserve">(Thelwall et al., 2013) </w:t>
      </w:r>
      <w:r w:rsidR="001E0045" w:rsidRPr="005C2F45">
        <w:rPr>
          <w:rFonts w:ascii="Times New Roman" w:eastAsia="標楷體" w:hAnsi="Times New Roman" w:cs="Times New Roman"/>
        </w:rPr>
        <w:t>。</w:t>
      </w:r>
    </w:p>
    <w:p w14:paraId="5AD9B6FB"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5AEC7F4F" w14:textId="63789279" w:rsidR="00D30DB6" w:rsidRDefault="00E320BB" w:rsidP="00D30DB6">
      <w:pPr>
        <w:spacing w:line="360" w:lineRule="auto"/>
        <w:ind w:leftChars="236" w:left="566" w:firstLineChars="200" w:firstLine="480"/>
        <w:jc w:val="both"/>
        <w:rPr>
          <w:rFonts w:ascii="Times New Roman" w:eastAsia="標楷體" w:hAnsi="Times New Roman" w:cs="Times New Roman"/>
        </w:rPr>
      </w:pPr>
      <w:r>
        <w:rPr>
          <w:rFonts w:ascii="Times New Roman" w:eastAsia="標楷體" w:hAnsi="Times New Roman" w:cs="Times New Roman"/>
        </w:rPr>
        <w:lastRenderedPageBreak/>
        <w:t>`</w:t>
      </w:r>
      <w:r w:rsidR="00A81279" w:rsidRPr="005C2F45">
        <w:rPr>
          <w:rFonts w:ascii="Times New Roman" w:eastAsia="標楷體" w:hAnsi="Times New Roman" w:cs="Times New Roman"/>
        </w:rPr>
        <w:t>SentiStrength</w:t>
      </w:r>
      <w:r w:rsidR="009B4B86" w:rsidRPr="005C2F45">
        <w:rPr>
          <w:rFonts w:ascii="Times New Roman" w:eastAsia="標楷體" w:hAnsi="Times New Roman" w:cs="Times New Roman"/>
        </w:rPr>
        <w:t>給予文本中每個字正值與負值</w:t>
      </w:r>
      <w:r w:rsidR="00161454" w:rsidRPr="005C2F45">
        <w:rPr>
          <w:rFonts w:ascii="Times New Roman" w:eastAsia="標楷體" w:hAnsi="Times New Roman" w:cs="Times New Roman"/>
        </w:rPr>
        <w:t>兩種</w:t>
      </w:r>
      <w:r w:rsidR="009B4B86" w:rsidRPr="005C2F45">
        <w:rPr>
          <w:rFonts w:ascii="Times New Roman" w:eastAsia="標楷體" w:hAnsi="Times New Roman" w:cs="Times New Roman"/>
        </w:rPr>
        <w:t>分數，以</w:t>
      </w:r>
      <w:r w:rsidR="009B4B86" w:rsidRPr="005C2F45">
        <w:rPr>
          <w:rFonts w:ascii="Times New Roman" w:eastAsia="標楷體" w:hAnsi="Times New Roman" w:cs="Times New Roman"/>
        </w:rPr>
        <w:t>{</w:t>
      </w:r>
      <w:r w:rsidR="009B4B86" w:rsidRPr="005C2F45">
        <w:rPr>
          <w:rFonts w:ascii="Times New Roman" w:eastAsia="標楷體" w:hAnsi="Times New Roman" w:cs="Times New Roman"/>
        </w:rPr>
        <w:t>正值</w:t>
      </w:r>
      <w:r w:rsidR="009B4B86" w:rsidRPr="005C2F45">
        <w:rPr>
          <w:rFonts w:ascii="Times New Roman" w:eastAsia="標楷體" w:hAnsi="Times New Roman" w:cs="Times New Roman"/>
        </w:rPr>
        <w:t xml:space="preserve">, </w:t>
      </w:r>
      <w:r w:rsidR="009B4B86" w:rsidRPr="005C2F45">
        <w:rPr>
          <w:rFonts w:ascii="Times New Roman" w:eastAsia="標楷體" w:hAnsi="Times New Roman" w:cs="Times New Roman"/>
        </w:rPr>
        <w:t>負值</w:t>
      </w:r>
      <w:r w:rsidR="009B4B86" w:rsidRPr="005C2F45">
        <w:rPr>
          <w:rFonts w:ascii="Times New Roman" w:eastAsia="標楷體" w:hAnsi="Times New Roman" w:cs="Times New Roman"/>
        </w:rPr>
        <w:t>}</w:t>
      </w:r>
      <w:r w:rsidR="009B4B86" w:rsidRPr="005C2F45">
        <w:rPr>
          <w:rFonts w:ascii="Times New Roman" w:eastAsia="標楷體" w:hAnsi="Times New Roman" w:cs="Times New Roman"/>
        </w:rPr>
        <w:t>表示，</w:t>
      </w:r>
      <w:r w:rsidR="00477BCA" w:rsidRPr="005C2F45">
        <w:rPr>
          <w:rFonts w:ascii="Times New Roman" w:eastAsia="標楷體" w:hAnsi="Times New Roman" w:cs="Times New Roman"/>
        </w:rPr>
        <w:t>字詞正面情緒的正值範圍介於</w:t>
      </w:r>
      <w:r w:rsidR="00477BCA" w:rsidRPr="005C2F45">
        <w:rPr>
          <w:rFonts w:ascii="Times New Roman" w:eastAsia="標楷體" w:hAnsi="Times New Roman" w:cs="Times New Roman"/>
        </w:rPr>
        <w:t>+1</w:t>
      </w:r>
      <w:r w:rsidR="00477BCA" w:rsidRPr="005C2F45">
        <w:rPr>
          <w:rFonts w:ascii="Times New Roman" w:eastAsia="標楷體" w:hAnsi="Times New Roman" w:cs="Times New Roman"/>
        </w:rPr>
        <w:t>到</w:t>
      </w:r>
      <w:r w:rsidR="00477BCA" w:rsidRPr="005C2F45">
        <w:rPr>
          <w:rFonts w:ascii="Times New Roman" w:eastAsia="標楷體" w:hAnsi="Times New Roman" w:cs="Times New Roman"/>
        </w:rPr>
        <w:t>+5</w:t>
      </w:r>
      <w:r w:rsidR="00477BCA" w:rsidRPr="005C2F45">
        <w:rPr>
          <w:rFonts w:ascii="Times New Roman" w:eastAsia="標楷體" w:hAnsi="Times New Roman" w:cs="Times New Roman"/>
        </w:rPr>
        <w:t>之間，其中</w:t>
      </w:r>
      <w:r w:rsidR="00477BCA" w:rsidRPr="005C2F45">
        <w:rPr>
          <w:rFonts w:ascii="Times New Roman" w:eastAsia="標楷體" w:hAnsi="Times New Roman" w:cs="Times New Roman"/>
        </w:rPr>
        <w:t>+</w:t>
      </w:r>
      <w:r w:rsidR="00952B7C" w:rsidRPr="005C2F45">
        <w:rPr>
          <w:rFonts w:ascii="Times New Roman" w:eastAsia="標楷體" w:hAnsi="Times New Roman" w:cs="Times New Roman"/>
        </w:rPr>
        <w:t>5</w:t>
      </w:r>
      <w:r w:rsidR="000E099C" w:rsidRPr="005C2F45">
        <w:rPr>
          <w:rFonts w:ascii="Times New Roman" w:eastAsia="標楷體" w:hAnsi="Times New Roman" w:cs="Times New Roman"/>
        </w:rPr>
        <w:t>為</w:t>
      </w:r>
      <w:r w:rsidR="00952B7C" w:rsidRPr="005C2F45">
        <w:rPr>
          <w:rFonts w:ascii="Times New Roman" w:eastAsia="標楷體" w:hAnsi="Times New Roman" w:cs="Times New Roman"/>
        </w:rPr>
        <w:t>極度正面之情緒，</w:t>
      </w:r>
      <w:r w:rsidR="004E2A83" w:rsidRPr="005C2F45">
        <w:rPr>
          <w:rFonts w:ascii="Times New Roman" w:eastAsia="標楷體" w:hAnsi="Times New Roman" w:cs="Times New Roman"/>
        </w:rPr>
        <w:t>1</w:t>
      </w:r>
      <w:r w:rsidR="004E2A83" w:rsidRPr="005C2F45">
        <w:rPr>
          <w:rFonts w:ascii="Times New Roman" w:eastAsia="標楷體" w:hAnsi="Times New Roman" w:cs="Times New Roman"/>
        </w:rPr>
        <w:t>代表完全不帶有正面情緒。字詞</w:t>
      </w:r>
      <w:r w:rsidR="000E099C" w:rsidRPr="005C2F45">
        <w:rPr>
          <w:rFonts w:ascii="Times New Roman" w:eastAsia="標楷體" w:hAnsi="Times New Roman" w:cs="Times New Roman"/>
        </w:rPr>
        <w:t>負面情緒的負值範圍介於</w:t>
      </w:r>
      <w:r w:rsidR="000E099C" w:rsidRPr="005C2F45">
        <w:rPr>
          <w:rFonts w:ascii="Times New Roman" w:eastAsia="標楷體" w:hAnsi="Times New Roman" w:cs="Times New Roman"/>
        </w:rPr>
        <w:t>-1</w:t>
      </w:r>
      <w:r w:rsidR="000E099C" w:rsidRPr="005C2F45">
        <w:rPr>
          <w:rFonts w:ascii="Times New Roman" w:eastAsia="標楷體" w:hAnsi="Times New Roman" w:cs="Times New Roman"/>
        </w:rPr>
        <w:t>到</w:t>
      </w:r>
      <w:r w:rsidR="000E099C" w:rsidRPr="005C2F45">
        <w:rPr>
          <w:rFonts w:ascii="Times New Roman" w:eastAsia="標楷體" w:hAnsi="Times New Roman" w:cs="Times New Roman"/>
        </w:rPr>
        <w:t>-5</w:t>
      </w:r>
      <w:r w:rsidR="000E099C" w:rsidRPr="005C2F45">
        <w:rPr>
          <w:rFonts w:ascii="Times New Roman" w:eastAsia="標楷體" w:hAnsi="Times New Roman" w:cs="Times New Roman"/>
        </w:rPr>
        <w:t>之間，其中</w:t>
      </w:r>
      <w:r w:rsidR="000E099C" w:rsidRPr="005C2F45">
        <w:rPr>
          <w:rFonts w:ascii="Times New Roman" w:eastAsia="標楷體" w:hAnsi="Times New Roman" w:cs="Times New Roman"/>
        </w:rPr>
        <w:t>-5</w:t>
      </w:r>
      <w:r w:rsidR="000E099C" w:rsidRPr="005C2F45">
        <w:rPr>
          <w:rFonts w:ascii="Times New Roman" w:eastAsia="標楷體" w:hAnsi="Times New Roman" w:cs="Times New Roman"/>
        </w:rPr>
        <w:t>為極度負面之情緒，</w:t>
      </w:r>
      <w:r w:rsidR="000E099C" w:rsidRPr="005C2F45">
        <w:rPr>
          <w:rFonts w:ascii="Times New Roman" w:eastAsia="標楷體" w:hAnsi="Times New Roman" w:cs="Times New Roman"/>
        </w:rPr>
        <w:t>-1</w:t>
      </w:r>
      <w:r w:rsidR="000E099C" w:rsidRPr="005C2F45">
        <w:rPr>
          <w:rFonts w:ascii="Times New Roman" w:eastAsia="標楷體" w:hAnsi="Times New Roman" w:cs="Times New Roman"/>
        </w:rPr>
        <w:t>則代表完全不帶有負面情緒。</w:t>
      </w:r>
      <w:r w:rsidR="00CF5134" w:rsidRPr="005C2F45">
        <w:rPr>
          <w:rFonts w:ascii="Times New Roman" w:eastAsia="標楷體" w:hAnsi="Times New Roman" w:cs="Times New Roman"/>
        </w:rPr>
        <w:t>例如</w:t>
      </w:r>
      <w:r w:rsidR="00CF5134" w:rsidRPr="005C2F45">
        <w:rPr>
          <w:rFonts w:ascii="Times New Roman" w:eastAsia="標楷體" w:hAnsi="Times New Roman" w:cs="Times New Roman"/>
        </w:rPr>
        <w:t>like</w:t>
      </w:r>
      <w:r w:rsidR="00CF5134" w:rsidRPr="005C2F45">
        <w:rPr>
          <w:rFonts w:ascii="Times New Roman" w:eastAsia="標楷體" w:hAnsi="Times New Roman" w:cs="Times New Roman"/>
        </w:rPr>
        <w:t>的分數為</w:t>
      </w:r>
      <w:r w:rsidR="00CF5134" w:rsidRPr="005C2F45">
        <w:rPr>
          <w:rFonts w:ascii="Times New Roman" w:eastAsia="標楷體" w:hAnsi="Times New Roman" w:cs="Times New Roman"/>
        </w:rPr>
        <w:t>{4, -1</w:t>
      </w:r>
      <w:r w:rsidR="00CF5134" w:rsidRPr="005C2F45">
        <w:rPr>
          <w:rFonts w:ascii="Times New Roman" w:eastAsia="標楷體" w:hAnsi="Times New Roman" w:cs="Times New Roman"/>
        </w:rPr>
        <w:t>，而</w:t>
      </w:r>
      <w:r w:rsidR="00CF5134" w:rsidRPr="005C2F45">
        <w:rPr>
          <w:rFonts w:ascii="Times New Roman" w:eastAsia="標楷體" w:hAnsi="Times New Roman" w:cs="Times New Roman"/>
        </w:rPr>
        <w:t>dislike</w:t>
      </w:r>
      <w:r w:rsidR="00CF5134" w:rsidRPr="005C2F45">
        <w:rPr>
          <w:rFonts w:ascii="Times New Roman" w:eastAsia="標楷體" w:hAnsi="Times New Roman" w:cs="Times New Roman"/>
        </w:rPr>
        <w:t>的分數為</w:t>
      </w:r>
      <w:r w:rsidR="00CF5134" w:rsidRPr="005C2F45">
        <w:rPr>
          <w:rFonts w:ascii="Times New Roman" w:eastAsia="標楷體" w:hAnsi="Times New Roman" w:cs="Times New Roman"/>
        </w:rPr>
        <w:t>{1, -3}</w:t>
      </w:r>
      <w:r w:rsidR="00CF5134" w:rsidRPr="005C2F45">
        <w:rPr>
          <w:rFonts w:ascii="Times New Roman" w:eastAsia="標楷體" w:hAnsi="Times New Roman" w:cs="Times New Roman"/>
        </w:rPr>
        <w:t>。</w:t>
      </w:r>
    </w:p>
    <w:p w14:paraId="5E5B27E5" w14:textId="77777777" w:rsidR="00D30DB6" w:rsidRDefault="00D30DB6" w:rsidP="00D30DB6">
      <w:pPr>
        <w:spacing w:line="360" w:lineRule="auto"/>
        <w:ind w:leftChars="236" w:left="566" w:firstLineChars="200" w:firstLine="480"/>
        <w:jc w:val="both"/>
        <w:rPr>
          <w:rFonts w:ascii="Times New Roman" w:eastAsia="標楷體" w:hAnsi="Times New Roman" w:cs="Times New Roman"/>
        </w:rPr>
      </w:pPr>
    </w:p>
    <w:p w14:paraId="0EDE0DDF" w14:textId="3DDCE572" w:rsidR="0086773B" w:rsidRPr="005C2F45" w:rsidRDefault="00E977B1"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而分數的選擇方式則參照過去研究，單詞的情感分數等同於其獲得的正值或負值分數，選擇具有最大絕對值的分數作為單詞之情感分數較能具有代表性</w:t>
      </w:r>
      <w:r w:rsidRPr="005C2F45">
        <w:rPr>
          <w:rFonts w:ascii="Times New Roman" w:eastAsia="標楷體" w:hAnsi="Times New Roman" w:cs="Times New Roman"/>
        </w:rPr>
        <w:t xml:space="preserve"> (Guzman et al., </w:t>
      </w:r>
      <w:r w:rsidR="00DF0539" w:rsidRPr="005C2F45">
        <w:rPr>
          <w:rFonts w:ascii="Times New Roman" w:eastAsia="標楷體" w:hAnsi="Times New Roman" w:cs="Times New Roman"/>
        </w:rPr>
        <w:t xml:space="preserve">2014) </w:t>
      </w:r>
      <w:r w:rsidR="00DF0539" w:rsidRPr="005C2F45">
        <w:rPr>
          <w:rFonts w:ascii="Times New Roman" w:eastAsia="標楷體" w:hAnsi="Times New Roman" w:cs="Times New Roman"/>
        </w:rPr>
        <w:t>。</w:t>
      </w:r>
      <w:r w:rsidR="0086773B" w:rsidRPr="005C2F45">
        <w:rPr>
          <w:rFonts w:ascii="Times New Roman" w:eastAsia="標楷體" w:hAnsi="Times New Roman" w:cs="Times New Roman"/>
        </w:rPr>
        <w:t>本研究參照</w:t>
      </w:r>
      <w:r w:rsidR="00955A55" w:rsidRPr="005C2F45">
        <w:rPr>
          <w:rFonts w:ascii="Times New Roman" w:eastAsia="標楷體" w:hAnsi="Times New Roman" w:cs="Times New Roman"/>
        </w:rPr>
        <w:t>先前研究，選擇具有最大絕對值的分數作為</w:t>
      </w:r>
      <w:r w:rsidR="0086773B" w:rsidRPr="005C2F45">
        <w:rPr>
          <w:rFonts w:ascii="Times New Roman" w:eastAsia="標楷體" w:hAnsi="Times New Roman" w:cs="Times New Roman"/>
        </w:rPr>
        <w:t>情感分數，</w:t>
      </w:r>
      <w:r w:rsidR="00A55555" w:rsidRPr="005C2F45">
        <w:rPr>
          <w:rFonts w:ascii="Times New Roman" w:eastAsia="標楷體" w:hAnsi="Times New Roman" w:cs="Times New Roman"/>
        </w:rPr>
        <w:t>並計算含有評論特徵詞之文句的情感分數總和，用以生成電影</w:t>
      </w:r>
      <w:r w:rsidR="00A55555" w:rsidRPr="005C2F45">
        <w:rPr>
          <w:rFonts w:ascii="Times New Roman" w:eastAsia="標楷體" w:hAnsi="Times New Roman" w:cs="Times New Roman"/>
        </w:rPr>
        <w:t xml:space="preserve"> – </w:t>
      </w:r>
      <w:r w:rsidR="00A55555" w:rsidRPr="005C2F45">
        <w:rPr>
          <w:rFonts w:ascii="Times New Roman" w:eastAsia="標楷體" w:hAnsi="Times New Roman" w:cs="Times New Roman"/>
        </w:rPr>
        <w:t>評論特徵矩陣</w:t>
      </w:r>
      <w:r w:rsidR="00093932" w:rsidRPr="005C2F45">
        <w:rPr>
          <w:rFonts w:ascii="Times New Roman" w:eastAsia="標楷體" w:hAnsi="Times New Roman" w:cs="Times New Roman"/>
        </w:rPr>
        <w:t>，如表</w:t>
      </w:r>
      <w:r w:rsidR="00093932" w:rsidRPr="005C2F45">
        <w:rPr>
          <w:rFonts w:ascii="Times New Roman" w:eastAsia="標楷體" w:hAnsi="Times New Roman" w:cs="Times New Roman"/>
        </w:rPr>
        <w:t>3-</w:t>
      </w:r>
      <w:r w:rsidR="00B52A25" w:rsidRPr="005C2F45">
        <w:rPr>
          <w:rFonts w:ascii="Times New Roman" w:eastAsia="標楷體" w:hAnsi="Times New Roman" w:cs="Times New Roman"/>
        </w:rPr>
        <w:t>7</w:t>
      </w:r>
      <w:r w:rsidR="00093932" w:rsidRPr="005C2F45">
        <w:rPr>
          <w:rFonts w:ascii="Times New Roman" w:eastAsia="標楷體" w:hAnsi="Times New Roman" w:cs="Times New Roman"/>
        </w:rPr>
        <w:t>所示</w:t>
      </w:r>
      <w:r w:rsidR="00454ACF" w:rsidRPr="005C2F45">
        <w:rPr>
          <w:rFonts w:ascii="Times New Roman" w:eastAsia="標楷體" w:hAnsi="Times New Roman" w:cs="Times New Roman"/>
        </w:rPr>
        <w:t>。</w:t>
      </w:r>
    </w:p>
    <w:p w14:paraId="1B020D70" w14:textId="7C0E97F2" w:rsidR="006974B4" w:rsidRPr="005C2F45" w:rsidRDefault="006974B4" w:rsidP="00FA2DBB">
      <w:pPr>
        <w:spacing w:line="360" w:lineRule="auto"/>
        <w:jc w:val="both"/>
        <w:rPr>
          <w:rFonts w:ascii="Times New Roman" w:eastAsia="標楷體" w:hAnsi="Times New Roman" w:cs="Times New Roman"/>
        </w:rPr>
      </w:pPr>
    </w:p>
    <w:p w14:paraId="56E81B98" w14:textId="4A286BA9" w:rsidR="003A5159" w:rsidRPr="005C2F45" w:rsidRDefault="003A5159" w:rsidP="00EF35A2">
      <w:pPr>
        <w:pStyle w:val="a9"/>
        <w:spacing w:line="360" w:lineRule="auto"/>
        <w:ind w:leftChars="236" w:left="566"/>
        <w:jc w:val="both"/>
        <w:rPr>
          <w:rFonts w:ascii="Times New Roman" w:eastAsia="標楷體" w:hAnsi="Times New Roman" w:cs="Times New Roman"/>
        </w:rPr>
      </w:pPr>
      <w:bookmarkStart w:id="113" w:name="_Toc60186830"/>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7</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w:t>
      </w:r>
      <w:commentRangeStart w:id="114"/>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評論特徵矩陣</w:t>
      </w:r>
      <w:bookmarkEnd w:id="113"/>
      <w:commentRangeEnd w:id="114"/>
      <w:r w:rsidR="003B07A0">
        <w:rPr>
          <w:rStyle w:val="af5"/>
          <w:rFonts w:cstheme="minorBidi"/>
          <w:i w:val="0"/>
          <w:iCs w:val="0"/>
        </w:rPr>
        <w:commentReference w:id="114"/>
      </w:r>
    </w:p>
    <w:tbl>
      <w:tblPr>
        <w:tblStyle w:val="af0"/>
        <w:tblW w:w="4807" w:type="dxa"/>
        <w:tblInd w:w="562" w:type="dxa"/>
        <w:tblLook w:val="04A0" w:firstRow="1" w:lastRow="0" w:firstColumn="1" w:lastColumn="0" w:noHBand="0" w:noVBand="1"/>
      </w:tblPr>
      <w:tblGrid>
        <w:gridCol w:w="1543"/>
        <w:gridCol w:w="876"/>
        <w:gridCol w:w="876"/>
        <w:gridCol w:w="636"/>
        <w:gridCol w:w="876"/>
      </w:tblGrid>
      <w:tr w:rsidR="00261E7E" w:rsidRPr="005C2F45" w14:paraId="7F9DF83A" w14:textId="77777777" w:rsidTr="00EF35A2">
        <w:tc>
          <w:tcPr>
            <w:tcW w:w="1543" w:type="dxa"/>
          </w:tcPr>
          <w:p w14:paraId="7297F6B8" w14:textId="64E99405"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電影</w:t>
            </w:r>
            <w:r w:rsidRPr="005C2F45">
              <w:rPr>
                <w:rFonts w:ascii="Times New Roman" w:eastAsia="標楷體" w:hAnsi="Times New Roman" w:cs="Times New Roman"/>
              </w:rPr>
              <w:t xml:space="preserve"> / </w:t>
            </w:r>
            <w:r w:rsidRPr="005C2F45">
              <w:rPr>
                <w:rFonts w:ascii="Times New Roman" w:eastAsia="標楷體" w:hAnsi="Times New Roman" w:cs="Times New Roman"/>
              </w:rPr>
              <w:t>特徵</w:t>
            </w:r>
          </w:p>
        </w:tc>
        <w:tc>
          <w:tcPr>
            <w:tcW w:w="876" w:type="dxa"/>
          </w:tcPr>
          <w:p w14:paraId="4AE0E834" w14:textId="7AC88361"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演技</w:t>
            </w:r>
          </w:p>
        </w:tc>
        <w:tc>
          <w:tcPr>
            <w:tcW w:w="876" w:type="dxa"/>
          </w:tcPr>
          <w:p w14:paraId="3138FA5E" w14:textId="06CB1459"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劇情</w:t>
            </w:r>
          </w:p>
        </w:tc>
        <w:tc>
          <w:tcPr>
            <w:tcW w:w="636" w:type="dxa"/>
          </w:tcPr>
          <w:p w14:paraId="71E9BC11" w14:textId="0BA10EF4"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2EE0C2CD" w14:textId="60FAFCA5"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配樂</w:t>
            </w:r>
          </w:p>
        </w:tc>
      </w:tr>
      <w:tr w:rsidR="00261E7E" w:rsidRPr="005C2F45" w14:paraId="655BC166" w14:textId="77777777" w:rsidTr="00EF35A2">
        <w:tc>
          <w:tcPr>
            <w:tcW w:w="1543" w:type="dxa"/>
          </w:tcPr>
          <w:p w14:paraId="6A48CD64" w14:textId="44002C1F" w:rsidR="00261E7E" w:rsidRPr="005C2F45" w:rsidRDefault="004E1BA5"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1</m:t>
                    </m:r>
                  </m:sub>
                </m:sSub>
              </m:oMath>
            </m:oMathPara>
          </w:p>
        </w:tc>
        <w:tc>
          <w:tcPr>
            <w:tcW w:w="876" w:type="dxa"/>
          </w:tcPr>
          <w:p w14:paraId="05FC6D24" w14:textId="57E3710E"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1.9</w:t>
            </w:r>
          </w:p>
        </w:tc>
        <w:tc>
          <w:tcPr>
            <w:tcW w:w="876" w:type="dxa"/>
          </w:tcPr>
          <w:p w14:paraId="3FF3C290" w14:textId="42347B89"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2.4</w:t>
            </w:r>
          </w:p>
        </w:tc>
        <w:tc>
          <w:tcPr>
            <w:tcW w:w="636" w:type="dxa"/>
          </w:tcPr>
          <w:p w14:paraId="057BE8E8" w14:textId="012ABF9E"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7DA2B08B" w14:textId="35E543B1"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0.6</w:t>
            </w:r>
          </w:p>
        </w:tc>
      </w:tr>
      <w:tr w:rsidR="00261E7E" w:rsidRPr="005C2F45" w14:paraId="05B553BB" w14:textId="77777777" w:rsidTr="00EF35A2">
        <w:tc>
          <w:tcPr>
            <w:tcW w:w="1543" w:type="dxa"/>
          </w:tcPr>
          <w:p w14:paraId="0C175E78" w14:textId="55A96C30" w:rsidR="00261E7E" w:rsidRPr="005C2F45" w:rsidRDefault="004E1BA5"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2</m:t>
                    </m:r>
                  </m:sub>
                </m:sSub>
              </m:oMath>
            </m:oMathPara>
          </w:p>
        </w:tc>
        <w:tc>
          <w:tcPr>
            <w:tcW w:w="876" w:type="dxa"/>
          </w:tcPr>
          <w:p w14:paraId="778FD118" w14:textId="3A654EDC"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w:t>
            </w:r>
          </w:p>
        </w:tc>
        <w:tc>
          <w:tcPr>
            <w:tcW w:w="876" w:type="dxa"/>
          </w:tcPr>
          <w:p w14:paraId="63558C10" w14:textId="6CDFF172"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0.3</w:t>
            </w:r>
          </w:p>
        </w:tc>
        <w:tc>
          <w:tcPr>
            <w:tcW w:w="636" w:type="dxa"/>
          </w:tcPr>
          <w:p w14:paraId="63EB35E0" w14:textId="15FA5B08"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517EBA13" w14:textId="21DFF40C"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-1.2</w:t>
            </w:r>
          </w:p>
        </w:tc>
      </w:tr>
      <w:tr w:rsidR="00261E7E" w:rsidRPr="005C2F45" w14:paraId="494D3DB1" w14:textId="77777777" w:rsidTr="00EF35A2">
        <w:tc>
          <w:tcPr>
            <w:tcW w:w="1543" w:type="dxa"/>
          </w:tcPr>
          <w:p w14:paraId="1859E4D5" w14:textId="5FA85FDA" w:rsidR="00261E7E" w:rsidRPr="005C2F45" w:rsidRDefault="004E1BA5" w:rsidP="00FA2DBB">
            <w:pPr>
              <w:spacing w:line="360" w:lineRule="auto"/>
              <w:jc w:val="center"/>
              <w:rPr>
                <w:rFonts w:ascii="Times New Roman" w:eastAsia="標楷體" w:hAnsi="Times New Roman" w:cs="Times New Roman"/>
              </w:rPr>
            </w:pPr>
            <m:oMathPara>
              <m:oMath>
                <m:sSub>
                  <m:sSubPr>
                    <m:ctrlPr>
                      <w:rPr>
                        <w:rFonts w:ascii="Cambria Math" w:eastAsia="標楷體" w:hAnsi="Cambria Math" w:cs="Times New Roman"/>
                        <w:i/>
                        <w:color w:val="000000" w:themeColor="text1"/>
                      </w:rPr>
                    </m:ctrlPr>
                  </m:sSubPr>
                  <m:e>
                    <m:r>
                      <w:rPr>
                        <w:rFonts w:ascii="Cambria Math" w:eastAsia="標楷體" w:hAnsi="Cambria Math" w:cs="Times New Roman"/>
                        <w:color w:val="000000" w:themeColor="text1"/>
                      </w:rPr>
                      <m:t>M</m:t>
                    </m:r>
                  </m:e>
                  <m:sub>
                    <m:r>
                      <w:rPr>
                        <w:rFonts w:ascii="Cambria Math" w:eastAsia="標楷體" w:hAnsi="Cambria Math" w:cs="Times New Roman"/>
                        <w:color w:val="000000" w:themeColor="text1"/>
                      </w:rPr>
                      <m:t>3</m:t>
                    </m:r>
                  </m:sub>
                </m:sSub>
              </m:oMath>
            </m:oMathPara>
          </w:p>
        </w:tc>
        <w:tc>
          <w:tcPr>
            <w:tcW w:w="876" w:type="dxa"/>
          </w:tcPr>
          <w:p w14:paraId="4BAC8630" w14:textId="3D002DA8"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3.5</w:t>
            </w:r>
          </w:p>
        </w:tc>
        <w:tc>
          <w:tcPr>
            <w:tcW w:w="876" w:type="dxa"/>
          </w:tcPr>
          <w:p w14:paraId="34A4ABDE" w14:textId="3FD552C2"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-4.3</w:t>
            </w:r>
          </w:p>
        </w:tc>
        <w:tc>
          <w:tcPr>
            <w:tcW w:w="636" w:type="dxa"/>
          </w:tcPr>
          <w:p w14:paraId="2C62219E" w14:textId="6DEE8A13"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w:t>
            </w:r>
          </w:p>
        </w:tc>
        <w:tc>
          <w:tcPr>
            <w:tcW w:w="876" w:type="dxa"/>
          </w:tcPr>
          <w:p w14:paraId="4BB06631" w14:textId="7D53113C" w:rsidR="00261E7E" w:rsidRPr="005C2F45" w:rsidRDefault="00261E7E" w:rsidP="00FA2DBB">
            <w:pPr>
              <w:spacing w:line="360" w:lineRule="auto"/>
              <w:jc w:val="center"/>
              <w:rPr>
                <w:rFonts w:ascii="Times New Roman" w:eastAsia="標楷體" w:hAnsi="Times New Roman" w:cs="Times New Roman"/>
              </w:rPr>
            </w:pPr>
            <w:r w:rsidRPr="005C2F45">
              <w:rPr>
                <w:rFonts w:ascii="Times New Roman" w:eastAsia="標楷體" w:hAnsi="Times New Roman" w:cs="Times New Roman"/>
              </w:rPr>
              <w:t>4.7</w:t>
            </w:r>
          </w:p>
        </w:tc>
      </w:tr>
    </w:tbl>
    <w:p w14:paraId="7AC70BF6" w14:textId="02FF861E" w:rsidR="005D1E9B" w:rsidRPr="005C2F45" w:rsidRDefault="005D1E9B"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568C9BFE" w14:textId="4FF13C5A" w:rsidR="00106B3F" w:rsidRPr="005C2F45" w:rsidRDefault="00106B3F" w:rsidP="00FA2DBB">
      <w:pPr>
        <w:spacing w:line="360" w:lineRule="auto"/>
        <w:jc w:val="both"/>
        <w:rPr>
          <w:rFonts w:ascii="Times New Roman" w:eastAsia="標楷體" w:hAnsi="Times New Roman" w:cs="Times New Roman"/>
        </w:rPr>
      </w:pPr>
    </w:p>
    <w:p w14:paraId="74A52348" w14:textId="77777777" w:rsidR="003A5159" w:rsidRPr="005C2F45" w:rsidRDefault="003A5159" w:rsidP="00FA2DBB">
      <w:pPr>
        <w:spacing w:line="360" w:lineRule="auto"/>
        <w:jc w:val="both"/>
        <w:rPr>
          <w:rFonts w:ascii="Times New Roman" w:eastAsia="標楷體" w:hAnsi="Times New Roman" w:cs="Times New Roman"/>
        </w:rPr>
      </w:pPr>
    </w:p>
    <w:p w14:paraId="6B49428D" w14:textId="2F694F67" w:rsidR="00106B3F" w:rsidRPr="005C2F45" w:rsidRDefault="00106B3F" w:rsidP="00D30DB6">
      <w:pPr>
        <w:pStyle w:val="2"/>
        <w:numPr>
          <w:ilvl w:val="2"/>
          <w:numId w:val="20"/>
        </w:numPr>
        <w:spacing w:line="360" w:lineRule="auto"/>
        <w:ind w:left="1134"/>
        <w:jc w:val="both"/>
        <w:rPr>
          <w:rFonts w:ascii="Times New Roman" w:eastAsia="標楷體" w:hAnsi="Times New Roman" w:cs="Times New Roman"/>
          <w:sz w:val="24"/>
          <w:szCs w:val="24"/>
        </w:rPr>
      </w:pPr>
      <w:bookmarkStart w:id="115" w:name="_Toc60187115"/>
      <w:r w:rsidRPr="005C2F45">
        <w:rPr>
          <w:rFonts w:ascii="Times New Roman" w:eastAsia="標楷體" w:hAnsi="Times New Roman" w:cs="Times New Roman"/>
          <w:sz w:val="24"/>
          <w:szCs w:val="24"/>
        </w:rPr>
        <w:t>評論時間</w:t>
      </w:r>
      <w:bookmarkEnd w:id="115"/>
      <w:r w:rsidR="006C615C" w:rsidRPr="005C2F45">
        <w:rPr>
          <w:rFonts w:ascii="Times New Roman" w:eastAsia="標楷體" w:hAnsi="Times New Roman" w:cs="Times New Roman"/>
          <w:sz w:val="24"/>
          <w:szCs w:val="24"/>
        </w:rPr>
        <w:t xml:space="preserve"> </w:t>
      </w:r>
    </w:p>
    <w:p w14:paraId="59E53C7D" w14:textId="77777777" w:rsidR="00D30DB6" w:rsidRDefault="00D30DB6" w:rsidP="00D30DB6">
      <w:pPr>
        <w:spacing w:line="360" w:lineRule="auto"/>
        <w:ind w:leftChars="236" w:left="566"/>
        <w:jc w:val="both"/>
        <w:rPr>
          <w:rFonts w:ascii="Times New Roman" w:eastAsia="標楷體" w:hAnsi="Times New Roman" w:cs="Times New Roman"/>
        </w:rPr>
      </w:pPr>
    </w:p>
    <w:p w14:paraId="15155521" w14:textId="37ED867E" w:rsidR="00CB2190" w:rsidRDefault="006C615C" w:rsidP="00D30DB6">
      <w:pPr>
        <w:spacing w:line="360" w:lineRule="auto"/>
        <w:ind w:leftChars="236" w:left="566" w:firstLineChars="200" w:firstLine="480"/>
        <w:jc w:val="both"/>
        <w:rPr>
          <w:rFonts w:ascii="Times New Roman" w:eastAsia="標楷體" w:hAnsi="Times New Roman" w:cs="Times New Roman"/>
        </w:rPr>
      </w:pPr>
      <w:r w:rsidRPr="005C2F45">
        <w:rPr>
          <w:rFonts w:ascii="Times New Roman" w:eastAsia="標楷體" w:hAnsi="Times New Roman" w:cs="Times New Roman"/>
        </w:rPr>
        <w:t>IMDb</w:t>
      </w:r>
      <w:r w:rsidRPr="005C2F45">
        <w:rPr>
          <w:rFonts w:ascii="Times New Roman" w:eastAsia="標楷體" w:hAnsi="Times New Roman" w:cs="Times New Roman"/>
        </w:rPr>
        <w:t>上的使用者電影評論中包含了</w:t>
      </w:r>
      <w:r w:rsidR="006017B5" w:rsidRPr="005C2F45">
        <w:rPr>
          <w:rFonts w:ascii="Times New Roman" w:eastAsia="標楷體" w:hAnsi="Times New Roman" w:cs="Times New Roman"/>
        </w:rPr>
        <w:t>評論時間，</w:t>
      </w:r>
      <w:r w:rsidR="008F69C0" w:rsidRPr="005C2F45">
        <w:rPr>
          <w:rFonts w:ascii="Times New Roman" w:eastAsia="標楷體" w:hAnsi="Times New Roman" w:cs="Times New Roman"/>
        </w:rPr>
        <w:t>透過評論時間可獲得評論時間矩陣，</w:t>
      </w:r>
      <w:r w:rsidR="007F556B" w:rsidRPr="005C2F45">
        <w:rPr>
          <w:rFonts w:ascii="Times New Roman" w:eastAsia="標楷體" w:hAnsi="Times New Roman" w:cs="Times New Roman"/>
        </w:rPr>
        <w:t>而日期的表示方式為資料集中最</w:t>
      </w:r>
      <w:r w:rsidR="009E11DE" w:rsidRPr="005C2F45">
        <w:rPr>
          <w:rFonts w:ascii="Times New Roman" w:eastAsia="標楷體" w:hAnsi="Times New Roman" w:cs="Times New Roman"/>
        </w:rPr>
        <w:t>早</w:t>
      </w:r>
      <w:r w:rsidR="007F556B" w:rsidRPr="005C2F45">
        <w:rPr>
          <w:rFonts w:ascii="Times New Roman" w:eastAsia="標楷體" w:hAnsi="Times New Roman" w:cs="Times New Roman"/>
        </w:rPr>
        <w:t>的評論日期為起始日，標記為第</w:t>
      </w:r>
      <w:r w:rsidR="007F556B" w:rsidRPr="005C2F45">
        <w:rPr>
          <w:rFonts w:ascii="Times New Roman" w:eastAsia="標楷體" w:hAnsi="Times New Roman" w:cs="Times New Roman"/>
        </w:rPr>
        <w:t>0</w:t>
      </w:r>
      <w:r w:rsidR="007F556B" w:rsidRPr="005C2F45">
        <w:rPr>
          <w:rFonts w:ascii="Times New Roman" w:eastAsia="標楷體" w:hAnsi="Times New Roman" w:cs="Times New Roman"/>
        </w:rPr>
        <w:t>天</w:t>
      </w:r>
      <w:r w:rsidR="007F556B" w:rsidRPr="005C2F45">
        <w:rPr>
          <w:rFonts w:ascii="Times New Roman" w:eastAsia="標楷體" w:hAnsi="Times New Roman" w:cs="Times New Roman"/>
        </w:rPr>
        <w:t xml:space="preserve"> </w:t>
      </w:r>
      <w:r w:rsidR="007F556B" w:rsidRPr="005C2F45">
        <w:rPr>
          <w:rFonts w:ascii="Times New Roman" w:eastAsia="標楷體" w:hAnsi="Times New Roman" w:cs="Times New Roman"/>
        </w:rPr>
        <w:t>，其他評論時間依照起始日往後增加。</w:t>
      </w:r>
      <w:r w:rsidR="008F69C0" w:rsidRPr="005C2F45">
        <w:rPr>
          <w:rFonts w:ascii="Times New Roman" w:eastAsia="標楷體" w:hAnsi="Times New Roman" w:cs="Times New Roman"/>
        </w:rPr>
        <w:t>而</w:t>
      </w:r>
      <w:r w:rsidR="001229F7" w:rsidRPr="005C2F45">
        <w:rPr>
          <w:rFonts w:ascii="Times New Roman" w:eastAsia="標楷體" w:hAnsi="Times New Roman" w:cs="Times New Roman"/>
        </w:rPr>
        <w:t>為了使</w:t>
      </w:r>
      <w:r w:rsidR="006017B5" w:rsidRPr="005C2F45">
        <w:rPr>
          <w:rFonts w:ascii="Times New Roman" w:eastAsia="標楷體" w:hAnsi="Times New Roman" w:cs="Times New Roman"/>
        </w:rPr>
        <w:t>本研究基於時間</w:t>
      </w:r>
      <w:r w:rsidR="00EC5442" w:rsidRPr="005C2F45">
        <w:rPr>
          <w:rFonts w:ascii="Times New Roman" w:eastAsia="標楷體" w:hAnsi="Times New Roman" w:cs="Times New Roman"/>
        </w:rPr>
        <w:t>的推薦算法</w:t>
      </w:r>
      <w:r w:rsidR="001229F7" w:rsidRPr="005C2F45">
        <w:rPr>
          <w:rFonts w:ascii="Times New Roman" w:eastAsia="標楷體" w:hAnsi="Times New Roman" w:cs="Times New Roman"/>
        </w:rPr>
        <w:t>方便計算</w:t>
      </w:r>
      <w:r w:rsidR="00EC5442" w:rsidRPr="005C2F45">
        <w:rPr>
          <w:rFonts w:ascii="Times New Roman" w:eastAsia="標楷體" w:hAnsi="Times New Roman" w:cs="Times New Roman"/>
        </w:rPr>
        <w:t>，除了對使用者</w:t>
      </w:r>
      <w:r w:rsidR="00EC5442" w:rsidRPr="005C2F45">
        <w:rPr>
          <w:rFonts w:ascii="Times New Roman" w:eastAsia="標楷體" w:hAnsi="Times New Roman" w:cs="Times New Roman"/>
        </w:rPr>
        <w:t xml:space="preserve"> – </w:t>
      </w:r>
      <w:r w:rsidR="00EC5442" w:rsidRPr="005C2F45">
        <w:rPr>
          <w:rFonts w:ascii="Times New Roman" w:eastAsia="標楷體" w:hAnsi="Times New Roman" w:cs="Times New Roman"/>
        </w:rPr>
        <w:t>電影評分矩陣進行補值，缺少的評論時間也</w:t>
      </w:r>
      <w:r w:rsidR="005B530B" w:rsidRPr="005C2F45">
        <w:rPr>
          <w:rFonts w:ascii="Times New Roman" w:eastAsia="標楷體" w:hAnsi="Times New Roman" w:cs="Times New Roman"/>
        </w:rPr>
        <w:t>需要</w:t>
      </w:r>
      <w:r w:rsidR="00EC5442" w:rsidRPr="005C2F45">
        <w:rPr>
          <w:rFonts w:ascii="Times New Roman" w:eastAsia="標楷體" w:hAnsi="Times New Roman" w:cs="Times New Roman"/>
        </w:rPr>
        <w:lastRenderedPageBreak/>
        <w:t>補</w:t>
      </w:r>
      <w:commentRangeStart w:id="116"/>
      <w:r w:rsidR="00EC5442" w:rsidRPr="005C2F45">
        <w:rPr>
          <w:rFonts w:ascii="Times New Roman" w:eastAsia="標楷體" w:hAnsi="Times New Roman" w:cs="Times New Roman"/>
        </w:rPr>
        <w:t>齊。</w:t>
      </w:r>
      <w:r w:rsidR="00CE412A" w:rsidRPr="005C2F45">
        <w:rPr>
          <w:rFonts w:ascii="Times New Roman" w:eastAsia="標楷體" w:hAnsi="Times New Roman" w:cs="Times New Roman"/>
        </w:rPr>
        <w:t>另外，本研究採用兩種不同方式對時間進行補值，第一種為</w:t>
      </w:r>
      <w:r w:rsidR="003C3499">
        <w:rPr>
          <w:rFonts w:ascii="Times New Roman" w:eastAsia="標楷體" w:hAnsi="Times New Roman" w:cs="Times New Roman" w:hint="eastAsia"/>
        </w:rPr>
        <w:t>平均</w:t>
      </w:r>
      <w:r w:rsidR="00CE412A" w:rsidRPr="005C2F45">
        <w:rPr>
          <w:rFonts w:ascii="Times New Roman" w:eastAsia="標楷體" w:hAnsi="Times New Roman" w:cs="Times New Roman"/>
        </w:rPr>
        <w:t>數，</w:t>
      </w:r>
      <w:r w:rsidR="003C3499">
        <w:rPr>
          <w:rFonts w:ascii="Times New Roman" w:eastAsia="標楷體" w:hAnsi="Times New Roman" w:cs="Times New Roman" w:hint="eastAsia"/>
        </w:rPr>
        <w:t>平均數</w:t>
      </w:r>
      <w:r w:rsidR="00CE412A" w:rsidRPr="005C2F45">
        <w:rPr>
          <w:rFonts w:ascii="Times New Roman" w:eastAsia="標楷體" w:hAnsi="Times New Roman" w:cs="Times New Roman"/>
        </w:rPr>
        <w:t>代表</w:t>
      </w:r>
      <w:r w:rsidR="00D93DC0" w:rsidRPr="005C2F45">
        <w:rPr>
          <w:rFonts w:ascii="Times New Roman" w:eastAsia="標楷體" w:hAnsi="Times New Roman" w:cs="Times New Roman"/>
        </w:rPr>
        <w:t>使用</w:t>
      </w:r>
      <w:r w:rsidR="00CE412A" w:rsidRPr="005C2F45">
        <w:rPr>
          <w:rFonts w:ascii="Times New Roman" w:eastAsia="標楷體" w:hAnsi="Times New Roman" w:cs="Times New Roman"/>
        </w:rPr>
        <w:t>多數人評論</w:t>
      </w:r>
      <w:r w:rsidR="00D93DC0" w:rsidRPr="005C2F45">
        <w:rPr>
          <w:rFonts w:ascii="Times New Roman" w:eastAsia="標楷體" w:hAnsi="Times New Roman" w:cs="Times New Roman"/>
        </w:rPr>
        <w:t>的</w:t>
      </w:r>
      <w:r w:rsidR="003C3499">
        <w:rPr>
          <w:rFonts w:ascii="Times New Roman" w:eastAsia="標楷體" w:hAnsi="Times New Roman" w:cs="Times New Roman" w:hint="eastAsia"/>
        </w:rPr>
        <w:t>平均日期</w:t>
      </w:r>
      <w:r w:rsidR="00D93DC0" w:rsidRPr="005C2F45">
        <w:rPr>
          <w:rFonts w:ascii="Times New Roman" w:eastAsia="標楷體" w:hAnsi="Times New Roman" w:cs="Times New Roman"/>
        </w:rPr>
        <w:t>進行補值</w:t>
      </w:r>
      <w:r w:rsidR="00E90AD4" w:rsidRPr="005C2F45">
        <w:rPr>
          <w:rFonts w:ascii="Times New Roman" w:eastAsia="標楷體" w:hAnsi="Times New Roman" w:cs="Times New Roman"/>
        </w:rPr>
        <w:t>。第二種為上映日期</w:t>
      </w:r>
      <w:r w:rsidR="00E90AD4" w:rsidRPr="005C2F45">
        <w:rPr>
          <w:rFonts w:ascii="Times New Roman" w:eastAsia="標楷體" w:hAnsi="Times New Roman" w:cs="Times New Roman"/>
        </w:rPr>
        <w:t xml:space="preserve"> + 7</w:t>
      </w:r>
      <w:r w:rsidR="00E90AD4" w:rsidRPr="005C2F45">
        <w:rPr>
          <w:rFonts w:ascii="Times New Roman" w:eastAsia="標楷體" w:hAnsi="Times New Roman" w:cs="Times New Roman"/>
        </w:rPr>
        <w:t>天，</w:t>
      </w:r>
      <w:r w:rsidR="00601BDB" w:rsidRPr="005C2F45">
        <w:rPr>
          <w:rFonts w:ascii="Times New Roman" w:eastAsia="標楷體" w:hAnsi="Times New Roman" w:cs="Times New Roman"/>
        </w:rPr>
        <w:t>我們認為上映後第</w:t>
      </w:r>
      <w:r w:rsidR="00601BDB" w:rsidRPr="005C2F45">
        <w:rPr>
          <w:rFonts w:ascii="Times New Roman" w:eastAsia="標楷體" w:hAnsi="Times New Roman" w:cs="Times New Roman"/>
        </w:rPr>
        <w:t>7</w:t>
      </w:r>
      <w:r w:rsidR="00601BDB" w:rsidRPr="005C2F45">
        <w:rPr>
          <w:rFonts w:ascii="Times New Roman" w:eastAsia="標楷體" w:hAnsi="Times New Roman" w:cs="Times New Roman"/>
        </w:rPr>
        <w:t>天為使用者觀看完電影並寫下評論的時間。</w:t>
      </w:r>
      <w:r w:rsidR="00CA7D91" w:rsidRPr="005C2F45">
        <w:rPr>
          <w:rFonts w:ascii="Times New Roman" w:eastAsia="標楷體" w:hAnsi="Times New Roman" w:cs="Times New Roman"/>
        </w:rPr>
        <w:t>本研究將在實驗階段比較兩</w:t>
      </w:r>
      <w:r w:rsidR="00566B63" w:rsidRPr="005C2F45">
        <w:rPr>
          <w:rFonts w:ascii="Times New Roman" w:eastAsia="標楷體" w:hAnsi="Times New Roman" w:cs="Times New Roman"/>
        </w:rPr>
        <w:t>種</w:t>
      </w:r>
      <w:r w:rsidR="00CA7D91" w:rsidRPr="005C2F45">
        <w:rPr>
          <w:rFonts w:ascii="Times New Roman" w:eastAsia="標楷體" w:hAnsi="Times New Roman" w:cs="Times New Roman"/>
        </w:rPr>
        <w:t>補值</w:t>
      </w:r>
      <w:r w:rsidR="00FE4177" w:rsidRPr="005C2F45">
        <w:rPr>
          <w:rFonts w:ascii="Times New Roman" w:eastAsia="標楷體" w:hAnsi="Times New Roman" w:cs="Times New Roman"/>
        </w:rPr>
        <w:t>方式</w:t>
      </w:r>
      <w:r w:rsidR="00CA7D91" w:rsidRPr="005C2F45">
        <w:rPr>
          <w:rFonts w:ascii="Times New Roman" w:eastAsia="標楷體" w:hAnsi="Times New Roman" w:cs="Times New Roman"/>
        </w:rPr>
        <w:t>對推薦結果的影響，並採用準確度較高者。</w:t>
      </w:r>
      <w:r w:rsidR="00FF36B7" w:rsidRPr="005C2F45">
        <w:rPr>
          <w:rFonts w:ascii="Times New Roman" w:eastAsia="標楷體" w:hAnsi="Times New Roman" w:cs="Times New Roman"/>
        </w:rPr>
        <w:t>圖</w:t>
      </w:r>
      <w:r w:rsidR="00FF36B7" w:rsidRPr="005C2F45">
        <w:rPr>
          <w:rFonts w:ascii="Times New Roman" w:eastAsia="標楷體" w:hAnsi="Times New Roman" w:cs="Times New Roman"/>
        </w:rPr>
        <w:t>3-</w:t>
      </w:r>
      <w:r w:rsidR="003C3499">
        <w:rPr>
          <w:rFonts w:ascii="Times New Roman" w:eastAsia="標楷體" w:hAnsi="Times New Roman" w:cs="Times New Roman"/>
        </w:rPr>
        <w:t>8</w:t>
      </w:r>
      <w:r w:rsidR="006256AF" w:rsidRPr="005C2F45">
        <w:rPr>
          <w:rFonts w:ascii="Times New Roman" w:eastAsia="標楷體" w:hAnsi="Times New Roman" w:cs="Times New Roman"/>
        </w:rPr>
        <w:t>為使用</w:t>
      </w:r>
      <w:r w:rsidR="003C3499">
        <w:rPr>
          <w:rFonts w:ascii="Times New Roman" w:eastAsia="標楷體" w:hAnsi="Times New Roman" w:cs="Times New Roman" w:hint="eastAsia"/>
        </w:rPr>
        <w:t>平均</w:t>
      </w:r>
      <w:r w:rsidR="006256AF" w:rsidRPr="005C2F45">
        <w:rPr>
          <w:rFonts w:ascii="Times New Roman" w:eastAsia="標楷體" w:hAnsi="Times New Roman" w:cs="Times New Roman"/>
        </w:rPr>
        <w:t>數補值範例</w:t>
      </w:r>
      <w:r w:rsidR="009E11DE" w:rsidRPr="005C2F45">
        <w:rPr>
          <w:rFonts w:ascii="Times New Roman" w:eastAsia="標楷體" w:hAnsi="Times New Roman" w:cs="Times New Roman"/>
        </w:rPr>
        <w:t>，假設電影</w:t>
      </w:r>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w:r w:rsidR="009E11DE" w:rsidRPr="005C2F45">
        <w:rPr>
          <w:rFonts w:ascii="Times New Roman" w:eastAsia="標楷體" w:hAnsi="Times New Roman" w:cs="Times New Roman"/>
        </w:rPr>
        <w:t>的</w:t>
      </w:r>
      <w:r w:rsidR="00B317AC">
        <w:rPr>
          <w:rFonts w:ascii="Times New Roman" w:eastAsia="標楷體" w:hAnsi="Times New Roman" w:cs="Times New Roman" w:hint="eastAsia"/>
        </w:rPr>
        <w:t>平均</w:t>
      </w:r>
      <w:r w:rsidR="009E11DE" w:rsidRPr="005C2F45">
        <w:rPr>
          <w:rFonts w:ascii="Times New Roman" w:eastAsia="標楷體" w:hAnsi="Times New Roman" w:cs="Times New Roman"/>
        </w:rPr>
        <w:t>評論時間在資料集中最早的評論日期後的第</w:t>
      </w:r>
      <w:r w:rsidR="009E11DE" w:rsidRPr="005C2F45">
        <w:rPr>
          <w:rFonts w:ascii="Times New Roman" w:eastAsia="標楷體" w:hAnsi="Times New Roman" w:cs="Times New Roman"/>
        </w:rPr>
        <w:t>75</w:t>
      </w:r>
      <w:r w:rsidR="009E11DE" w:rsidRPr="005C2F45">
        <w:rPr>
          <w:rFonts w:ascii="Times New Roman" w:eastAsia="標楷體" w:hAnsi="Times New Roman" w:cs="Times New Roman"/>
        </w:rPr>
        <w:t>天，因此我們對使用者</w:t>
      </w:r>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3</m:t>
            </m:r>
          </m:sub>
        </m:sSub>
      </m:oMath>
      <w:r w:rsidR="009E11DE" w:rsidRPr="005C2F45">
        <w:rPr>
          <w:rFonts w:ascii="Times New Roman" w:eastAsia="標楷體" w:hAnsi="Times New Roman" w:cs="Times New Roman"/>
        </w:rPr>
        <w:t>的評論日期補值成第</w:t>
      </w:r>
      <w:r w:rsidR="009E11DE" w:rsidRPr="005C2F45">
        <w:rPr>
          <w:rFonts w:ascii="Times New Roman" w:eastAsia="標楷體" w:hAnsi="Times New Roman" w:cs="Times New Roman"/>
        </w:rPr>
        <w:t>75</w:t>
      </w:r>
      <w:r w:rsidR="009E11DE" w:rsidRPr="005C2F45">
        <w:rPr>
          <w:rFonts w:ascii="Times New Roman" w:eastAsia="標楷體" w:hAnsi="Times New Roman" w:cs="Times New Roman"/>
        </w:rPr>
        <w:t>天。</w:t>
      </w:r>
      <w:commentRangeStart w:id="117"/>
      <w:r w:rsidR="00FF36B7" w:rsidRPr="005C2F45">
        <w:rPr>
          <w:rFonts w:ascii="Times New Roman" w:eastAsia="標楷體" w:hAnsi="Times New Roman" w:cs="Times New Roman"/>
        </w:rPr>
        <w:t>而圖</w:t>
      </w:r>
      <w:r w:rsidR="00FF36B7" w:rsidRPr="005C2F45">
        <w:rPr>
          <w:rFonts w:ascii="Times New Roman" w:eastAsia="標楷體" w:hAnsi="Times New Roman" w:cs="Times New Roman"/>
        </w:rPr>
        <w:t>3-</w:t>
      </w:r>
      <w:r w:rsidR="00B317AC">
        <w:rPr>
          <w:rFonts w:ascii="Times New Roman" w:eastAsia="標楷體" w:hAnsi="Times New Roman" w:cs="Times New Roman"/>
        </w:rPr>
        <w:t>9</w:t>
      </w:r>
      <w:r w:rsidR="006256AF" w:rsidRPr="005C2F45">
        <w:rPr>
          <w:rFonts w:ascii="Times New Roman" w:eastAsia="標楷體" w:hAnsi="Times New Roman" w:cs="Times New Roman"/>
        </w:rPr>
        <w:t>為</w:t>
      </w:r>
      <w:r w:rsidR="00CB2190" w:rsidRPr="005C2F45">
        <w:rPr>
          <w:rFonts w:ascii="Times New Roman" w:eastAsia="標楷體" w:hAnsi="Times New Roman" w:cs="Times New Roman"/>
        </w:rPr>
        <w:t>基於</w:t>
      </w:r>
      <w:r w:rsidR="006256AF" w:rsidRPr="005C2F45">
        <w:rPr>
          <w:rFonts w:ascii="Times New Roman" w:eastAsia="標楷體" w:hAnsi="Times New Roman" w:cs="Times New Roman"/>
        </w:rPr>
        <w:t>上映日期</w:t>
      </w:r>
      <w:r w:rsidR="006256AF" w:rsidRPr="005C2F45">
        <w:rPr>
          <w:rFonts w:ascii="Times New Roman" w:eastAsia="標楷體" w:hAnsi="Times New Roman" w:cs="Times New Roman"/>
        </w:rPr>
        <w:t xml:space="preserve"> + 7</w:t>
      </w:r>
      <w:r w:rsidR="006256AF" w:rsidRPr="005C2F45">
        <w:rPr>
          <w:rFonts w:ascii="Times New Roman" w:eastAsia="標楷體" w:hAnsi="Times New Roman" w:cs="Times New Roman"/>
        </w:rPr>
        <w:t>天</w:t>
      </w:r>
      <w:r w:rsidR="00CB2190" w:rsidRPr="005C2F45">
        <w:rPr>
          <w:rFonts w:ascii="Times New Roman" w:eastAsia="標楷體" w:hAnsi="Times New Roman" w:cs="Times New Roman"/>
        </w:rPr>
        <w:t>的</w:t>
      </w:r>
      <w:r w:rsidR="006256AF" w:rsidRPr="005C2F45">
        <w:rPr>
          <w:rFonts w:ascii="Times New Roman" w:eastAsia="標楷體" w:hAnsi="Times New Roman" w:cs="Times New Roman"/>
        </w:rPr>
        <w:t>補值範例</w:t>
      </w:r>
      <w:r w:rsidR="009E11DE" w:rsidRPr="005C2F45">
        <w:rPr>
          <w:rFonts w:ascii="Times New Roman" w:eastAsia="標楷體" w:hAnsi="Times New Roman" w:cs="Times New Roman"/>
        </w:rPr>
        <w:t>，</w:t>
      </w:r>
      <w:r w:rsidR="00CB2190" w:rsidRPr="005C2F45">
        <w:rPr>
          <w:rFonts w:ascii="Times New Roman" w:eastAsia="標楷體" w:hAnsi="Times New Roman" w:cs="Times New Roman"/>
        </w:rPr>
        <w:t>假設</w:t>
      </w:r>
      <w:r w:rsidR="00021FDD" w:rsidRPr="005C2F45">
        <w:rPr>
          <w:rFonts w:ascii="Times New Roman" w:eastAsia="標楷體" w:hAnsi="Times New Roman" w:cs="Times New Roman"/>
        </w:rPr>
        <w:t>電影評論的</w:t>
      </w:r>
      <w:r w:rsidR="00CB2190" w:rsidRPr="005C2F45">
        <w:rPr>
          <w:rFonts w:ascii="Times New Roman" w:eastAsia="標楷體" w:hAnsi="Times New Roman" w:cs="Times New Roman"/>
        </w:rPr>
        <w:t>資料</w:t>
      </w:r>
      <w:r w:rsidR="00021FDD" w:rsidRPr="005C2F45">
        <w:rPr>
          <w:rFonts w:ascii="Times New Roman" w:eastAsia="標楷體" w:hAnsi="Times New Roman" w:cs="Times New Roman"/>
        </w:rPr>
        <w:t>中</w:t>
      </w:r>
      <w:r w:rsidR="00CB2190" w:rsidRPr="005C2F45">
        <w:rPr>
          <w:rFonts w:ascii="Times New Roman" w:eastAsia="標楷體" w:hAnsi="Times New Roman" w:cs="Times New Roman"/>
        </w:rPr>
        <w:t>最早的評論日期</w:t>
      </w:r>
      <w:r w:rsidR="00021FDD" w:rsidRPr="005C2F45">
        <w:rPr>
          <w:rFonts w:ascii="Times New Roman" w:eastAsia="標楷體" w:hAnsi="Times New Roman" w:cs="Times New Roman"/>
        </w:rPr>
        <w:t>為</w:t>
      </w:r>
      <w:r w:rsidR="00CB2190" w:rsidRPr="005C2F45">
        <w:rPr>
          <w:rFonts w:ascii="Times New Roman" w:eastAsia="標楷體" w:hAnsi="Times New Roman" w:cs="Times New Roman"/>
        </w:rPr>
        <w:t>11</w:t>
      </w:r>
      <w:r w:rsidR="00021FDD" w:rsidRPr="005C2F45">
        <w:rPr>
          <w:rFonts w:ascii="Times New Roman" w:eastAsia="標楷體" w:hAnsi="Times New Roman" w:cs="Times New Roman"/>
        </w:rPr>
        <w:t>月</w:t>
      </w:r>
      <w:r w:rsidR="00CB2190" w:rsidRPr="005C2F45">
        <w:rPr>
          <w:rFonts w:ascii="Times New Roman" w:eastAsia="標楷體" w:hAnsi="Times New Roman" w:cs="Times New Roman"/>
        </w:rPr>
        <w:t>30</w:t>
      </w:r>
      <w:r w:rsidR="00021FDD" w:rsidRPr="005C2F45">
        <w:rPr>
          <w:rFonts w:ascii="Times New Roman" w:eastAsia="標楷體" w:hAnsi="Times New Roman" w:cs="Times New Roman"/>
        </w:rPr>
        <w:t>日</w:t>
      </w:r>
      <w:r w:rsidR="00021FDD" w:rsidRPr="00625E4C">
        <w:rPr>
          <w:rFonts w:ascii="Times New Roman" w:eastAsia="標楷體" w:hAnsi="Times New Roman" w:cs="Times New Roman"/>
          <w:i/>
        </w:rPr>
        <w:t>(M</w:t>
      </w:r>
      <w:r w:rsidR="00021FDD" w:rsidRPr="00625E4C">
        <w:rPr>
          <w:rFonts w:ascii="Times New Roman" w:eastAsia="標楷體" w:hAnsi="Times New Roman" w:cs="Times New Roman"/>
          <w:i/>
          <w:vertAlign w:val="subscript"/>
        </w:rPr>
        <w:t>1</w:t>
      </w:r>
      <w:r w:rsidR="00021FDD" w:rsidRPr="00625E4C">
        <w:rPr>
          <w:rFonts w:ascii="Times New Roman" w:eastAsia="標楷體" w:hAnsi="Times New Roman" w:cs="Times New Roman"/>
          <w:i/>
        </w:rPr>
        <w:t>U</w:t>
      </w:r>
      <w:r w:rsidR="00021FDD" w:rsidRPr="00625E4C">
        <w:rPr>
          <w:rFonts w:ascii="Times New Roman" w:eastAsia="標楷體" w:hAnsi="Times New Roman" w:cs="Times New Roman"/>
          <w:i/>
          <w:vertAlign w:val="subscript"/>
        </w:rPr>
        <w:t>1</w:t>
      </w:r>
      <w:r w:rsidR="00021FDD" w:rsidRPr="00625E4C">
        <w:rPr>
          <w:rFonts w:ascii="Times New Roman" w:eastAsia="標楷體" w:hAnsi="Times New Roman" w:cs="Times New Roman"/>
          <w:i/>
        </w:rPr>
        <w:t>)</w:t>
      </w:r>
      <w:r w:rsidR="00CB2190" w:rsidRPr="005C2F45">
        <w:rPr>
          <w:rFonts w:ascii="Times New Roman" w:eastAsia="標楷體" w:hAnsi="Times New Roman" w:cs="Times New Roman"/>
        </w:rPr>
        <w:t>，</w:t>
      </w:r>
      <w:r w:rsidR="00021FDD" w:rsidRPr="005C2F45">
        <w:rPr>
          <w:rFonts w:ascii="Times New Roman" w:eastAsia="標楷體" w:hAnsi="Times New Roman" w:cs="Times New Roman"/>
        </w:rPr>
        <w:t>而需要補值的</w:t>
      </w:r>
      <w:r w:rsidR="00021FDD" w:rsidRPr="00625E4C">
        <w:rPr>
          <w:rFonts w:ascii="Times New Roman" w:eastAsia="標楷體" w:hAnsi="Times New Roman" w:cs="Times New Roman"/>
          <w:i/>
        </w:rPr>
        <w:t>M</w:t>
      </w:r>
      <w:r w:rsidR="00021FDD" w:rsidRPr="00625E4C">
        <w:rPr>
          <w:rFonts w:ascii="Times New Roman" w:eastAsia="標楷體" w:hAnsi="Times New Roman" w:cs="Times New Roman"/>
          <w:i/>
          <w:vertAlign w:val="subscript"/>
        </w:rPr>
        <w:t>2</w:t>
      </w:r>
      <w:r w:rsidR="00021FDD" w:rsidRPr="00625E4C">
        <w:rPr>
          <w:rFonts w:ascii="Times New Roman" w:eastAsia="標楷體" w:hAnsi="Times New Roman" w:cs="Times New Roman"/>
          <w:i/>
        </w:rPr>
        <w:t>U</w:t>
      </w:r>
      <w:r w:rsidR="00021FDD" w:rsidRPr="00625E4C">
        <w:rPr>
          <w:rFonts w:ascii="Times New Roman" w:eastAsia="標楷體" w:hAnsi="Times New Roman" w:cs="Times New Roman"/>
          <w:i/>
          <w:vertAlign w:val="subscript"/>
        </w:rPr>
        <w:t>3</w:t>
      </w:r>
      <w:r w:rsidR="00021FDD" w:rsidRPr="005C2F45">
        <w:rPr>
          <w:rFonts w:ascii="Times New Roman" w:eastAsia="標楷體" w:hAnsi="Times New Roman" w:cs="Times New Roman"/>
        </w:rPr>
        <w:t>的電影上映日期為</w:t>
      </w:r>
      <w:r w:rsidR="00021FDD" w:rsidRPr="005C2F45">
        <w:rPr>
          <w:rFonts w:ascii="Times New Roman" w:eastAsia="標楷體" w:hAnsi="Times New Roman" w:cs="Times New Roman"/>
        </w:rPr>
        <w:t>12</w:t>
      </w:r>
      <w:r w:rsidR="00021FDD" w:rsidRPr="005C2F45">
        <w:rPr>
          <w:rFonts w:ascii="Times New Roman" w:eastAsia="標楷體" w:hAnsi="Times New Roman" w:cs="Times New Roman"/>
        </w:rPr>
        <w:t>月</w:t>
      </w:r>
      <w:r w:rsidR="00021FDD" w:rsidRPr="005C2F45">
        <w:rPr>
          <w:rFonts w:ascii="Times New Roman" w:eastAsia="標楷體" w:hAnsi="Times New Roman" w:cs="Times New Roman"/>
        </w:rPr>
        <w:t>20</w:t>
      </w:r>
      <w:r w:rsidR="00021FDD" w:rsidRPr="005C2F45">
        <w:rPr>
          <w:rFonts w:ascii="Times New Roman" w:eastAsia="標楷體" w:hAnsi="Times New Roman" w:cs="Times New Roman"/>
        </w:rPr>
        <w:t>日，本研究先計算出需補值評論的電影上映日期與最早評論的日期之天數差異</w:t>
      </w:r>
      <w:r w:rsidR="00625E4C">
        <w:rPr>
          <w:rFonts w:ascii="Times New Roman" w:eastAsia="標楷體" w:hAnsi="Times New Roman" w:cs="Times New Roman" w:hint="eastAsia"/>
        </w:rPr>
        <w:t xml:space="preserve"> </w:t>
      </w:r>
      <w:r w:rsidR="00021FDD" w:rsidRPr="005C2F45">
        <w:rPr>
          <w:rFonts w:ascii="Times New Roman" w:eastAsia="標楷體" w:hAnsi="Times New Roman" w:cs="Times New Roman"/>
        </w:rPr>
        <w:t>(20</w:t>
      </w:r>
      <w:r w:rsidR="00021FDD" w:rsidRPr="005C2F45">
        <w:rPr>
          <w:rFonts w:ascii="Times New Roman" w:eastAsia="標楷體" w:hAnsi="Times New Roman" w:cs="Times New Roman"/>
        </w:rPr>
        <w:t>天</w:t>
      </w:r>
      <w:r w:rsidR="00021FDD" w:rsidRPr="005C2F45">
        <w:rPr>
          <w:rFonts w:ascii="Times New Roman" w:eastAsia="標楷體" w:hAnsi="Times New Roman" w:cs="Times New Roman"/>
        </w:rPr>
        <w:t>)</w:t>
      </w:r>
      <w:r w:rsidR="00021FDD" w:rsidRPr="005C2F45">
        <w:rPr>
          <w:rFonts w:ascii="Times New Roman" w:eastAsia="標楷體" w:hAnsi="Times New Roman" w:cs="Times New Roman"/>
        </w:rPr>
        <w:t>，</w:t>
      </w:r>
      <w:r w:rsidR="00CB2190" w:rsidRPr="005C2F45">
        <w:rPr>
          <w:rFonts w:ascii="Times New Roman" w:eastAsia="標楷體" w:hAnsi="Times New Roman" w:cs="Times New Roman"/>
        </w:rPr>
        <w:t>再</w:t>
      </w:r>
      <w:r w:rsidR="00021FDD" w:rsidRPr="005C2F45">
        <w:rPr>
          <w:rFonts w:ascii="Times New Roman" w:eastAsia="標楷體" w:hAnsi="Times New Roman" w:cs="Times New Roman"/>
        </w:rPr>
        <w:t>以該差異天數加</w:t>
      </w:r>
      <w:r w:rsidR="00021FDD" w:rsidRPr="005C2F45">
        <w:rPr>
          <w:rFonts w:ascii="Times New Roman" w:eastAsia="標楷體" w:hAnsi="Times New Roman" w:cs="Times New Roman"/>
        </w:rPr>
        <w:t>7</w:t>
      </w:r>
      <w:r w:rsidR="00021FDD" w:rsidRPr="005C2F45">
        <w:rPr>
          <w:rFonts w:ascii="Times New Roman" w:eastAsia="標楷體" w:hAnsi="Times New Roman" w:cs="Times New Roman"/>
        </w:rPr>
        <w:t>天</w:t>
      </w:r>
      <w:r w:rsidR="00625E4C">
        <w:rPr>
          <w:rFonts w:ascii="Times New Roman" w:eastAsia="標楷體" w:hAnsi="Times New Roman" w:cs="Times New Roman" w:hint="eastAsia"/>
        </w:rPr>
        <w:t xml:space="preserve"> </w:t>
      </w:r>
      <w:r w:rsidR="00021FDD" w:rsidRPr="005C2F45">
        <w:rPr>
          <w:rFonts w:ascii="Times New Roman" w:eastAsia="標楷體" w:hAnsi="Times New Roman" w:cs="Times New Roman"/>
        </w:rPr>
        <w:t>(27</w:t>
      </w:r>
      <w:r w:rsidR="00021FDD" w:rsidRPr="005C2F45">
        <w:rPr>
          <w:rFonts w:ascii="Times New Roman" w:eastAsia="標楷體" w:hAnsi="Times New Roman" w:cs="Times New Roman"/>
        </w:rPr>
        <w:t>天</w:t>
      </w:r>
      <w:r w:rsidR="00021FDD" w:rsidRPr="005C2F45">
        <w:rPr>
          <w:rFonts w:ascii="Times New Roman" w:eastAsia="標楷體" w:hAnsi="Times New Roman" w:cs="Times New Roman"/>
        </w:rPr>
        <w:t>)</w:t>
      </w:r>
      <w:r w:rsidR="00021FDD" w:rsidRPr="005C2F45">
        <w:rPr>
          <w:rFonts w:ascii="Times New Roman" w:eastAsia="標楷體" w:hAnsi="Times New Roman" w:cs="Times New Roman"/>
        </w:rPr>
        <w:t>作為補上的值。</w:t>
      </w:r>
      <w:commentRangeEnd w:id="117"/>
      <w:r w:rsidR="00D56BB6">
        <w:rPr>
          <w:rStyle w:val="af5"/>
        </w:rPr>
        <w:commentReference w:id="117"/>
      </w:r>
    </w:p>
    <w:p w14:paraId="4FCA431C" w14:textId="77777777" w:rsidR="0098072C" w:rsidRDefault="0098072C" w:rsidP="00CB2190">
      <w:pPr>
        <w:spacing w:line="360" w:lineRule="auto"/>
        <w:ind w:firstLine="1418"/>
        <w:jc w:val="both"/>
        <w:rPr>
          <w:rFonts w:ascii="Times New Roman" w:eastAsia="標楷體" w:hAnsi="Times New Roman" w:cs="Times New Roman"/>
        </w:rPr>
      </w:pPr>
    </w:p>
    <w:p w14:paraId="6ECF250D" w14:textId="47E6D93C" w:rsidR="00BB6143" w:rsidRPr="00772C50" w:rsidRDefault="0098072C" w:rsidP="00772C50">
      <w:pPr>
        <w:keepNext/>
        <w:spacing w:line="360" w:lineRule="auto"/>
        <w:ind w:leftChars="236" w:left="566"/>
        <w:jc w:val="both"/>
        <w:rPr>
          <w:rFonts w:ascii="Times New Roman" w:eastAsia="標楷體" w:hAnsi="Times New Roman" w:cs="Times New Roman"/>
          <w:i/>
        </w:rPr>
      </w:pPr>
      <w:bookmarkStart w:id="118" w:name="_Toc60186816"/>
      <w:r w:rsidRPr="005C2F45">
        <w:rPr>
          <w:rFonts w:ascii="Times New Roman" w:eastAsia="標楷體" w:hAnsi="Times New Roman" w:cs="Times New Roman"/>
          <w:i/>
        </w:rPr>
        <w:t>圖</w:t>
      </w:r>
      <w:r w:rsidRPr="005C2F45">
        <w:rPr>
          <w:rFonts w:ascii="Times New Roman" w:eastAsia="標楷體" w:hAnsi="Times New Roman" w:cs="Times New Roman"/>
          <w:i/>
        </w:rPr>
        <w:t xml:space="preserve"> </w:t>
      </w:r>
      <w:r w:rsidRPr="005C2F45">
        <w:rPr>
          <w:rFonts w:ascii="Times New Roman" w:eastAsia="標楷體" w:hAnsi="Times New Roman" w:cs="Times New Roman"/>
          <w:i/>
        </w:rPr>
        <w:fldChar w:fldCharType="begin"/>
      </w:r>
      <w:r w:rsidRPr="005C2F45">
        <w:rPr>
          <w:rFonts w:ascii="Times New Roman" w:eastAsia="標楷體" w:hAnsi="Times New Roman" w:cs="Times New Roman"/>
          <w:i/>
        </w:rPr>
        <w:instrText xml:space="preserve"> STYLEREF 1 \s </w:instrText>
      </w:r>
      <w:r w:rsidRPr="005C2F45">
        <w:rPr>
          <w:rFonts w:ascii="Times New Roman" w:eastAsia="標楷體" w:hAnsi="Times New Roman" w:cs="Times New Roman"/>
          <w:i/>
        </w:rPr>
        <w:fldChar w:fldCharType="separate"/>
      </w:r>
      <w:r w:rsidR="00DB748B">
        <w:rPr>
          <w:rFonts w:ascii="Times New Roman" w:eastAsia="標楷體" w:hAnsi="Times New Roman" w:cs="Times New Roman" w:hint="eastAsia"/>
          <w:i/>
          <w:noProof/>
        </w:rPr>
        <w:t>三</w:t>
      </w:r>
      <w:r w:rsidRPr="005C2F45">
        <w:rPr>
          <w:rFonts w:ascii="Times New Roman" w:eastAsia="標楷體" w:hAnsi="Times New Roman" w:cs="Times New Roman"/>
          <w:i/>
        </w:rPr>
        <w:fldChar w:fldCharType="end"/>
      </w:r>
      <w:r w:rsidRPr="005C2F45">
        <w:rPr>
          <w:rFonts w:ascii="Times New Roman" w:eastAsia="標楷體" w:hAnsi="Times New Roman" w:cs="Times New Roman"/>
          <w:i/>
        </w:rPr>
        <w:noBreakHyphen/>
      </w:r>
      <w:r w:rsidR="00C51706">
        <w:rPr>
          <w:rFonts w:ascii="Times New Roman" w:eastAsia="標楷體" w:hAnsi="Times New Roman" w:cs="Times New Roman" w:hint="eastAsia"/>
          <w:i/>
        </w:rPr>
        <w:t>8</w:t>
      </w:r>
      <w:r w:rsidRPr="005C2F45">
        <w:rPr>
          <w:rFonts w:ascii="Times New Roman" w:eastAsia="標楷體" w:hAnsi="Times New Roman" w:cs="Times New Roman"/>
          <w:i/>
        </w:rPr>
        <w:t xml:space="preserve">: </w:t>
      </w:r>
      <w:r w:rsidR="002C00BB">
        <w:rPr>
          <w:rFonts w:ascii="Times New Roman" w:eastAsia="標楷體" w:hAnsi="Times New Roman" w:cs="Times New Roman" w:hint="eastAsia"/>
          <w:i/>
        </w:rPr>
        <w:t>平均</w:t>
      </w:r>
      <w:r w:rsidRPr="005C2F45">
        <w:rPr>
          <w:rFonts w:ascii="Times New Roman" w:eastAsia="標楷體" w:hAnsi="Times New Roman" w:cs="Times New Roman"/>
          <w:i/>
        </w:rPr>
        <w:t>數補值示意圖</w:t>
      </w:r>
      <w:bookmarkEnd w:id="118"/>
      <w:commentRangeEnd w:id="116"/>
      <w:r w:rsidR="00931079">
        <w:rPr>
          <w:rStyle w:val="af5"/>
        </w:rPr>
        <w:commentReference w:id="116"/>
      </w:r>
    </w:p>
    <w:p w14:paraId="113C551E" w14:textId="5862955D" w:rsidR="00772C50" w:rsidRPr="005C2F45" w:rsidRDefault="00772C50" w:rsidP="00EF35A2">
      <w:pPr>
        <w:spacing w:line="360" w:lineRule="auto"/>
        <w:ind w:leftChars="236" w:left="566"/>
        <w:rPr>
          <w:rFonts w:ascii="Times New Roman" w:eastAsia="標楷體" w:hAnsi="Times New Roman" w:cs="Times New Roman"/>
        </w:rPr>
      </w:pPr>
      <w:r>
        <w:rPr>
          <w:rFonts w:ascii="Times New Roman" w:eastAsia="標楷體" w:hAnsi="Times New Roman" w:cs="Times New Roman"/>
          <w:noProof/>
        </w:rPr>
        <w:drawing>
          <wp:inline distT="0" distB="0" distL="0" distR="0" wp14:anchorId="7DF9E39E" wp14:editId="489D5F6C">
            <wp:extent cx="4694555" cy="1847215"/>
            <wp:effectExtent l="0" t="0" r="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4555" cy="1847215"/>
                    </a:xfrm>
                    <a:prstGeom prst="rect">
                      <a:avLst/>
                    </a:prstGeom>
                    <a:noFill/>
                  </pic:spPr>
                </pic:pic>
              </a:graphicData>
            </a:graphic>
          </wp:inline>
        </w:drawing>
      </w:r>
    </w:p>
    <w:p w14:paraId="375F714C" w14:textId="797261C7" w:rsidR="0093031C" w:rsidRDefault="0093031C"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341E0B9A" w14:textId="77777777" w:rsidR="0098072C" w:rsidRPr="005C2F45" w:rsidRDefault="0098072C" w:rsidP="0093031C">
      <w:pPr>
        <w:spacing w:line="360" w:lineRule="auto"/>
        <w:jc w:val="both"/>
        <w:rPr>
          <w:rFonts w:ascii="Times New Roman" w:eastAsia="標楷體" w:hAnsi="Times New Roman" w:cs="Times New Roman"/>
        </w:rPr>
      </w:pPr>
    </w:p>
    <w:p w14:paraId="638A3804" w14:textId="2376F0B7" w:rsidR="0093031C" w:rsidRPr="0098072C" w:rsidRDefault="0098072C" w:rsidP="00EF35A2">
      <w:pPr>
        <w:pStyle w:val="a9"/>
        <w:ind w:leftChars="236" w:left="566"/>
        <w:rPr>
          <w:rFonts w:ascii="Times New Roman" w:eastAsia="標楷體" w:hAnsi="Times New Roman" w:cs="Times New Roman"/>
        </w:rPr>
      </w:pPr>
      <w:bookmarkStart w:id="119" w:name="_Toc60186817"/>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00C51706">
        <w:rPr>
          <w:rFonts w:ascii="Times New Roman" w:eastAsia="標楷體" w:hAnsi="Times New Roman" w:cs="Times New Roman"/>
        </w:rPr>
        <w:t>9</w:t>
      </w:r>
      <w:r w:rsidRPr="005C2F45">
        <w:rPr>
          <w:rFonts w:ascii="Times New Roman" w:eastAsia="標楷體" w:hAnsi="Times New Roman" w:cs="Times New Roman"/>
        </w:rPr>
        <w:t>:</w:t>
      </w:r>
      <w:r w:rsidRPr="005C2F45">
        <w:rPr>
          <w:rFonts w:ascii="Times New Roman" w:eastAsia="標楷體" w:hAnsi="Times New Roman" w:cs="Times New Roman"/>
        </w:rPr>
        <w:t>上映日期</w:t>
      </w:r>
      <w:r w:rsidRPr="005C2F45">
        <w:rPr>
          <w:rFonts w:ascii="Times New Roman" w:eastAsia="標楷體" w:hAnsi="Times New Roman" w:cs="Times New Roman"/>
        </w:rPr>
        <w:t xml:space="preserve"> + 7</w:t>
      </w:r>
      <w:r w:rsidRPr="005C2F45">
        <w:rPr>
          <w:rFonts w:ascii="Times New Roman" w:eastAsia="標楷體" w:hAnsi="Times New Roman" w:cs="Times New Roman"/>
        </w:rPr>
        <w:t>日補值示意圖</w:t>
      </w:r>
      <w:bookmarkEnd w:id="119"/>
    </w:p>
    <w:p w14:paraId="02116F6F" w14:textId="23E43CE0" w:rsidR="009E11DE" w:rsidRPr="005C2F45" w:rsidRDefault="00F46892" w:rsidP="00EF35A2">
      <w:pPr>
        <w:spacing w:line="360" w:lineRule="auto"/>
        <w:ind w:leftChars="236" w:left="566"/>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06001AD2" wp14:editId="1E08B111">
            <wp:extent cx="4690745" cy="1273764"/>
            <wp:effectExtent l="0" t="0" r="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時間補值.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8816" cy="1303111"/>
                    </a:xfrm>
                    <a:prstGeom prst="rect">
                      <a:avLst/>
                    </a:prstGeom>
                    <a:ln>
                      <a:noFill/>
                    </a:ln>
                  </pic:spPr>
                </pic:pic>
              </a:graphicData>
            </a:graphic>
          </wp:inline>
        </w:drawing>
      </w:r>
    </w:p>
    <w:p w14:paraId="1CAEA70A" w14:textId="77777777" w:rsidR="0093031C" w:rsidRPr="005C2F45" w:rsidRDefault="0093031C" w:rsidP="00EF35A2">
      <w:pPr>
        <w:spacing w:line="360" w:lineRule="auto"/>
        <w:ind w:leftChars="236" w:left="566"/>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7E714D8A" w14:textId="61032D73" w:rsidR="006E13F8" w:rsidRPr="005C2F45" w:rsidRDefault="006E13F8" w:rsidP="00FA2DBB">
      <w:pPr>
        <w:spacing w:line="360" w:lineRule="auto"/>
        <w:jc w:val="both"/>
        <w:rPr>
          <w:rFonts w:ascii="Times New Roman" w:eastAsia="標楷體" w:hAnsi="Times New Roman" w:cs="Times New Roman"/>
        </w:rPr>
      </w:pPr>
    </w:p>
    <w:p w14:paraId="51F37FED" w14:textId="77777777" w:rsidR="00134E17" w:rsidRPr="005C2F45" w:rsidRDefault="00134E17" w:rsidP="00FA2DBB">
      <w:pPr>
        <w:spacing w:line="360" w:lineRule="auto"/>
        <w:jc w:val="both"/>
        <w:rPr>
          <w:rFonts w:ascii="Times New Roman" w:eastAsia="標楷體" w:hAnsi="Times New Roman" w:cs="Times New Roman"/>
        </w:rPr>
      </w:pPr>
    </w:p>
    <w:p w14:paraId="007E017C" w14:textId="104E15F5" w:rsidR="006E13F8" w:rsidRPr="005C2F45" w:rsidRDefault="006E13F8"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120" w:name="_Toc60187116"/>
      <w:r w:rsidRPr="005C2F45">
        <w:rPr>
          <w:rFonts w:ascii="Times New Roman" w:eastAsia="標楷體" w:hAnsi="Times New Roman" w:cs="Times New Roman"/>
          <w:sz w:val="28"/>
          <w:szCs w:val="28"/>
        </w:rPr>
        <w:t>資料補值</w:t>
      </w:r>
      <w:bookmarkEnd w:id="120"/>
    </w:p>
    <w:p w14:paraId="1EAD0E7B" w14:textId="77777777" w:rsidR="00BD2323" w:rsidRPr="005C2F45" w:rsidRDefault="00BD2323" w:rsidP="00FA2DBB">
      <w:pPr>
        <w:spacing w:line="360" w:lineRule="auto"/>
        <w:jc w:val="both"/>
        <w:rPr>
          <w:rFonts w:ascii="Times New Roman" w:eastAsia="標楷體" w:hAnsi="Times New Roman" w:cs="Times New Roman"/>
        </w:rPr>
      </w:pPr>
    </w:p>
    <w:p w14:paraId="40E48BA7" w14:textId="77F6CAD0" w:rsidR="0042708D" w:rsidRDefault="00BD2323"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在本章節中，不同於過往的協同過濾電影推薦系統，本研究分別從電影基本資料、劇情關鍵字和使用者評論三個方向來進行電影之間相似度的計算，計算結果將用於</w:t>
      </w:r>
      <w:r w:rsidR="00EC4CA6" w:rsidRPr="005C2F45">
        <w:rPr>
          <w:rFonts w:ascii="Times New Roman" w:eastAsia="標楷體" w:hAnsi="Times New Roman" w:cs="Times New Roman"/>
        </w:rPr>
        <w:t>使用者</w:t>
      </w:r>
      <w:r w:rsidR="00EC4CA6" w:rsidRPr="005C2F45">
        <w:rPr>
          <w:rFonts w:ascii="Times New Roman" w:eastAsia="標楷體" w:hAnsi="Times New Roman" w:cs="Times New Roman"/>
        </w:rPr>
        <w:t xml:space="preserve"> – </w:t>
      </w:r>
      <w:r w:rsidR="00EC4CA6" w:rsidRPr="005C2F45">
        <w:rPr>
          <w:rFonts w:ascii="Times New Roman" w:eastAsia="標楷體" w:hAnsi="Times New Roman" w:cs="Times New Roman"/>
        </w:rPr>
        <w:t>電影</w:t>
      </w:r>
      <w:r w:rsidRPr="005C2F45">
        <w:rPr>
          <w:rFonts w:ascii="Times New Roman" w:eastAsia="標楷體" w:hAnsi="Times New Roman" w:cs="Times New Roman"/>
        </w:rPr>
        <w:t>評分矩陣進行補值，來解決資料稀疏性問題。</w:t>
      </w:r>
    </w:p>
    <w:p w14:paraId="51CF8153" w14:textId="7897E2BE" w:rsidR="00D30DB6" w:rsidRDefault="00D30DB6" w:rsidP="00D30DB6">
      <w:pPr>
        <w:spacing w:line="360" w:lineRule="auto"/>
        <w:ind w:firstLineChars="200" w:firstLine="480"/>
        <w:jc w:val="both"/>
        <w:rPr>
          <w:rFonts w:ascii="Times New Roman" w:eastAsia="標楷體" w:hAnsi="Times New Roman" w:cs="Times New Roman"/>
        </w:rPr>
      </w:pPr>
    </w:p>
    <w:p w14:paraId="75E28A88" w14:textId="77777777" w:rsidR="00EF35A2" w:rsidRPr="005C2F45" w:rsidRDefault="00EF35A2" w:rsidP="00D30DB6">
      <w:pPr>
        <w:spacing w:line="360" w:lineRule="auto"/>
        <w:ind w:firstLineChars="200" w:firstLine="480"/>
        <w:jc w:val="both"/>
        <w:rPr>
          <w:rFonts w:ascii="Times New Roman" w:eastAsia="標楷體" w:hAnsi="Times New Roman" w:cs="Times New Roman"/>
        </w:rPr>
      </w:pPr>
    </w:p>
    <w:p w14:paraId="2CD17718" w14:textId="47A29C72" w:rsidR="003A5159" w:rsidRPr="005C2F45" w:rsidRDefault="00106B3F" w:rsidP="00D30DB6">
      <w:pPr>
        <w:pStyle w:val="2"/>
        <w:numPr>
          <w:ilvl w:val="2"/>
          <w:numId w:val="20"/>
        </w:numPr>
        <w:spacing w:line="360" w:lineRule="auto"/>
        <w:ind w:left="993"/>
        <w:jc w:val="both"/>
        <w:rPr>
          <w:rFonts w:ascii="Times New Roman" w:eastAsia="標楷體" w:hAnsi="Times New Roman" w:cs="Times New Roman"/>
          <w:sz w:val="24"/>
          <w:szCs w:val="24"/>
        </w:rPr>
      </w:pPr>
      <w:bookmarkStart w:id="121" w:name="_Toc60187117"/>
      <w:r w:rsidRPr="005C2F45">
        <w:rPr>
          <w:rFonts w:ascii="Times New Roman" w:eastAsia="標楷體" w:hAnsi="Times New Roman" w:cs="Times New Roman"/>
          <w:sz w:val="24"/>
          <w:szCs w:val="24"/>
        </w:rPr>
        <w:t>相似度計算</w:t>
      </w:r>
      <w:bookmarkEnd w:id="121"/>
    </w:p>
    <w:p w14:paraId="14CA9514" w14:textId="77777777" w:rsidR="0042708D" w:rsidRPr="005C2F45" w:rsidRDefault="0042708D" w:rsidP="00FA2DBB">
      <w:pPr>
        <w:spacing w:line="360" w:lineRule="auto"/>
        <w:ind w:firstLine="480"/>
        <w:jc w:val="both"/>
        <w:rPr>
          <w:rFonts w:ascii="Times New Roman" w:eastAsia="標楷體" w:hAnsi="Times New Roman" w:cs="Times New Roman"/>
        </w:rPr>
      </w:pPr>
    </w:p>
    <w:p w14:paraId="014E9D42" w14:textId="7E5B964A" w:rsidR="006256AF" w:rsidRPr="005C2F45" w:rsidRDefault="00492111"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根據</w:t>
      </w:r>
      <w:r w:rsidR="00FD0C22" w:rsidRPr="005C2F45">
        <w:rPr>
          <w:rFonts w:ascii="Times New Roman" w:eastAsia="標楷體" w:hAnsi="Times New Roman" w:cs="Times New Roman"/>
        </w:rPr>
        <w:t>先前步驟所獲得的電影</w:t>
      </w:r>
      <w:r w:rsidR="00BD2323" w:rsidRPr="005C2F45">
        <w:rPr>
          <w:rFonts w:ascii="Times New Roman" w:eastAsia="標楷體" w:hAnsi="Times New Roman" w:cs="Times New Roman"/>
        </w:rPr>
        <w:t xml:space="preserve"> </w:t>
      </w:r>
      <w:r w:rsidR="00FD0C22" w:rsidRPr="005C2F45">
        <w:rPr>
          <w:rFonts w:ascii="Times New Roman" w:eastAsia="標楷體" w:hAnsi="Times New Roman" w:cs="Times New Roman"/>
        </w:rPr>
        <w:t>–</w:t>
      </w:r>
      <w:r w:rsidR="00BD2323" w:rsidRPr="005C2F45">
        <w:rPr>
          <w:rFonts w:ascii="Times New Roman" w:eastAsia="標楷體" w:hAnsi="Times New Roman" w:cs="Times New Roman"/>
        </w:rPr>
        <w:t xml:space="preserve"> </w:t>
      </w:r>
      <w:r w:rsidR="00FD0C22" w:rsidRPr="005C2F45">
        <w:rPr>
          <w:rFonts w:ascii="Times New Roman" w:eastAsia="標楷體" w:hAnsi="Times New Roman" w:cs="Times New Roman"/>
        </w:rPr>
        <w:t>關鍵字矩陣、電影</w:t>
      </w:r>
      <w:r w:rsidR="00FD0C22" w:rsidRPr="005C2F45">
        <w:rPr>
          <w:rFonts w:ascii="Times New Roman" w:eastAsia="標楷體" w:hAnsi="Times New Roman" w:cs="Times New Roman"/>
        </w:rPr>
        <w:t xml:space="preserve"> – </w:t>
      </w:r>
      <w:r w:rsidR="00FD0C22" w:rsidRPr="005C2F45">
        <w:rPr>
          <w:rFonts w:ascii="Times New Roman" w:eastAsia="標楷體" w:hAnsi="Times New Roman" w:cs="Times New Roman"/>
        </w:rPr>
        <w:t>基本資料矩陣與電影</w:t>
      </w:r>
      <w:r w:rsidR="00FD0C22" w:rsidRPr="005C2F45">
        <w:rPr>
          <w:rFonts w:ascii="Times New Roman" w:eastAsia="標楷體" w:hAnsi="Times New Roman" w:cs="Times New Roman"/>
        </w:rPr>
        <w:t xml:space="preserve"> – </w:t>
      </w:r>
      <w:r w:rsidR="00FD0C22" w:rsidRPr="005C2F45">
        <w:rPr>
          <w:rFonts w:ascii="Times New Roman" w:eastAsia="標楷體" w:hAnsi="Times New Roman" w:cs="Times New Roman"/>
        </w:rPr>
        <w:t>評論特徵矩陣，</w:t>
      </w:r>
      <w:r w:rsidR="005C72ED" w:rsidRPr="005C2F45">
        <w:rPr>
          <w:rFonts w:ascii="Times New Roman" w:eastAsia="標楷體" w:hAnsi="Times New Roman" w:cs="Times New Roman"/>
        </w:rPr>
        <w:t>本研究以內容導向的方法，尋找相似的電影以補足使用者</w:t>
      </w:r>
      <w:r w:rsidR="005C72ED" w:rsidRPr="005C2F45">
        <w:rPr>
          <w:rFonts w:ascii="Times New Roman" w:eastAsia="標楷體" w:hAnsi="Times New Roman" w:cs="Times New Roman"/>
        </w:rPr>
        <w:t xml:space="preserve"> – </w:t>
      </w:r>
      <w:r w:rsidR="005C72ED" w:rsidRPr="005C2F45">
        <w:rPr>
          <w:rFonts w:ascii="Times New Roman" w:eastAsia="標楷體" w:hAnsi="Times New Roman" w:cs="Times New Roman"/>
        </w:rPr>
        <w:t>電影評分中的缺值</w:t>
      </w:r>
      <w:r w:rsidR="00DA0BB9" w:rsidRPr="005C2F45">
        <w:rPr>
          <w:rFonts w:ascii="Times New Roman" w:eastAsia="標楷體" w:hAnsi="Times New Roman" w:cs="Times New Roman"/>
        </w:rPr>
        <w:t>。</w:t>
      </w:r>
      <w:r w:rsidR="003812EA" w:rsidRPr="005C2F45">
        <w:rPr>
          <w:rFonts w:ascii="Times New Roman" w:eastAsia="標楷體" w:hAnsi="Times New Roman" w:cs="Times New Roman"/>
        </w:rPr>
        <w:t>而為了衡量電影與電影之間的相似度，我們利用三個矩陣中電影之間的特徵個別進行計算，</w:t>
      </w:r>
      <w:r w:rsidR="00663104" w:rsidRPr="005C2F45">
        <w:rPr>
          <w:rFonts w:ascii="Times New Roman" w:eastAsia="標楷體" w:hAnsi="Times New Roman" w:cs="Times New Roman"/>
        </w:rPr>
        <w:t>計算方法採用餘弦相似度</w:t>
      </w:r>
      <w:r w:rsidR="00663104" w:rsidRPr="005C2F45">
        <w:rPr>
          <w:rFonts w:ascii="Times New Roman" w:eastAsia="標楷體" w:hAnsi="Times New Roman" w:cs="Times New Roman"/>
        </w:rPr>
        <w:t xml:space="preserve"> (Cosine Similarity)</w:t>
      </w:r>
      <w:r w:rsidR="00663104" w:rsidRPr="005C2F45">
        <w:rPr>
          <w:rFonts w:ascii="Times New Roman" w:eastAsia="標楷體" w:hAnsi="Times New Roman" w:cs="Times New Roman"/>
        </w:rPr>
        <w:t>，公式如下</w:t>
      </w:r>
      <w:r w:rsidR="00663104" w:rsidRPr="005C2F45">
        <w:rPr>
          <w:rFonts w:ascii="Times New Roman" w:eastAsia="標楷體" w:hAnsi="Times New Roman" w:cs="Times New Roman"/>
        </w:rPr>
        <w:t>:</w:t>
      </w:r>
    </w:p>
    <w:p w14:paraId="006C7BBC" w14:textId="67B00292" w:rsidR="00312FB9" w:rsidRPr="005C2F45" w:rsidRDefault="00EF35A2" w:rsidP="00EF35A2">
      <w:pPr>
        <w:spacing w:line="360" w:lineRule="auto"/>
        <w:ind w:firstLine="480"/>
        <w:jc w:val="right"/>
        <w:rPr>
          <w:rFonts w:ascii="Times New Roman" w:eastAsia="標楷體" w:hAnsi="Times New Roman" w:cs="Times New Roman"/>
          <w:bCs/>
          <w:szCs w:val="24"/>
        </w:rPr>
      </w:pPr>
      <m:oMath>
        <m:r>
          <w:rPr>
            <w:rFonts w:ascii="Cambria Math" w:eastAsia="標楷體" w:hAnsi="Cambria Math" w:cs="Times New Roman"/>
            <w:szCs w:val="24"/>
          </w:rPr>
          <m:t>sim</m:t>
        </m:r>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a</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v</m:t>
                </m:r>
              </m:sub>
            </m:sSub>
          </m:e>
        </m:d>
        <m:r>
          <w:rPr>
            <w:rFonts w:ascii="Cambria Math" w:eastAsia="標楷體" w:hAnsi="Cambria Math" w:cs="Times New Roman"/>
            <w:szCs w:val="24"/>
          </w:rPr>
          <m:t>=</m:t>
        </m:r>
        <m:func>
          <m:funcPr>
            <m:ctrlPr>
              <w:rPr>
                <w:rFonts w:ascii="Cambria Math" w:eastAsia="標楷體" w:hAnsi="Cambria Math" w:cs="Times New Roman"/>
                <w:i/>
                <w:szCs w:val="24"/>
              </w:rPr>
            </m:ctrlPr>
          </m:funcPr>
          <m:fName>
            <m:r>
              <w:rPr>
                <w:rFonts w:ascii="Cambria Math" w:eastAsia="標楷體" w:hAnsi="Cambria Math" w:cs="Times New Roman"/>
                <w:szCs w:val="24"/>
              </w:rPr>
              <m:t>cos</m:t>
            </m:r>
          </m:fName>
          <m:e>
            <m:d>
              <m:dPr>
                <m:ctrlPr>
                  <w:rPr>
                    <w:rFonts w:ascii="Cambria Math" w:eastAsia="標楷體" w:hAnsi="Cambria Math" w:cs="Times New Roman"/>
                    <w:i/>
                    <w:szCs w:val="24"/>
                  </w:rPr>
                </m:ctrlPr>
              </m:dPr>
              <m:e>
                <m:acc>
                  <m:accPr>
                    <m:chr m:val="⃗"/>
                    <m:ctrlPr>
                      <w:rPr>
                        <w:rFonts w:ascii="Cambria Math" w:eastAsia="標楷體" w:hAnsi="Cambria Math" w:cs="Times New Roman"/>
                        <w:i/>
                        <w:szCs w:val="24"/>
                      </w:rPr>
                    </m:ctrlPr>
                  </m:accPr>
                  <m:e>
                    <m:r>
                      <w:rPr>
                        <w:rFonts w:ascii="Cambria Math" w:eastAsia="標楷體" w:hAnsi="Cambria Math" w:cs="Times New Roman"/>
                        <w:szCs w:val="24"/>
                      </w:rPr>
                      <m:t>a</m:t>
                    </m:r>
                  </m:e>
                </m:acc>
                <m:r>
                  <w:rPr>
                    <w:rFonts w:ascii="Cambria Math" w:eastAsia="標楷體" w:hAnsi="Cambria Math" w:cs="Times New Roman"/>
                    <w:szCs w:val="24"/>
                  </w:rPr>
                  <m:t>,</m:t>
                </m:r>
                <m:acc>
                  <m:accPr>
                    <m:chr m:val="⃗"/>
                    <m:ctrlPr>
                      <w:rPr>
                        <w:rFonts w:ascii="Cambria Math" w:eastAsia="標楷體" w:hAnsi="Cambria Math" w:cs="Times New Roman"/>
                        <w:i/>
                        <w:szCs w:val="24"/>
                      </w:rPr>
                    </m:ctrlPr>
                  </m:accPr>
                  <m:e>
                    <m:r>
                      <w:rPr>
                        <w:rFonts w:ascii="Cambria Math" w:eastAsia="標楷體" w:hAnsi="Cambria Math" w:cs="Times New Roman"/>
                        <w:szCs w:val="24"/>
                      </w:rPr>
                      <m:t>v</m:t>
                    </m:r>
                  </m:e>
                </m:acc>
              </m:e>
            </m:d>
            <m:ctrlPr>
              <w:rPr>
                <w:rFonts w:ascii="Cambria Math" w:eastAsia="標楷體" w:hAnsi="Cambria Math" w:cs="Times New Roman"/>
                <w:i/>
                <w:position w:val="-44"/>
                <w:szCs w:val="24"/>
              </w:rPr>
            </m:ctrlPr>
          </m:e>
        </m:func>
        <m:r>
          <w:rPr>
            <w:rFonts w:ascii="Cambria Math" w:eastAsia="標楷體" w:hAnsi="Cambria Math" w:cs="Times New Roman"/>
            <w:szCs w:val="24"/>
          </w:rPr>
          <m:t>=</m:t>
        </m:r>
        <m:f>
          <m:fPr>
            <m:ctrlPr>
              <w:rPr>
                <w:rFonts w:ascii="Cambria Math" w:eastAsia="標楷體" w:hAnsi="Cambria Math" w:cs="Times New Roman"/>
                <w:i/>
                <w:szCs w:val="24"/>
              </w:rPr>
            </m:ctrlPr>
          </m:fPr>
          <m:num>
            <m:acc>
              <m:accPr>
                <m:chr m:val="⃗"/>
                <m:ctrlPr>
                  <w:rPr>
                    <w:rFonts w:ascii="Cambria Math" w:eastAsia="標楷體" w:hAnsi="Cambria Math" w:cs="Times New Roman"/>
                    <w:i/>
                    <w:szCs w:val="24"/>
                  </w:rPr>
                </m:ctrlPr>
              </m:accPr>
              <m:e>
                <m:r>
                  <w:rPr>
                    <w:rFonts w:ascii="Cambria Math" w:eastAsia="標楷體" w:hAnsi="Cambria Math" w:cs="Times New Roman"/>
                    <w:szCs w:val="24"/>
                  </w:rPr>
                  <m:t>a</m:t>
                </m:r>
              </m:e>
            </m:acc>
            <m:r>
              <w:rPr>
                <w:rFonts w:ascii="Cambria Math" w:eastAsia="標楷體" w:hAnsi="Cambria Math" w:cs="Times New Roman"/>
                <w:szCs w:val="24"/>
              </w:rPr>
              <m:t>∙</m:t>
            </m:r>
            <m:acc>
              <m:accPr>
                <m:chr m:val="⃗"/>
                <m:ctrlPr>
                  <w:rPr>
                    <w:rFonts w:ascii="Cambria Math" w:eastAsia="標楷體" w:hAnsi="Cambria Math" w:cs="Times New Roman"/>
                    <w:i/>
                    <w:szCs w:val="24"/>
                  </w:rPr>
                </m:ctrlPr>
              </m:accPr>
              <m:e>
                <m:r>
                  <w:rPr>
                    <w:rFonts w:ascii="Cambria Math" w:eastAsia="標楷體" w:hAnsi="Cambria Math" w:cs="Times New Roman"/>
                    <w:szCs w:val="24"/>
                  </w:rPr>
                  <m:t>v</m:t>
                </m:r>
              </m:e>
            </m:acc>
          </m:num>
          <m:den>
            <m:sSub>
              <m:sSubPr>
                <m:ctrlPr>
                  <w:rPr>
                    <w:rFonts w:ascii="Cambria Math" w:eastAsia="標楷體" w:hAnsi="Cambria Math" w:cs="Times New Roman"/>
                    <w:i/>
                    <w:szCs w:val="24"/>
                  </w:rPr>
                </m:ctrlPr>
              </m:sSubPr>
              <m:e>
                <m:d>
                  <m:dPr>
                    <m:begChr m:val="‖"/>
                    <m:endChr m:val="‖"/>
                    <m:ctrlPr>
                      <w:rPr>
                        <w:rFonts w:ascii="Cambria Math" w:eastAsia="標楷體" w:hAnsi="Cambria Math" w:cs="Times New Roman"/>
                        <w:i/>
                        <w:szCs w:val="24"/>
                      </w:rPr>
                    </m:ctrlPr>
                  </m:dPr>
                  <m:e>
                    <m:acc>
                      <m:accPr>
                        <m:chr m:val="⃗"/>
                        <m:ctrlPr>
                          <w:rPr>
                            <w:rFonts w:ascii="Cambria Math" w:eastAsia="標楷體" w:hAnsi="Cambria Math" w:cs="Times New Roman"/>
                            <w:i/>
                            <w:szCs w:val="24"/>
                          </w:rPr>
                        </m:ctrlPr>
                      </m:accPr>
                      <m:e>
                        <m:r>
                          <w:rPr>
                            <w:rFonts w:ascii="Cambria Math" w:eastAsia="標楷體" w:hAnsi="Cambria Math" w:cs="Times New Roman"/>
                            <w:szCs w:val="24"/>
                          </w:rPr>
                          <m:t>a</m:t>
                        </m:r>
                      </m:e>
                    </m:acc>
                  </m:e>
                </m:d>
              </m:e>
              <m:sub>
                <m:r>
                  <w:rPr>
                    <w:rFonts w:ascii="Cambria Math" w:eastAsia="標楷體" w:hAnsi="Cambria Math" w:cs="Times New Roman"/>
                    <w:szCs w:val="24"/>
                  </w:rPr>
                  <m:t>2</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m:t>
                </m:r>
                <m:d>
                  <m:dPr>
                    <m:begChr m:val="‖"/>
                    <m:endChr m:val="‖"/>
                    <m:ctrlPr>
                      <w:rPr>
                        <w:rFonts w:ascii="Cambria Math" w:eastAsia="標楷體" w:hAnsi="Cambria Math" w:cs="Times New Roman"/>
                        <w:i/>
                        <w:szCs w:val="24"/>
                      </w:rPr>
                    </m:ctrlPr>
                  </m:dPr>
                  <m:e>
                    <m:acc>
                      <m:accPr>
                        <m:chr m:val="⃗"/>
                        <m:ctrlPr>
                          <w:rPr>
                            <w:rFonts w:ascii="Cambria Math" w:eastAsia="標楷體" w:hAnsi="Cambria Math" w:cs="Times New Roman"/>
                            <w:i/>
                            <w:szCs w:val="24"/>
                          </w:rPr>
                        </m:ctrlPr>
                      </m:accPr>
                      <m:e>
                        <m:r>
                          <w:rPr>
                            <w:rFonts w:ascii="Cambria Math" w:eastAsia="標楷體" w:hAnsi="Cambria Math" w:cs="Times New Roman"/>
                            <w:szCs w:val="24"/>
                          </w:rPr>
                          <m:t>v</m:t>
                        </m:r>
                      </m:e>
                    </m:acc>
                  </m:e>
                </m:d>
              </m:e>
              <m:sub>
                <m:r>
                  <w:rPr>
                    <w:rFonts w:ascii="Cambria Math" w:eastAsia="標楷體" w:hAnsi="Cambria Math" w:cs="Times New Roman"/>
                    <w:szCs w:val="24"/>
                  </w:rPr>
                  <m:t>2</m:t>
                </m:r>
              </m:sub>
            </m:sSub>
          </m:den>
        </m:f>
        <m:r>
          <w:rPr>
            <w:rFonts w:ascii="Cambria Math" w:eastAsia="標楷體" w:hAnsi="Cambria Math" w:cs="Times New Roman"/>
            <w:szCs w:val="24"/>
          </w:rPr>
          <m:t>=</m:t>
        </m:r>
        <m:f>
          <m:fPr>
            <m:ctrlPr>
              <w:rPr>
                <w:rFonts w:ascii="Cambria Math" w:eastAsia="標楷體" w:hAnsi="Cambria Math" w:cs="Times New Roman"/>
                <w:i/>
                <w:szCs w:val="24"/>
              </w:rPr>
            </m:ctrlPr>
          </m:fPr>
          <m:num>
            <w:bookmarkStart w:id="122" w:name="_Hlk57751564"/>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f∈F</m:t>
                </m:r>
              </m:sub>
              <m:sup/>
              <m:e>
                <m:r>
                  <w:rPr>
                    <w:rFonts w:ascii="Cambria Math" w:eastAsia="標楷體" w:hAnsi="Cambria Math" w:cs="Times New Roman"/>
                    <w:szCs w:val="24"/>
                  </w:rPr>
                  <m:t>N</m:t>
                </m:r>
                <m:d>
                  <m:dPr>
                    <m:ctrlPr>
                      <w:rPr>
                        <w:rFonts w:ascii="Cambria Math" w:eastAsia="標楷體" w:hAnsi="Cambria Math" w:cs="Times New Roman"/>
                        <w:i/>
                        <w:iCs/>
                        <w:szCs w:val="24"/>
                      </w:rPr>
                    </m:ctrlPr>
                  </m:dPr>
                  <m:e>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a</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r>
                  <w:rPr>
                    <w:rFonts w:ascii="Cambria Math" w:eastAsia="標楷體" w:hAnsi="Cambria Math" w:cs="Times New Roman"/>
                    <w:szCs w:val="24"/>
                  </w:rPr>
                  <m:t>∙N(</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v</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r>
                  <w:rPr>
                    <w:rFonts w:ascii="Cambria Math" w:eastAsia="標楷體" w:hAnsi="Cambria Math" w:cs="Times New Roman"/>
                    <w:szCs w:val="24"/>
                  </w:rPr>
                  <m:t>)</m:t>
                </m:r>
              </m:e>
            </m:nary>
            <w:bookmarkEnd w:id="122"/>
          </m:num>
          <m:den>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f∈F</m:t>
                    </m:r>
                  </m:sub>
                  <m:sup/>
                  <m:e>
                    <m:sSup>
                      <m:sSupPr>
                        <m:ctrlPr>
                          <w:rPr>
                            <w:rFonts w:ascii="Cambria Math" w:eastAsia="標楷體" w:hAnsi="Cambria Math" w:cs="Times New Roman"/>
                            <w:i/>
                            <w:szCs w:val="24"/>
                          </w:rPr>
                        </m:ctrlPr>
                      </m:sSupPr>
                      <m:e>
                        <m:r>
                          <w:rPr>
                            <w:rFonts w:ascii="Cambria Math" w:eastAsia="標楷體" w:hAnsi="Cambria Math" w:cs="Times New Roman"/>
                            <w:szCs w:val="24"/>
                          </w:rPr>
                          <m:t>N</m:t>
                        </m:r>
                        <m:d>
                          <m:dPr>
                            <m:ctrlPr>
                              <w:rPr>
                                <w:rFonts w:ascii="Cambria Math" w:eastAsia="標楷體" w:hAnsi="Cambria Math" w:cs="Times New Roman"/>
                                <w:i/>
                                <w:iCs/>
                                <w:szCs w:val="24"/>
                              </w:rPr>
                            </m:ctrlPr>
                          </m:dPr>
                          <m:e>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a</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e>
                      <m:sup>
                        <m:r>
                          <w:rPr>
                            <w:rFonts w:ascii="Cambria Math" w:eastAsia="標楷體" w:hAnsi="Cambria Math" w:cs="Times New Roman"/>
                            <w:szCs w:val="24"/>
                          </w:rPr>
                          <m:t>2</m:t>
                        </m:r>
                      </m:sup>
                    </m:sSup>
                  </m:e>
                </m:nary>
              </m:e>
            </m:rad>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f∈F</m:t>
                    </m:r>
                  </m:sub>
                  <m:sup/>
                  <m:e>
                    <m:sSup>
                      <m:sSupPr>
                        <m:ctrlPr>
                          <w:rPr>
                            <w:rFonts w:ascii="Cambria Math" w:eastAsia="標楷體" w:hAnsi="Cambria Math" w:cs="Times New Roman"/>
                            <w:i/>
                            <w:szCs w:val="24"/>
                          </w:rPr>
                        </m:ctrlPr>
                      </m:sSupPr>
                      <m:e>
                        <m:r>
                          <w:rPr>
                            <w:rFonts w:ascii="Cambria Math" w:eastAsia="標楷體" w:hAnsi="Cambria Math" w:cs="Times New Roman"/>
                            <w:szCs w:val="24"/>
                          </w:rPr>
                          <m:t>N</m:t>
                        </m:r>
                        <m:d>
                          <m:dPr>
                            <m:ctrlPr>
                              <w:rPr>
                                <w:rFonts w:ascii="Cambria Math" w:eastAsia="標楷體" w:hAnsi="Cambria Math" w:cs="Times New Roman"/>
                                <w:i/>
                                <w:iCs/>
                                <w:szCs w:val="24"/>
                              </w:rPr>
                            </m:ctrlPr>
                          </m:dPr>
                          <m:e>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v</m:t>
                                </m:r>
                              </m:sub>
                            </m:sSub>
                            <m:r>
                              <w:rPr>
                                <w:rFonts w:ascii="Cambria Math" w:eastAsia="標楷體" w:hAnsi="Cambria Math" w:cs="Times New Roman"/>
                                <w:szCs w:val="24"/>
                              </w:rPr>
                              <m:t>,</m:t>
                            </m:r>
                            <m:sSub>
                              <m:sSubPr>
                                <m:ctrlPr>
                                  <w:rPr>
                                    <w:rFonts w:ascii="Cambria Math" w:eastAsia="標楷體" w:hAnsi="Cambria Math" w:cs="Times New Roman"/>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e>
                      <m:sup>
                        <m:r>
                          <w:rPr>
                            <w:rFonts w:ascii="Cambria Math" w:eastAsia="標楷體" w:hAnsi="Cambria Math" w:cs="Times New Roman"/>
                            <w:szCs w:val="24"/>
                          </w:rPr>
                          <m:t>2</m:t>
                        </m:r>
                      </m:sup>
                    </m:sSup>
                  </m:e>
                </m:nary>
              </m:e>
            </m:rad>
          </m:den>
        </m:f>
        <m:r>
          <m:rPr>
            <m:sty m:val="p"/>
          </m:rPr>
          <w:rPr>
            <w:rFonts w:ascii="Cambria Math" w:eastAsia="標楷體" w:hAnsi="Cambria Math" w:cs="Times New Roman"/>
            <w:szCs w:val="24"/>
          </w:rPr>
          <m:t xml:space="preserve">  </m:t>
        </m:r>
        <m:r>
          <m:rPr>
            <m:sty m:val="b"/>
          </m:rPr>
          <w:rPr>
            <w:rFonts w:ascii="Cambria Math" w:eastAsia="標楷體" w:hAnsi="Cambria Math" w:cs="Times New Roman"/>
            <w:szCs w:val="24"/>
          </w:rPr>
          <m:t xml:space="preserve">       </m:t>
        </m:r>
      </m:oMath>
      <w:r w:rsidR="003A5159" w:rsidRPr="005C2F45">
        <w:rPr>
          <w:rFonts w:ascii="Times New Roman" w:eastAsia="標楷體" w:hAnsi="Times New Roman" w:cs="Times New Roman"/>
          <w:szCs w:val="24"/>
        </w:rPr>
        <w:t xml:space="preserve">         (5)</w:t>
      </w:r>
    </w:p>
    <w:p w14:paraId="3C523065" w14:textId="77777777" w:rsidR="00D30DB6" w:rsidRDefault="00D30DB6" w:rsidP="00D30DB6">
      <w:pPr>
        <w:spacing w:line="360" w:lineRule="auto"/>
        <w:ind w:leftChars="177" w:left="425"/>
        <w:jc w:val="both"/>
        <w:rPr>
          <w:rFonts w:ascii="Times New Roman" w:eastAsia="標楷體" w:hAnsi="Times New Roman" w:cs="Times New Roman"/>
          <w:bCs/>
          <w:szCs w:val="24"/>
        </w:rPr>
      </w:pPr>
    </w:p>
    <w:p w14:paraId="3EBA3CDA" w14:textId="12254EF1" w:rsidR="00781285" w:rsidRPr="005C2F45" w:rsidRDefault="00360AD5"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bCs/>
          <w:szCs w:val="24"/>
        </w:rPr>
        <w:t>其中，</w:t>
      </w:r>
      <w:r w:rsidR="00DE0361" w:rsidRPr="00625E4C">
        <w:rPr>
          <w:rFonts w:ascii="Times New Roman" w:eastAsia="標楷體" w:hAnsi="Times New Roman" w:cs="Times New Roman"/>
          <w:bCs/>
          <w:i/>
          <w:szCs w:val="24"/>
        </w:rPr>
        <w:t>F</w:t>
      </w:r>
      <w:r w:rsidR="00DE0361" w:rsidRPr="005C2F45">
        <w:rPr>
          <w:rFonts w:ascii="Times New Roman" w:eastAsia="標楷體" w:hAnsi="Times New Roman" w:cs="Times New Roman"/>
          <w:bCs/>
          <w:szCs w:val="24"/>
        </w:rPr>
        <w:t>為一組特徵，</w:t>
      </w:r>
      <m:oMath>
        <m:r>
          <w:rPr>
            <w:rFonts w:ascii="Cambria Math" w:eastAsia="標楷體" w:hAnsi="Cambria Math" w:cs="Times New Roman"/>
            <w:szCs w:val="24"/>
          </w:rPr>
          <m:t>N</m:t>
        </m:r>
        <m:d>
          <m:dPr>
            <m:ctrlPr>
              <w:rPr>
                <w:rFonts w:ascii="Cambria Math" w:eastAsia="標楷體" w:hAnsi="Cambria Math" w:cs="Times New Roman"/>
                <w:bCs/>
                <w:i/>
                <w:iCs/>
                <w:szCs w:val="24"/>
              </w:rPr>
            </m:ctrlPr>
          </m:dPr>
          <m:e>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a</m:t>
                </m:r>
              </m:sub>
            </m:sSub>
            <m:r>
              <w:rPr>
                <w:rFonts w:ascii="Cambria Math" w:eastAsia="標楷體" w:hAnsi="Cambria Math" w:cs="Times New Roman"/>
                <w:szCs w:val="24"/>
              </w:rPr>
              <m:t>,</m:t>
            </m:r>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e>
        </m:d>
      </m:oMath>
      <w:r w:rsidR="00DE0361" w:rsidRPr="005C2F45">
        <w:rPr>
          <w:rFonts w:ascii="Times New Roman" w:eastAsia="標楷體" w:hAnsi="Times New Roman" w:cs="Times New Roman"/>
          <w:bCs/>
          <w:iCs/>
          <w:szCs w:val="24"/>
        </w:rPr>
        <w:t>和</w:t>
      </w:r>
      <m:oMath>
        <m:r>
          <w:rPr>
            <w:rFonts w:ascii="Cambria Math" w:eastAsia="標楷體" w:hAnsi="Cambria Math" w:cs="Times New Roman"/>
            <w:szCs w:val="24"/>
          </w:rPr>
          <m:t>N(</m:t>
        </m:r>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m</m:t>
            </m:r>
          </m:e>
          <m:sub>
            <m:r>
              <w:rPr>
                <w:rFonts w:ascii="Cambria Math" w:eastAsia="標楷體" w:hAnsi="Cambria Math" w:cs="Times New Roman"/>
                <w:szCs w:val="24"/>
                <w:vertAlign w:val="subscript"/>
              </w:rPr>
              <m:t>v</m:t>
            </m:r>
          </m:sub>
        </m:sSub>
        <m:r>
          <w:rPr>
            <w:rFonts w:ascii="Cambria Math" w:eastAsia="標楷體" w:hAnsi="Cambria Math" w:cs="Times New Roman"/>
            <w:szCs w:val="24"/>
          </w:rPr>
          <m:t>,</m:t>
        </m:r>
        <m:sSub>
          <m:sSubPr>
            <m:ctrlPr>
              <w:rPr>
                <w:rFonts w:ascii="Cambria Math" w:eastAsia="標楷體" w:hAnsi="Cambria Math" w:cs="Times New Roman"/>
                <w:bCs/>
                <w:i/>
                <w:iCs/>
                <w:szCs w:val="24"/>
                <w:vertAlign w:val="subscript"/>
              </w:rPr>
            </m:ctrlPr>
          </m:sSubPr>
          <m:e>
            <m:r>
              <w:rPr>
                <w:rFonts w:ascii="Cambria Math" w:eastAsia="標楷體" w:hAnsi="Cambria Math" w:cs="Times New Roman"/>
                <w:szCs w:val="24"/>
                <w:vertAlign w:val="subscript"/>
              </w:rPr>
              <m:t>f</m:t>
            </m:r>
          </m:e>
          <m:sub>
            <m:r>
              <w:rPr>
                <w:rFonts w:ascii="Cambria Math" w:eastAsia="標楷體" w:hAnsi="Cambria Math" w:cs="Times New Roman"/>
                <w:szCs w:val="24"/>
                <w:vertAlign w:val="subscript"/>
              </w:rPr>
              <m:t>k</m:t>
            </m:r>
          </m:sub>
        </m:sSub>
        <m:r>
          <w:rPr>
            <w:rFonts w:ascii="Cambria Math" w:eastAsia="標楷體" w:hAnsi="Cambria Math" w:cs="Times New Roman"/>
            <w:szCs w:val="24"/>
          </w:rPr>
          <m:t>)</m:t>
        </m:r>
      </m:oMath>
      <w:r w:rsidR="00DE0361" w:rsidRPr="005C2F45">
        <w:rPr>
          <w:rFonts w:ascii="Times New Roman" w:eastAsia="標楷體" w:hAnsi="Times New Roman" w:cs="Times New Roman"/>
          <w:bCs/>
          <w:szCs w:val="24"/>
        </w:rPr>
        <w:t>表示電影</w:t>
      </w:r>
      <w:r w:rsidR="00DE0361" w:rsidRPr="005C2F45">
        <w:rPr>
          <w:rFonts w:ascii="Times New Roman" w:eastAsia="標楷體" w:hAnsi="Times New Roman" w:cs="Times New Roman"/>
          <w:bCs/>
          <w:i/>
          <w:iCs/>
          <w:szCs w:val="24"/>
        </w:rPr>
        <w:t>a</w:t>
      </w:r>
      <w:r w:rsidR="00DE0361" w:rsidRPr="005C2F45">
        <w:rPr>
          <w:rFonts w:ascii="Times New Roman" w:eastAsia="標楷體" w:hAnsi="Times New Roman" w:cs="Times New Roman"/>
          <w:bCs/>
          <w:szCs w:val="24"/>
        </w:rPr>
        <w:t>和電影</w:t>
      </w:r>
      <w:r w:rsidR="00781285" w:rsidRPr="005C2F45">
        <w:rPr>
          <w:rFonts w:ascii="Times New Roman" w:eastAsia="標楷體" w:hAnsi="Times New Roman" w:cs="Times New Roman"/>
          <w:bCs/>
          <w:i/>
          <w:iCs/>
          <w:szCs w:val="24"/>
        </w:rPr>
        <w:t>v</w:t>
      </w:r>
      <w:r w:rsidR="00781285" w:rsidRPr="005C2F45" w:rsidDel="00781285">
        <w:rPr>
          <w:rFonts w:ascii="Times New Roman" w:eastAsia="標楷體" w:hAnsi="Times New Roman" w:cs="Times New Roman"/>
          <w:bCs/>
          <w:szCs w:val="24"/>
        </w:rPr>
        <w:t xml:space="preserve"> </w:t>
      </w:r>
      <w:r w:rsidR="00DE0361" w:rsidRPr="005C2F45">
        <w:rPr>
          <w:rFonts w:ascii="Times New Roman" w:eastAsia="標楷體" w:hAnsi="Times New Roman" w:cs="Times New Roman"/>
          <w:bCs/>
          <w:szCs w:val="24"/>
        </w:rPr>
        <w:t>的特徵頻率</w:t>
      </w:r>
      <w:r w:rsidR="00DE0361" w:rsidRPr="005C2F45">
        <w:rPr>
          <w:rFonts w:ascii="Times New Roman" w:eastAsia="標楷體" w:hAnsi="Times New Roman" w:cs="Times New Roman"/>
        </w:rPr>
        <w:t>。分別計算完三個矩陣電影之間的相似度後，我們可以</w:t>
      </w:r>
      <w:r w:rsidR="00A51B89" w:rsidRPr="005C2F45">
        <w:rPr>
          <w:rFonts w:ascii="Times New Roman" w:eastAsia="標楷體" w:hAnsi="Times New Roman" w:cs="Times New Roman"/>
        </w:rPr>
        <w:t>透過</w:t>
      </w:r>
      <w:r w:rsidR="004A4673" w:rsidRPr="005C2F45">
        <w:rPr>
          <w:rFonts w:ascii="Times New Roman" w:eastAsia="標楷體" w:hAnsi="Times New Roman" w:cs="Times New Roman"/>
        </w:rPr>
        <w:t>三種不同的矩陣組合</w:t>
      </w:r>
      <w:r w:rsidR="004A4673" w:rsidRPr="005C2F45">
        <w:rPr>
          <w:rFonts w:ascii="Times New Roman" w:eastAsia="標楷體" w:hAnsi="Times New Roman" w:cs="Times New Roman"/>
          <w:szCs w:val="24"/>
        </w:rPr>
        <w:t>包括電影資料</w:t>
      </w:r>
      <w:r w:rsidR="004A4673" w:rsidRPr="005C2F45">
        <w:rPr>
          <w:rFonts w:ascii="Times New Roman" w:eastAsia="標楷體" w:hAnsi="Times New Roman" w:cs="Times New Roman"/>
          <w:szCs w:val="24"/>
        </w:rPr>
        <w:t xml:space="preserve"> (</w:t>
      </w:r>
      <w:r w:rsidR="004A4673" w:rsidRPr="005C2F45">
        <w:rPr>
          <w:rFonts w:ascii="Times New Roman" w:eastAsia="標楷體" w:hAnsi="Times New Roman" w:cs="Times New Roman"/>
          <w:szCs w:val="24"/>
        </w:rPr>
        <w:t>含劇情關鍵字與電影基本資料</w:t>
      </w:r>
      <w:r w:rsidR="004A4673" w:rsidRPr="005C2F45">
        <w:rPr>
          <w:rFonts w:ascii="Times New Roman" w:eastAsia="標楷體" w:hAnsi="Times New Roman" w:cs="Times New Roman"/>
          <w:szCs w:val="24"/>
        </w:rPr>
        <w:t>)</w:t>
      </w:r>
      <w:r w:rsidR="004A4673" w:rsidRPr="005C2F45">
        <w:rPr>
          <w:rFonts w:ascii="Times New Roman" w:eastAsia="標楷體" w:hAnsi="Times New Roman" w:cs="Times New Roman"/>
        </w:rPr>
        <w:t>、電影評論特徵、電影資料加電影評論特徵</w:t>
      </w:r>
      <w:r w:rsidR="000D4FA1" w:rsidRPr="005C2F45">
        <w:rPr>
          <w:rFonts w:ascii="Times New Roman" w:eastAsia="標楷體" w:hAnsi="Times New Roman" w:cs="Times New Roman"/>
        </w:rPr>
        <w:t>來獲得電影特徵相似度矩陣</w:t>
      </w:r>
      <w:r w:rsidR="001E5829" w:rsidRPr="005C2F45">
        <w:rPr>
          <w:rFonts w:ascii="Times New Roman" w:eastAsia="標楷體" w:hAnsi="Times New Roman" w:cs="Times New Roman"/>
          <w:szCs w:val="24"/>
        </w:rPr>
        <w:t>表</w:t>
      </w:r>
      <w:r w:rsidR="003A5159" w:rsidRPr="005C2F45">
        <w:rPr>
          <w:rFonts w:ascii="Times New Roman" w:eastAsia="標楷體" w:hAnsi="Times New Roman" w:cs="Times New Roman"/>
          <w:szCs w:val="24"/>
        </w:rPr>
        <w:t>3-</w:t>
      </w:r>
      <w:r w:rsidR="00B52A25" w:rsidRPr="005C2F45">
        <w:rPr>
          <w:rFonts w:ascii="Times New Roman" w:eastAsia="標楷體" w:hAnsi="Times New Roman" w:cs="Times New Roman"/>
          <w:szCs w:val="24"/>
        </w:rPr>
        <w:t>8</w:t>
      </w:r>
      <w:r w:rsidR="001E5829" w:rsidRPr="005C2F45">
        <w:rPr>
          <w:rFonts w:ascii="Times New Roman" w:eastAsia="標楷體" w:hAnsi="Times New Roman" w:cs="Times New Roman"/>
          <w:szCs w:val="24"/>
        </w:rPr>
        <w:t>，矩陣中的值代表兩兩電影之間的相似度</w:t>
      </w:r>
      <w:r w:rsidR="009525D1" w:rsidRPr="005C2F45">
        <w:rPr>
          <w:rFonts w:ascii="Times New Roman" w:eastAsia="標楷體" w:hAnsi="Times New Roman" w:cs="Times New Roman"/>
          <w:szCs w:val="24"/>
        </w:rPr>
        <w:t>，矩陣相似度的值介於</w:t>
      </w:r>
      <w:r w:rsidR="009525D1" w:rsidRPr="005C2F45">
        <w:rPr>
          <w:rFonts w:ascii="Times New Roman" w:eastAsia="標楷體" w:hAnsi="Times New Roman" w:cs="Times New Roman"/>
          <w:szCs w:val="24"/>
        </w:rPr>
        <w:t>[0, 1]</w:t>
      </w:r>
      <w:r w:rsidR="009525D1" w:rsidRPr="005C2F45">
        <w:rPr>
          <w:rFonts w:ascii="Times New Roman" w:eastAsia="標楷體" w:hAnsi="Times New Roman" w:cs="Times New Roman"/>
          <w:szCs w:val="24"/>
        </w:rPr>
        <w:t>之間，</w:t>
      </w:r>
      <m:oMath>
        <m:r>
          <w:rPr>
            <w:rFonts w:ascii="Cambria Math" w:eastAsia="標楷體" w:hAnsi="Cambria Math" w:cs="Times New Roman"/>
            <w:szCs w:val="24"/>
          </w:rPr>
          <m:t xml:space="preserve"> sim</m:t>
        </m:r>
        <m:d>
          <m:dPr>
            <m:ctrlPr>
              <w:rPr>
                <w:rFonts w:ascii="Cambria Math" w:eastAsia="標楷體" w:hAnsi="Cambria Math" w:cs="Times New Roman"/>
                <w:bCs/>
                <w:i/>
                <w:szCs w:val="24"/>
              </w:rPr>
            </m:ctrlPr>
          </m:dPr>
          <m:e>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a</m:t>
                </m:r>
              </m:sub>
            </m:sSub>
            <m:r>
              <w:rPr>
                <w:rFonts w:ascii="Cambria Math" w:eastAsia="標楷體" w:hAnsi="Cambria Math" w:cs="Times New Roman"/>
                <w:szCs w:val="24"/>
              </w:rPr>
              <m:t>,</m:t>
            </m:r>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v</m:t>
                </m:r>
              </m:sub>
            </m:sSub>
          </m:e>
        </m:d>
        <m:r>
          <w:rPr>
            <w:rFonts w:ascii="Cambria Math" w:eastAsia="標楷體" w:hAnsi="Cambria Math" w:cs="Times New Roman"/>
            <w:szCs w:val="24"/>
          </w:rPr>
          <m:t>=0</m:t>
        </m:r>
      </m:oMath>
      <w:r w:rsidR="006728F4" w:rsidRPr="005C2F45">
        <w:rPr>
          <w:rFonts w:ascii="Times New Roman" w:eastAsia="標楷體" w:hAnsi="Times New Roman" w:cs="Times New Roman"/>
          <w:bCs/>
          <w:szCs w:val="24"/>
        </w:rPr>
        <w:t>代表</w:t>
      </w:r>
      <w:r w:rsidR="006728F4" w:rsidRPr="005C2F45">
        <w:rPr>
          <w:rFonts w:ascii="Times New Roman" w:eastAsia="標楷體" w:hAnsi="Times New Roman" w:cs="Times New Roman"/>
          <w:szCs w:val="24"/>
        </w:rPr>
        <w:t>電影</w:t>
      </w:r>
      <w:r w:rsidR="006728F4" w:rsidRPr="005C2F45">
        <w:rPr>
          <w:rFonts w:ascii="Times New Roman" w:eastAsia="標楷體" w:hAnsi="Times New Roman" w:cs="Times New Roman"/>
          <w:bCs/>
          <w:i/>
          <w:iCs/>
          <w:szCs w:val="24"/>
        </w:rPr>
        <w:t>a</w:t>
      </w:r>
      <w:r w:rsidR="006728F4" w:rsidRPr="005C2F45">
        <w:rPr>
          <w:rFonts w:ascii="Times New Roman" w:eastAsia="標楷體" w:hAnsi="Times New Roman" w:cs="Times New Roman"/>
          <w:bCs/>
          <w:szCs w:val="24"/>
        </w:rPr>
        <w:t>與電影</w:t>
      </w:r>
      <w:r w:rsidR="003D5857" w:rsidRPr="005C2F45">
        <w:rPr>
          <w:rFonts w:ascii="Times New Roman" w:eastAsia="標楷體" w:hAnsi="Times New Roman" w:cs="Times New Roman"/>
          <w:bCs/>
          <w:i/>
          <w:iCs/>
          <w:szCs w:val="24"/>
        </w:rPr>
        <w:t>v</w:t>
      </w:r>
      <w:r w:rsidR="006728F4" w:rsidRPr="005C2F45">
        <w:rPr>
          <w:rFonts w:ascii="Times New Roman" w:eastAsia="標楷體" w:hAnsi="Times New Roman" w:cs="Times New Roman"/>
          <w:bCs/>
          <w:szCs w:val="24"/>
        </w:rPr>
        <w:t>沒有相同的特徵，反之，若</w:t>
      </w:r>
      <m:oMath>
        <m:r>
          <w:rPr>
            <w:rFonts w:ascii="Cambria Math" w:eastAsia="標楷體" w:hAnsi="Cambria Math" w:cs="Times New Roman"/>
            <w:szCs w:val="24"/>
          </w:rPr>
          <m:t>sim</m:t>
        </m:r>
        <m:d>
          <m:dPr>
            <m:ctrlPr>
              <w:rPr>
                <w:rFonts w:ascii="Cambria Math" w:eastAsia="標楷體" w:hAnsi="Cambria Math" w:cs="Times New Roman"/>
                <w:bCs/>
                <w:i/>
                <w:szCs w:val="24"/>
              </w:rPr>
            </m:ctrlPr>
          </m:dPr>
          <m:e>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a</m:t>
                </m:r>
              </m:sub>
            </m:sSub>
            <m:r>
              <w:rPr>
                <w:rFonts w:ascii="Cambria Math" w:eastAsia="標楷體" w:hAnsi="Cambria Math" w:cs="Times New Roman"/>
                <w:szCs w:val="24"/>
              </w:rPr>
              <m:t>,</m:t>
            </m:r>
            <m:sSub>
              <m:sSubPr>
                <m:ctrlPr>
                  <w:rPr>
                    <w:rFonts w:ascii="Cambria Math" w:eastAsia="標楷體" w:hAnsi="Cambria Math" w:cs="Times New Roman"/>
                    <w:bCs/>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v</m:t>
                </m:r>
              </m:sub>
            </m:sSub>
          </m:e>
        </m:d>
        <m:r>
          <w:rPr>
            <w:rFonts w:ascii="Cambria Math" w:eastAsia="標楷體" w:hAnsi="Cambria Math" w:cs="Times New Roman"/>
            <w:szCs w:val="24"/>
          </w:rPr>
          <m:t>=1</m:t>
        </m:r>
      </m:oMath>
      <w:r w:rsidR="006728F4" w:rsidRPr="005C2F45">
        <w:rPr>
          <w:rFonts w:ascii="Times New Roman" w:eastAsia="標楷體" w:hAnsi="Times New Roman" w:cs="Times New Roman"/>
          <w:bCs/>
          <w:szCs w:val="24"/>
        </w:rPr>
        <w:t>則代表</w:t>
      </w:r>
      <w:r w:rsidR="00C573E9" w:rsidRPr="005C2F45">
        <w:rPr>
          <w:rFonts w:ascii="Times New Roman" w:eastAsia="標楷體" w:hAnsi="Times New Roman" w:cs="Times New Roman"/>
          <w:bCs/>
          <w:szCs w:val="24"/>
        </w:rPr>
        <w:t>電</w:t>
      </w:r>
      <w:r w:rsidR="006728F4" w:rsidRPr="005C2F45">
        <w:rPr>
          <w:rFonts w:ascii="Times New Roman" w:eastAsia="標楷體" w:hAnsi="Times New Roman" w:cs="Times New Roman"/>
          <w:szCs w:val="24"/>
        </w:rPr>
        <w:t>影</w:t>
      </w:r>
      <w:r w:rsidR="006728F4" w:rsidRPr="005C2F45">
        <w:rPr>
          <w:rFonts w:ascii="Times New Roman" w:eastAsia="標楷體" w:hAnsi="Times New Roman" w:cs="Times New Roman"/>
          <w:bCs/>
          <w:i/>
          <w:iCs/>
          <w:szCs w:val="24"/>
        </w:rPr>
        <w:t>a</w:t>
      </w:r>
      <w:r w:rsidR="006728F4" w:rsidRPr="005C2F45">
        <w:rPr>
          <w:rFonts w:ascii="Times New Roman" w:eastAsia="標楷體" w:hAnsi="Times New Roman" w:cs="Times New Roman"/>
          <w:bCs/>
          <w:szCs w:val="24"/>
        </w:rPr>
        <w:t>與電影</w:t>
      </w:r>
      <w:r w:rsidR="003D5857" w:rsidRPr="005C2F45">
        <w:rPr>
          <w:rFonts w:ascii="Times New Roman" w:eastAsia="標楷體" w:hAnsi="Times New Roman" w:cs="Times New Roman"/>
          <w:bCs/>
          <w:i/>
          <w:iCs/>
          <w:szCs w:val="24"/>
        </w:rPr>
        <w:t>v</w:t>
      </w:r>
      <w:r w:rsidR="006728F4" w:rsidRPr="005C2F45">
        <w:rPr>
          <w:rFonts w:ascii="Times New Roman" w:eastAsia="標楷體" w:hAnsi="Times New Roman" w:cs="Times New Roman"/>
          <w:bCs/>
          <w:szCs w:val="24"/>
        </w:rPr>
        <w:t>有相同的特徵，值越高則兩部電影越相似</w:t>
      </w:r>
      <w:r w:rsidR="006728F4" w:rsidRPr="005C2F45">
        <w:rPr>
          <w:rFonts w:ascii="Times New Roman" w:eastAsia="標楷體" w:hAnsi="Times New Roman" w:cs="Times New Roman"/>
        </w:rPr>
        <w:t>。</w:t>
      </w:r>
    </w:p>
    <w:p w14:paraId="29E7A70F" w14:textId="665F7E3E" w:rsidR="00A02BD0" w:rsidRDefault="00A02BD0" w:rsidP="00FA2DBB">
      <w:pPr>
        <w:spacing w:line="360" w:lineRule="auto"/>
        <w:jc w:val="both"/>
        <w:rPr>
          <w:rFonts w:ascii="Times New Roman" w:eastAsia="標楷體" w:hAnsi="Times New Roman" w:cs="Times New Roman"/>
          <w:bCs/>
          <w:szCs w:val="24"/>
        </w:rPr>
      </w:pPr>
    </w:p>
    <w:p w14:paraId="787AFD3E" w14:textId="77777777" w:rsidR="00EF35A2" w:rsidRPr="003D5857" w:rsidRDefault="00EF35A2" w:rsidP="00FA2DBB">
      <w:pPr>
        <w:spacing w:line="360" w:lineRule="auto"/>
        <w:jc w:val="both"/>
        <w:rPr>
          <w:rFonts w:ascii="Times New Roman" w:eastAsia="標楷體" w:hAnsi="Times New Roman" w:cs="Times New Roman"/>
          <w:bCs/>
          <w:szCs w:val="24"/>
        </w:rPr>
      </w:pPr>
    </w:p>
    <w:p w14:paraId="04ADD462" w14:textId="78788784" w:rsidR="003A5159" w:rsidRPr="005C2F45" w:rsidRDefault="003A5159" w:rsidP="00EF35A2">
      <w:pPr>
        <w:pStyle w:val="a9"/>
        <w:spacing w:line="360" w:lineRule="auto"/>
        <w:ind w:leftChars="177" w:left="425"/>
        <w:rPr>
          <w:rFonts w:ascii="Times New Roman" w:eastAsia="標楷體" w:hAnsi="Times New Roman" w:cs="Times New Roman"/>
          <w:bCs/>
        </w:rPr>
      </w:pPr>
      <w:bookmarkStart w:id="123" w:name="_Toc60186831"/>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8</w:t>
      </w:r>
      <w:r w:rsidR="00134E17" w:rsidRPr="005C2F45">
        <w:rPr>
          <w:rFonts w:ascii="Times New Roman" w:eastAsia="標楷體" w:hAnsi="Times New Roman" w:cs="Times New Roman"/>
        </w:rPr>
        <w:fldChar w:fldCharType="end"/>
      </w:r>
      <w:r w:rsidR="00DF75ED" w:rsidRPr="005C2F45">
        <w:rPr>
          <w:rFonts w:ascii="Times New Roman" w:eastAsia="標楷體" w:hAnsi="Times New Roman" w:cs="Times New Roman"/>
        </w:rPr>
        <w:t xml:space="preserve">: </w:t>
      </w:r>
      <w:r w:rsidR="00DF75ED" w:rsidRPr="005C2F45">
        <w:rPr>
          <w:rFonts w:ascii="Times New Roman" w:eastAsia="標楷體" w:hAnsi="Times New Roman" w:cs="Times New Roman"/>
        </w:rPr>
        <w:t>電影特徵相似度矩陣表</w:t>
      </w:r>
      <w:bookmarkEnd w:id="123"/>
    </w:p>
    <w:tbl>
      <w:tblPr>
        <w:tblStyle w:val="af0"/>
        <w:tblW w:w="8565" w:type="dxa"/>
        <w:tblInd w:w="421" w:type="dxa"/>
        <w:tblLook w:val="04A0" w:firstRow="1" w:lastRow="0" w:firstColumn="1" w:lastColumn="0" w:noHBand="0" w:noVBand="1"/>
      </w:tblPr>
      <w:tblGrid>
        <w:gridCol w:w="1543"/>
        <w:gridCol w:w="1755"/>
        <w:gridCol w:w="1755"/>
        <w:gridCol w:w="1756"/>
        <w:gridCol w:w="1756"/>
      </w:tblGrid>
      <w:tr w:rsidR="00A02BD0" w:rsidRPr="005C2F45" w14:paraId="08711B19" w14:textId="77777777" w:rsidTr="00EF35A2">
        <w:tc>
          <w:tcPr>
            <w:tcW w:w="1543" w:type="dxa"/>
          </w:tcPr>
          <w:p w14:paraId="3B2C1C78" w14:textId="5FE44C28" w:rsidR="00A02BD0" w:rsidRPr="005C2F45" w:rsidRDefault="00A02BD0" w:rsidP="00FA2DBB">
            <w:pPr>
              <w:spacing w:line="360" w:lineRule="auto"/>
              <w:jc w:val="center"/>
              <w:rPr>
                <w:rFonts w:ascii="Times New Roman" w:eastAsia="標楷體" w:hAnsi="Times New Roman" w:cs="Times New Roman"/>
                <w:bCs/>
                <w:szCs w:val="24"/>
              </w:rPr>
            </w:pPr>
            <w:bookmarkStart w:id="124" w:name="_Hlk60051184"/>
            <w:r w:rsidRPr="005C2F45">
              <w:rPr>
                <w:rFonts w:ascii="Times New Roman" w:eastAsia="標楷體" w:hAnsi="Times New Roman" w:cs="Times New Roman"/>
                <w:bCs/>
                <w:szCs w:val="24"/>
              </w:rPr>
              <w:t>電影</w:t>
            </w:r>
            <w:r w:rsidRPr="005C2F45">
              <w:rPr>
                <w:rFonts w:ascii="Times New Roman" w:eastAsia="標楷體" w:hAnsi="Times New Roman" w:cs="Times New Roman"/>
                <w:bCs/>
                <w:szCs w:val="24"/>
              </w:rPr>
              <w:t xml:space="preserve"> / </w:t>
            </w:r>
            <w:r w:rsidRPr="005C2F45">
              <w:rPr>
                <w:rFonts w:ascii="Times New Roman" w:eastAsia="標楷體" w:hAnsi="Times New Roman" w:cs="Times New Roman"/>
                <w:bCs/>
                <w:szCs w:val="24"/>
              </w:rPr>
              <w:t>電影</w:t>
            </w:r>
          </w:p>
        </w:tc>
        <w:tc>
          <w:tcPr>
            <w:tcW w:w="1755" w:type="dxa"/>
          </w:tcPr>
          <w:p w14:paraId="264CFF90" w14:textId="2A9D5620" w:rsidR="00A02BD0" w:rsidRPr="005C2F45" w:rsidRDefault="004E1BA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m:oMathPara>
          </w:p>
        </w:tc>
        <w:tc>
          <w:tcPr>
            <w:tcW w:w="1755" w:type="dxa"/>
          </w:tcPr>
          <w:p w14:paraId="72F4F43A" w14:textId="42342E68" w:rsidR="00A02BD0" w:rsidRPr="005C2F45" w:rsidRDefault="004E1BA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m:oMathPara>
          </w:p>
        </w:tc>
        <w:tc>
          <w:tcPr>
            <w:tcW w:w="1756" w:type="dxa"/>
          </w:tcPr>
          <w:p w14:paraId="3A4A48C3" w14:textId="66ED160C"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4ED625B3" w14:textId="5BF87EDD" w:rsidR="00A02BD0" w:rsidRPr="005C2F45" w:rsidRDefault="004E1BA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m</m:t>
                    </m:r>
                  </m:sub>
                </m:sSub>
              </m:oMath>
            </m:oMathPara>
          </w:p>
        </w:tc>
      </w:tr>
      <w:tr w:rsidR="00A02BD0" w:rsidRPr="005C2F45" w14:paraId="097F4CF5" w14:textId="77777777" w:rsidTr="00EF35A2">
        <w:tc>
          <w:tcPr>
            <w:tcW w:w="1543" w:type="dxa"/>
          </w:tcPr>
          <w:p w14:paraId="7629441A" w14:textId="544A8FB8" w:rsidR="00A02BD0" w:rsidRPr="005C2F45" w:rsidRDefault="004E1BA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t>
                    </m:r>
                  </m:sub>
                </m:sSub>
              </m:oMath>
            </m:oMathPara>
          </w:p>
        </w:tc>
        <w:tc>
          <w:tcPr>
            <w:tcW w:w="1755" w:type="dxa"/>
          </w:tcPr>
          <w:p w14:paraId="2826983A" w14:textId="446D8614"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1755" w:type="dxa"/>
          </w:tcPr>
          <w:p w14:paraId="6BAAA96E" w14:textId="61040865" w:rsidR="00A02BD0" w:rsidRPr="005C2F45" w:rsidRDefault="004E1BA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1,2</m:t>
                    </m:r>
                  </m:sub>
                </m:sSub>
              </m:oMath>
            </m:oMathPara>
          </w:p>
        </w:tc>
        <w:tc>
          <w:tcPr>
            <w:tcW w:w="1756" w:type="dxa"/>
          </w:tcPr>
          <w:p w14:paraId="0D32E24A" w14:textId="593B5807"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741FF823" w14:textId="5016C9C5" w:rsidR="00A02BD0" w:rsidRPr="005C2F45" w:rsidRDefault="004E1BA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1,m</m:t>
                    </m:r>
                  </m:sub>
                </m:sSub>
              </m:oMath>
            </m:oMathPara>
          </w:p>
        </w:tc>
      </w:tr>
      <w:tr w:rsidR="00A02BD0" w:rsidRPr="005C2F45" w14:paraId="0FDC30C4" w14:textId="77777777" w:rsidTr="00EF35A2">
        <w:tc>
          <w:tcPr>
            <w:tcW w:w="1543" w:type="dxa"/>
          </w:tcPr>
          <w:p w14:paraId="73B7F864" w14:textId="647A088E" w:rsidR="00A02BD0" w:rsidRPr="005C2F45" w:rsidRDefault="004E1BA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2</m:t>
                    </m:r>
                  </m:sub>
                </m:sSub>
              </m:oMath>
            </m:oMathPara>
          </w:p>
        </w:tc>
        <w:tc>
          <w:tcPr>
            <w:tcW w:w="1755" w:type="dxa"/>
          </w:tcPr>
          <w:p w14:paraId="73C106AA" w14:textId="3D8CF131" w:rsidR="00A02BD0" w:rsidRPr="005C2F45" w:rsidRDefault="004E1BA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2,1</m:t>
                    </m:r>
                  </m:sub>
                </m:sSub>
              </m:oMath>
            </m:oMathPara>
          </w:p>
        </w:tc>
        <w:tc>
          <w:tcPr>
            <w:tcW w:w="1755" w:type="dxa"/>
          </w:tcPr>
          <w:p w14:paraId="4F29AF27" w14:textId="14B427B9"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1756" w:type="dxa"/>
          </w:tcPr>
          <w:p w14:paraId="0D314DB4" w14:textId="799E1397"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377EA066" w14:textId="65C5EFD1"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A02BD0" w:rsidRPr="005C2F45" w14:paraId="120DDB1B" w14:textId="77777777" w:rsidTr="00EF35A2">
        <w:tc>
          <w:tcPr>
            <w:tcW w:w="1543" w:type="dxa"/>
          </w:tcPr>
          <w:p w14:paraId="0D477C2A" w14:textId="73B063A3"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5" w:type="dxa"/>
          </w:tcPr>
          <w:p w14:paraId="0A730A23" w14:textId="264F8522"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5" w:type="dxa"/>
          </w:tcPr>
          <w:p w14:paraId="7A58A100" w14:textId="527920C0"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3525775C" w14:textId="15DA3DE8"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1756" w:type="dxa"/>
          </w:tcPr>
          <w:p w14:paraId="7960CFB9" w14:textId="2B7493D8"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A02BD0" w:rsidRPr="005C2F45" w14:paraId="2E180AD2" w14:textId="77777777" w:rsidTr="00EF35A2">
        <w:tc>
          <w:tcPr>
            <w:tcW w:w="1543" w:type="dxa"/>
          </w:tcPr>
          <w:p w14:paraId="389B47B1" w14:textId="2A7A6AF8" w:rsidR="00A02BD0" w:rsidRPr="005C2F45" w:rsidRDefault="004E1BA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m</m:t>
                    </m:r>
                  </m:sub>
                </m:sSub>
              </m:oMath>
            </m:oMathPara>
          </w:p>
        </w:tc>
        <w:tc>
          <w:tcPr>
            <w:tcW w:w="1755" w:type="dxa"/>
          </w:tcPr>
          <w:p w14:paraId="381A2393" w14:textId="66D514AB" w:rsidR="00A02BD0" w:rsidRPr="005C2F45" w:rsidRDefault="004E1BA5" w:rsidP="00FA2DBB">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m,1</m:t>
                    </m:r>
                  </m:sub>
                </m:sSub>
              </m:oMath>
            </m:oMathPara>
          </w:p>
        </w:tc>
        <w:tc>
          <w:tcPr>
            <w:tcW w:w="1755" w:type="dxa"/>
          </w:tcPr>
          <w:p w14:paraId="5DD382CF" w14:textId="09F2AD4E"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164E392F" w14:textId="7DD9FB6F"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1756" w:type="dxa"/>
          </w:tcPr>
          <w:p w14:paraId="51F48ED3" w14:textId="71E550B2" w:rsidR="00A02BD0" w:rsidRPr="005C2F45" w:rsidRDefault="00A02BD0" w:rsidP="00FA2DBB">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r>
    </w:tbl>
    <w:bookmarkEnd w:id="124"/>
    <w:p w14:paraId="2084E9F9" w14:textId="77777777" w:rsidR="003A5159" w:rsidRPr="005C2F45" w:rsidRDefault="003A5159" w:rsidP="00EF35A2">
      <w:pPr>
        <w:spacing w:line="360" w:lineRule="auto"/>
        <w:ind w:leftChars="177" w:left="425"/>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12AA5E48" w14:textId="4DC4861D" w:rsidR="00545BAD" w:rsidRPr="005C2F45" w:rsidRDefault="00545BAD" w:rsidP="00FA2DBB">
      <w:pPr>
        <w:spacing w:line="360" w:lineRule="auto"/>
        <w:jc w:val="both"/>
        <w:rPr>
          <w:rFonts w:ascii="Times New Roman" w:eastAsia="標楷體" w:hAnsi="Times New Roman" w:cs="Times New Roman"/>
        </w:rPr>
      </w:pPr>
    </w:p>
    <w:p w14:paraId="0759D98F" w14:textId="6D1D0A88" w:rsidR="0093031C" w:rsidRPr="005C2F45" w:rsidRDefault="0093031C">
      <w:pPr>
        <w:widowControl/>
        <w:rPr>
          <w:rFonts w:ascii="Times New Roman" w:eastAsia="標楷體" w:hAnsi="Times New Roman" w:cs="Times New Roman"/>
        </w:rPr>
      </w:pPr>
      <w:r w:rsidRPr="005C2F45">
        <w:rPr>
          <w:rFonts w:ascii="Times New Roman" w:eastAsia="標楷體" w:hAnsi="Times New Roman" w:cs="Times New Roman"/>
        </w:rPr>
        <w:br w:type="page"/>
      </w:r>
    </w:p>
    <w:p w14:paraId="39596C9A" w14:textId="4FC21079" w:rsidR="00106B3F" w:rsidRPr="005C2F45" w:rsidRDefault="00106B3F" w:rsidP="00D30DB6">
      <w:pPr>
        <w:pStyle w:val="2"/>
        <w:numPr>
          <w:ilvl w:val="2"/>
          <w:numId w:val="33"/>
        </w:numPr>
        <w:spacing w:line="360" w:lineRule="auto"/>
        <w:ind w:left="993"/>
        <w:jc w:val="both"/>
        <w:rPr>
          <w:rFonts w:ascii="Times New Roman" w:eastAsia="標楷體" w:hAnsi="Times New Roman" w:cs="Times New Roman"/>
          <w:sz w:val="24"/>
          <w:szCs w:val="24"/>
        </w:rPr>
      </w:pPr>
      <w:bookmarkStart w:id="125" w:name="_Toc60187118"/>
      <w:r w:rsidRPr="005C2F45">
        <w:rPr>
          <w:rFonts w:ascii="Times New Roman" w:eastAsia="標楷體" w:hAnsi="Times New Roman" w:cs="Times New Roman"/>
          <w:sz w:val="24"/>
          <w:szCs w:val="24"/>
        </w:rPr>
        <w:lastRenderedPageBreak/>
        <w:t>使用者</w:t>
      </w:r>
      <w:r w:rsidRPr="005C2F45">
        <w:rPr>
          <w:rFonts w:ascii="Times New Roman" w:eastAsia="標楷體" w:hAnsi="Times New Roman" w:cs="Times New Roman"/>
          <w:sz w:val="24"/>
          <w:szCs w:val="24"/>
        </w:rPr>
        <w:t xml:space="preserve"> – </w:t>
      </w:r>
      <w:r w:rsidRPr="005C2F45">
        <w:rPr>
          <w:rFonts w:ascii="Times New Roman" w:eastAsia="標楷體" w:hAnsi="Times New Roman" w:cs="Times New Roman"/>
          <w:sz w:val="24"/>
          <w:szCs w:val="24"/>
        </w:rPr>
        <w:t>電影評分矩陣</w:t>
      </w:r>
      <w:r w:rsidR="00825FAC" w:rsidRPr="005C2F45">
        <w:rPr>
          <w:rFonts w:ascii="Times New Roman" w:eastAsia="標楷體" w:hAnsi="Times New Roman" w:cs="Times New Roman"/>
          <w:sz w:val="24"/>
          <w:szCs w:val="24"/>
        </w:rPr>
        <w:t>補值</w:t>
      </w:r>
      <w:bookmarkEnd w:id="125"/>
    </w:p>
    <w:p w14:paraId="4889274E" w14:textId="77777777" w:rsidR="00312FB9" w:rsidRPr="005C2F45" w:rsidRDefault="00312FB9" w:rsidP="0093031C">
      <w:pPr>
        <w:spacing w:line="360" w:lineRule="auto"/>
        <w:jc w:val="both"/>
        <w:rPr>
          <w:rFonts w:ascii="Times New Roman" w:eastAsia="標楷體" w:hAnsi="Times New Roman" w:cs="Times New Roman"/>
        </w:rPr>
      </w:pPr>
    </w:p>
    <w:p w14:paraId="45A351CA" w14:textId="1FCFDAB5" w:rsidR="00A01642" w:rsidRPr="005C2F45" w:rsidRDefault="00C573E9"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在計算完電影之間的相似度後，透過電影特徵相似度矩陣，我們可以對稀疏的使用者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電影評分矩陣進行補值</w:t>
      </w:r>
      <w:r w:rsidR="00E12B30" w:rsidRPr="005C2F45">
        <w:rPr>
          <w:rFonts w:ascii="Times New Roman" w:eastAsia="標楷體" w:hAnsi="Times New Roman" w:cs="Times New Roman"/>
        </w:rPr>
        <w:t>。</w:t>
      </w:r>
      <w:r w:rsidR="00A01642" w:rsidRPr="005C2F45">
        <w:rPr>
          <w:rFonts w:ascii="Times New Roman" w:eastAsia="標楷體" w:hAnsi="Times New Roman" w:cs="Times New Roman"/>
        </w:rPr>
        <w:t>補值</w:t>
      </w:r>
      <w:r w:rsidR="008D24E7" w:rsidRPr="005C2F45">
        <w:rPr>
          <w:rFonts w:ascii="Times New Roman" w:eastAsia="標楷體" w:hAnsi="Times New Roman" w:cs="Times New Roman"/>
        </w:rPr>
        <w:t>的</w:t>
      </w:r>
      <w:r w:rsidR="00A01642" w:rsidRPr="005C2F45">
        <w:rPr>
          <w:rFonts w:ascii="Times New Roman" w:eastAsia="標楷體" w:hAnsi="Times New Roman" w:cs="Times New Roman"/>
        </w:rPr>
        <w:t>計算公式如下</w:t>
      </w:r>
      <w:r w:rsidR="00A01642" w:rsidRPr="005C2F45">
        <w:rPr>
          <w:rFonts w:ascii="Times New Roman" w:eastAsia="標楷體" w:hAnsi="Times New Roman" w:cs="Times New Roman"/>
        </w:rPr>
        <w:t>:</w:t>
      </w:r>
    </w:p>
    <w:p w14:paraId="72DA91F6" w14:textId="03820A2C" w:rsidR="00A01642" w:rsidRPr="005C2F45" w:rsidRDefault="004E1BA5" w:rsidP="007969A8">
      <w:pPr>
        <w:spacing w:line="360" w:lineRule="auto"/>
        <w:ind w:firstLineChars="590" w:firstLine="1416"/>
        <w:jc w:val="right"/>
        <w:rPr>
          <w:rFonts w:ascii="Times New Roman" w:eastAsia="標楷體" w:hAnsi="Times New Roman" w:cs="Times New Roman"/>
          <w:sz w:val="32"/>
          <w:szCs w:val="32"/>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aj</m:t>
            </m:r>
          </m:sub>
        </m:sSub>
        <m:r>
          <w:rPr>
            <w:rFonts w:ascii="Cambria Math" w:eastAsia="標楷體" w:hAnsi="Cambria Math" w:cs="Times New Roman"/>
            <w:szCs w:val="24"/>
          </w:rPr>
          <m:t>=</m:t>
        </m:r>
        <m:f>
          <m:fPr>
            <m:ctrlPr>
              <w:rPr>
                <w:rFonts w:ascii="Cambria Math" w:eastAsia="標楷體" w:hAnsi="Cambria Math" w:cs="Times New Roman"/>
                <w:i/>
                <w:szCs w:val="24"/>
              </w:rPr>
            </m:ctrlPr>
          </m:fPr>
          <m:num>
            <m:nary>
              <m:naryPr>
                <m:chr m:val="∑"/>
                <m:limLoc m:val="undOvr"/>
                <m:grow m:val="1"/>
                <m:supHide m:val="1"/>
                <m:ctrlPr>
                  <w:rPr>
                    <w:rFonts w:ascii="Cambria Math" w:eastAsia="標楷體" w:hAnsi="Cambria Math" w:cs="Times New Roman"/>
                    <w:i/>
                    <w:szCs w:val="24"/>
                  </w:rPr>
                </m:ctrlPr>
              </m:naryPr>
              <m:sub>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ϵ</m:t>
                    </m:r>
                  </m:sub>
                </m:sSub>
                <m:r>
                  <w:rPr>
                    <w:rFonts w:ascii="Cambria Math" w:eastAsia="標楷體" w:hAnsi="Cambria Math" w:cs="Times New Roman"/>
                    <w:szCs w:val="24"/>
                  </w:rPr>
                  <m:t xml:space="preserve"> similar movies</m:t>
                </m:r>
              </m:sub>
              <m:sup/>
              <m:e>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ij</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ai</m:t>
                    </m:r>
                  </m:sub>
                </m:sSub>
              </m:e>
            </m:nary>
          </m:num>
          <m:den>
            <m:nary>
              <m:naryPr>
                <m:chr m:val="∑"/>
                <m:limLoc m:val="undOvr"/>
                <m:grow m:val="1"/>
                <m:supHide m:val="1"/>
                <m:ctrlPr>
                  <w:rPr>
                    <w:rFonts w:ascii="Cambria Math" w:eastAsia="標楷體" w:hAnsi="Cambria Math" w:cs="Times New Roman"/>
                    <w:i/>
                    <w:szCs w:val="24"/>
                  </w:rPr>
                </m:ctrlPr>
              </m:naryPr>
              <m:sub>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ϵ</m:t>
                    </m:r>
                  </m:sub>
                </m:sSub>
                <m:r>
                  <w:rPr>
                    <w:rFonts w:ascii="Cambria Math" w:eastAsia="標楷體" w:hAnsi="Cambria Math" w:cs="Times New Roman"/>
                    <w:szCs w:val="24"/>
                  </w:rPr>
                  <m:t xml:space="preserve"> similar movies</m:t>
                </m:r>
              </m:sub>
              <m:sup/>
              <m:e>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ij</m:t>
                    </m:r>
                  </m:sub>
                </m:sSub>
              </m:e>
            </m:nary>
            <m:r>
              <w:rPr>
                <w:rFonts w:ascii="Cambria Math" w:eastAsia="標楷體" w:hAnsi="Cambria Math" w:cs="Times New Roman"/>
                <w:szCs w:val="24"/>
              </w:rPr>
              <m:t xml:space="preserve">     </m:t>
            </m:r>
          </m:den>
        </m:f>
      </m:oMath>
      <w:r w:rsidR="007969A8" w:rsidRPr="005C2F45">
        <w:rPr>
          <w:rFonts w:ascii="Times New Roman" w:eastAsia="標楷體" w:hAnsi="Times New Roman" w:cs="Times New Roman"/>
          <w:szCs w:val="24"/>
        </w:rPr>
        <w:t xml:space="preserve">                  </w:t>
      </w:r>
      <w:r w:rsidR="007969A8" w:rsidRPr="005C2F45">
        <w:rPr>
          <w:rFonts w:ascii="Times New Roman" w:eastAsia="標楷體" w:hAnsi="Times New Roman" w:cs="Times New Roman"/>
          <w:szCs w:val="24"/>
        </w:rPr>
        <w:tab/>
      </w:r>
      <w:r w:rsidR="007969A8" w:rsidRPr="005C2F45">
        <w:rPr>
          <w:rFonts w:ascii="Times New Roman" w:eastAsia="標楷體" w:hAnsi="Times New Roman" w:cs="Times New Roman"/>
          <w:szCs w:val="24"/>
        </w:rPr>
        <w:tab/>
        <w:t xml:space="preserve">          (6)</w:t>
      </w:r>
    </w:p>
    <w:p w14:paraId="6E53C1AC" w14:textId="77777777" w:rsidR="00D30DB6" w:rsidRDefault="00D30DB6" w:rsidP="00D30DB6">
      <w:pPr>
        <w:spacing w:line="360" w:lineRule="auto"/>
        <w:ind w:leftChars="177" w:left="425"/>
        <w:jc w:val="both"/>
        <w:rPr>
          <w:rFonts w:ascii="Times New Roman" w:eastAsia="標楷體" w:hAnsi="Times New Roman" w:cs="Times New Roman"/>
        </w:rPr>
      </w:pPr>
    </w:p>
    <w:p w14:paraId="40E94109" w14:textId="5E153309" w:rsidR="002C6841" w:rsidRDefault="00484C4E" w:rsidP="00D30DB6">
      <w:pPr>
        <w:spacing w:line="360" w:lineRule="auto"/>
        <w:ind w:leftChars="177" w:left="425"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w:r w:rsidR="002C6841" w:rsidRPr="005C2F45">
        <w:rPr>
          <w:rFonts w:ascii="Times New Roman" w:eastAsia="標楷體" w:hAnsi="Times New Roman" w:cs="Times New Roman"/>
        </w:rPr>
        <w:t>接著</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aj</m:t>
            </m:r>
          </m:sub>
        </m:sSub>
      </m:oMath>
      <w:r w:rsidRPr="005C2F45">
        <w:rPr>
          <w:rFonts w:ascii="Times New Roman" w:eastAsia="標楷體" w:hAnsi="Times New Roman" w:cs="Times New Roman"/>
        </w:rPr>
        <w:t>為使用者</w:t>
      </w:r>
      <m:oMath>
        <m:r>
          <w:rPr>
            <w:rFonts w:ascii="Cambria Math" w:eastAsia="標楷體" w:hAnsi="Cambria Math" w:cs="Times New Roman"/>
            <w:szCs w:val="24"/>
          </w:rPr>
          <m:t>a</m:t>
        </m:r>
      </m:oMath>
      <w:r w:rsidRPr="005C2F45">
        <w:rPr>
          <w:rFonts w:ascii="Times New Roman" w:eastAsia="標楷體" w:hAnsi="Times New Roman" w:cs="Times New Roman"/>
        </w:rPr>
        <w:t>對電影</w:t>
      </w:r>
      <m:oMath>
        <m:r>
          <w:rPr>
            <w:rFonts w:ascii="Cambria Math" w:eastAsia="標楷體" w:hAnsi="Cambria Math" w:cs="Times New Roman"/>
            <w:szCs w:val="24"/>
          </w:rPr>
          <m:t>j</m:t>
        </m:r>
      </m:oMath>
      <w:r w:rsidRPr="005C2F45">
        <w:rPr>
          <w:rFonts w:ascii="Times New Roman" w:eastAsia="標楷體" w:hAnsi="Times New Roman" w:cs="Times New Roman"/>
        </w:rPr>
        <w:t>的評分</w:t>
      </w:r>
      <w:r w:rsidRPr="005C2F45">
        <w:rPr>
          <w:rFonts w:ascii="Times New Roman" w:eastAsia="標楷體" w:hAnsi="Times New Roman" w:cs="Times New Roman"/>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s</m:t>
            </m:r>
          </m:e>
          <m:sub>
            <m:r>
              <w:rPr>
                <w:rFonts w:ascii="Cambria Math" w:eastAsia="標楷體" w:hAnsi="Cambria Math" w:cs="Times New Roman"/>
                <w:szCs w:val="24"/>
              </w:rPr>
              <m:t>ij</m:t>
            </m:r>
          </m:sub>
        </m:sSub>
      </m:oMath>
      <w:r w:rsidRPr="005C2F45">
        <w:rPr>
          <w:rFonts w:ascii="Times New Roman" w:eastAsia="標楷體" w:hAnsi="Times New Roman" w:cs="Times New Roman"/>
          <w:szCs w:val="24"/>
        </w:rPr>
        <w:t>為電影</w:t>
      </w:r>
      <m:oMath>
        <m:r>
          <w:rPr>
            <w:rFonts w:ascii="Cambria Math" w:eastAsia="標楷體" w:hAnsi="Cambria Math" w:cs="Times New Roman"/>
            <w:szCs w:val="24"/>
          </w:rPr>
          <m:t>i</m:t>
        </m:r>
      </m:oMath>
      <w:r w:rsidRPr="005C2F45">
        <w:rPr>
          <w:rFonts w:ascii="Times New Roman" w:eastAsia="標楷體" w:hAnsi="Times New Roman" w:cs="Times New Roman"/>
          <w:szCs w:val="24"/>
        </w:rPr>
        <w:t>與電影</w:t>
      </w:r>
      <m:oMath>
        <m:r>
          <w:rPr>
            <w:rFonts w:ascii="Cambria Math" w:eastAsia="標楷體" w:hAnsi="Cambria Math" w:cs="Times New Roman"/>
            <w:szCs w:val="24"/>
          </w:rPr>
          <m:t>j</m:t>
        </m:r>
      </m:oMath>
      <w:r w:rsidRPr="005C2F45">
        <w:rPr>
          <w:rFonts w:ascii="Times New Roman" w:eastAsia="標楷體" w:hAnsi="Times New Roman" w:cs="Times New Roman"/>
          <w:szCs w:val="24"/>
        </w:rPr>
        <w:t>的相似度</w:t>
      </w:r>
      <w:r w:rsidRPr="005C2F45">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ai</m:t>
            </m:r>
          </m:sub>
        </m:sSub>
      </m:oMath>
      <w:r w:rsidRPr="005C2F45">
        <w:rPr>
          <w:rFonts w:ascii="Times New Roman" w:eastAsia="標楷體" w:hAnsi="Times New Roman" w:cs="Times New Roman"/>
        </w:rPr>
        <w:t>為使用者</w:t>
      </w:r>
      <m:oMath>
        <m:r>
          <w:rPr>
            <w:rFonts w:ascii="Cambria Math" w:eastAsia="標楷體" w:hAnsi="Cambria Math" w:cs="Times New Roman"/>
            <w:szCs w:val="24"/>
          </w:rPr>
          <m:t>a</m:t>
        </m:r>
      </m:oMath>
      <w:r w:rsidRPr="005C2F45">
        <w:rPr>
          <w:rFonts w:ascii="Times New Roman" w:eastAsia="標楷體" w:hAnsi="Times New Roman" w:cs="Times New Roman"/>
        </w:rPr>
        <w:t>對電影</w:t>
      </w:r>
      <m:oMath>
        <m:r>
          <w:rPr>
            <w:rFonts w:ascii="Cambria Math" w:eastAsia="標楷體" w:hAnsi="Cambria Math" w:cs="Times New Roman"/>
          </w:rPr>
          <m:t>i</m:t>
        </m:r>
      </m:oMath>
      <w:r w:rsidRPr="005C2F45">
        <w:rPr>
          <w:rFonts w:ascii="Times New Roman" w:eastAsia="標楷體" w:hAnsi="Times New Roman" w:cs="Times New Roman"/>
        </w:rPr>
        <w:t>的評分</w:t>
      </w:r>
      <w:r w:rsidR="008D24E7" w:rsidRPr="005C2F45">
        <w:rPr>
          <w:rFonts w:ascii="Times New Roman" w:eastAsia="標楷體" w:hAnsi="Times New Roman" w:cs="Times New Roman"/>
        </w:rPr>
        <w:t>，計算出的值</w:t>
      </w:r>
      <w:r w:rsidR="00EA366C" w:rsidRPr="005C2F45">
        <w:rPr>
          <w:rFonts w:ascii="Times New Roman" w:eastAsia="標楷體" w:hAnsi="Times New Roman" w:cs="Times New Roman"/>
        </w:rPr>
        <w:t>會取四捨五入作為補值結果</w:t>
      </w:r>
      <w:r w:rsidR="008D24E7" w:rsidRPr="005C2F45">
        <w:rPr>
          <w:rFonts w:ascii="Times New Roman" w:eastAsia="標楷體" w:hAnsi="Times New Roman" w:cs="Times New Roman"/>
        </w:rPr>
        <w:t>。接著，</w:t>
      </w:r>
      <w:r w:rsidR="002C6841" w:rsidRPr="005C2F45">
        <w:rPr>
          <w:rFonts w:ascii="Times New Roman" w:eastAsia="標楷體" w:hAnsi="Times New Roman" w:cs="Times New Roman"/>
        </w:rPr>
        <w:t>我們能獲得補完值的稠密使用者</w:t>
      </w:r>
      <w:r w:rsidR="002C6841" w:rsidRPr="005C2F45">
        <w:rPr>
          <w:rFonts w:ascii="Times New Roman" w:eastAsia="標楷體" w:hAnsi="Times New Roman" w:cs="Times New Roman"/>
        </w:rPr>
        <w:t xml:space="preserve"> – </w:t>
      </w:r>
      <w:r w:rsidR="002C6841" w:rsidRPr="005C2F45">
        <w:rPr>
          <w:rFonts w:ascii="Times New Roman" w:eastAsia="標楷體" w:hAnsi="Times New Roman" w:cs="Times New Roman"/>
        </w:rPr>
        <w:t>電影評分矩陣來進行最終的推薦。</w:t>
      </w:r>
      <w:r w:rsidR="001C172E" w:rsidRPr="005C2F45">
        <w:rPr>
          <w:rFonts w:ascii="Times New Roman" w:eastAsia="標楷體" w:hAnsi="Times New Roman" w:cs="Times New Roman"/>
          <w:szCs w:val="24"/>
        </w:rPr>
        <w:t>圖</w:t>
      </w:r>
      <w:r w:rsidR="0093031C" w:rsidRPr="005C2F45">
        <w:rPr>
          <w:rFonts w:ascii="Times New Roman" w:eastAsia="標楷體" w:hAnsi="Times New Roman" w:cs="Times New Roman"/>
          <w:szCs w:val="24"/>
        </w:rPr>
        <w:t>3-9</w:t>
      </w:r>
      <w:r w:rsidR="001C172E" w:rsidRPr="005C2F45">
        <w:rPr>
          <w:rFonts w:ascii="Times New Roman" w:eastAsia="標楷體" w:hAnsi="Times New Roman" w:cs="Times New Roman"/>
          <w:color w:val="4D5156"/>
          <w:szCs w:val="24"/>
          <w:shd w:val="clear" w:color="auto" w:fill="FFFFFF"/>
        </w:rPr>
        <w:t>為</w:t>
      </w:r>
      <w:r w:rsidR="001C172E" w:rsidRPr="005C2F45">
        <w:rPr>
          <w:rFonts w:ascii="Times New Roman" w:eastAsia="標楷體" w:hAnsi="Times New Roman" w:cs="Times New Roman"/>
        </w:rPr>
        <w:t>使用者</w:t>
      </w:r>
      <w:r w:rsidR="001C172E" w:rsidRPr="005C2F45">
        <w:rPr>
          <w:rFonts w:ascii="Times New Roman" w:eastAsia="標楷體" w:hAnsi="Times New Roman" w:cs="Times New Roman"/>
        </w:rPr>
        <w:t xml:space="preserve"> – </w:t>
      </w:r>
      <w:r w:rsidR="001C172E" w:rsidRPr="005C2F45">
        <w:rPr>
          <w:rFonts w:ascii="Times New Roman" w:eastAsia="標楷體" w:hAnsi="Times New Roman" w:cs="Times New Roman"/>
        </w:rPr>
        <w:t>電影評分矩陣</w:t>
      </w:r>
      <w:r w:rsidR="001C172E" w:rsidRPr="005C2F45">
        <w:rPr>
          <w:rFonts w:ascii="Times New Roman" w:eastAsia="標楷體" w:hAnsi="Times New Roman" w:cs="Times New Roman"/>
          <w:szCs w:val="24"/>
        </w:rPr>
        <w:t>補值示意圖，</w:t>
      </w:r>
      <w:r w:rsidR="001C172E" w:rsidRPr="005C2F45">
        <w:rPr>
          <w:rFonts w:ascii="Times New Roman" w:eastAsia="標楷體" w:hAnsi="Times New Roman" w:cs="Times New Roman"/>
        </w:rPr>
        <w:t>若要計算使用者</w:t>
      </w:r>
      <m:oMath>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1</m:t>
            </m:r>
          </m:sub>
        </m:sSub>
      </m:oMath>
      <w:r w:rsidR="001C172E" w:rsidRPr="005C2F45">
        <w:rPr>
          <w:rFonts w:ascii="Times New Roman" w:eastAsia="標楷體" w:hAnsi="Times New Roman" w:cs="Times New Roman"/>
          <w:szCs w:val="24"/>
        </w:rPr>
        <w:t>對電影</w:t>
      </w:r>
      <m:oMath>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2</m:t>
            </m:r>
          </m:sub>
        </m:sSub>
      </m:oMath>
      <w:r w:rsidR="001C172E" w:rsidRPr="005C2F45">
        <w:rPr>
          <w:rFonts w:ascii="Times New Roman" w:eastAsia="標楷體" w:hAnsi="Times New Roman" w:cs="Times New Roman"/>
          <w:szCs w:val="24"/>
        </w:rPr>
        <w:t>的補值分數</w:t>
      </w:r>
      <w:r w:rsidR="00792A3C" w:rsidRPr="005C2F45">
        <w:rPr>
          <w:rFonts w:ascii="Times New Roman" w:eastAsia="標楷體" w:hAnsi="Times New Roman" w:cs="Times New Roman"/>
          <w:szCs w:val="24"/>
        </w:rPr>
        <w:t>，可透過使用者</w:t>
      </w:r>
      <m:oMath>
        <m:sSub>
          <m:sSubPr>
            <m:ctrlPr>
              <w:rPr>
                <w:rFonts w:ascii="Cambria Math" w:eastAsia="標楷體" w:hAnsi="Cambria Math" w:cs="Times New Roman"/>
                <w:i/>
                <w:szCs w:val="24"/>
              </w:rPr>
            </m:ctrlPr>
          </m:sSubPr>
          <m:e>
            <m:r>
              <w:rPr>
                <w:rFonts w:ascii="Cambria Math" w:eastAsia="標楷體" w:hAnsi="Cambria Math" w:cs="Times New Roman"/>
                <w:szCs w:val="24"/>
              </w:rPr>
              <m:t>U</m:t>
            </m:r>
          </m:e>
          <m:sub>
            <m:r>
              <w:rPr>
                <w:rFonts w:ascii="Cambria Math" w:eastAsia="標楷體" w:hAnsi="Cambria Math" w:cs="Times New Roman"/>
                <w:szCs w:val="24"/>
              </w:rPr>
              <m:t>1</m:t>
            </m:r>
          </m:sub>
        </m:sSub>
      </m:oMath>
      <w:r w:rsidR="00792A3C" w:rsidRPr="005C2F45">
        <w:rPr>
          <w:rFonts w:ascii="Times New Roman" w:eastAsia="標楷體" w:hAnsi="Times New Roman" w:cs="Times New Roman"/>
          <w:szCs w:val="24"/>
        </w:rPr>
        <w:t>對其他電影的評分乘以其他電影與電影</w:t>
      </w:r>
      <m:oMath>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2</m:t>
            </m:r>
          </m:sub>
        </m:sSub>
      </m:oMath>
      <w:r w:rsidR="00792A3C" w:rsidRPr="005C2F45">
        <w:rPr>
          <w:rFonts w:ascii="Times New Roman" w:eastAsia="標楷體" w:hAnsi="Times New Roman" w:cs="Times New Roman"/>
          <w:szCs w:val="24"/>
        </w:rPr>
        <w:t>的相似性的乘積，除以其他電影與電影</w:t>
      </w:r>
      <m:oMath>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2</m:t>
            </m:r>
          </m:sub>
        </m:sSub>
      </m:oMath>
      <w:r w:rsidR="00792A3C" w:rsidRPr="005C2F45">
        <w:rPr>
          <w:rFonts w:ascii="Times New Roman" w:eastAsia="標楷體" w:hAnsi="Times New Roman" w:cs="Times New Roman"/>
          <w:szCs w:val="24"/>
        </w:rPr>
        <w:t>的相似性總和並四捨五入取得補值結果</w:t>
      </w:r>
      <w:r w:rsidR="002C6841" w:rsidRPr="005C2F45">
        <w:rPr>
          <w:rFonts w:ascii="Times New Roman" w:eastAsia="標楷體" w:hAnsi="Times New Roman" w:cs="Times New Roman"/>
        </w:rPr>
        <w:t>。</w:t>
      </w:r>
      <w:r w:rsidR="001C172E" w:rsidRPr="005C2F45">
        <w:rPr>
          <w:rFonts w:ascii="Times New Roman" w:eastAsia="標楷體" w:hAnsi="Times New Roman" w:cs="Times New Roman"/>
        </w:rPr>
        <w:t xml:space="preserve"> </w:t>
      </w:r>
    </w:p>
    <w:p w14:paraId="1E0692A8" w14:textId="77777777" w:rsidR="0098072C" w:rsidRPr="005C2F45" w:rsidRDefault="0098072C" w:rsidP="0098072C">
      <w:pPr>
        <w:spacing w:line="360" w:lineRule="auto"/>
        <w:ind w:leftChars="177" w:left="425" w:firstLineChars="413" w:firstLine="991"/>
        <w:jc w:val="both"/>
        <w:rPr>
          <w:rFonts w:ascii="Times New Roman" w:eastAsia="標楷體" w:hAnsi="Times New Roman" w:cs="Times New Roman"/>
        </w:rPr>
      </w:pPr>
    </w:p>
    <w:p w14:paraId="1B411218" w14:textId="648A50AA" w:rsidR="000D7DAB" w:rsidRPr="0098072C" w:rsidRDefault="0098072C" w:rsidP="00EF35A2">
      <w:pPr>
        <w:spacing w:line="360" w:lineRule="auto"/>
        <w:ind w:leftChars="177" w:left="425"/>
        <w:jc w:val="both"/>
        <w:rPr>
          <w:rFonts w:ascii="Times New Roman" w:eastAsia="標楷體" w:hAnsi="Times New Roman" w:cs="Times New Roman"/>
          <w:i/>
          <w:color w:val="FF0000"/>
        </w:rPr>
      </w:pPr>
      <w:bookmarkStart w:id="126" w:name="_Toc60186818"/>
      <w:r w:rsidRPr="005C2F45">
        <w:rPr>
          <w:rFonts w:ascii="Times New Roman" w:eastAsia="標楷體" w:hAnsi="Times New Roman" w:cs="Times New Roman"/>
          <w:i/>
        </w:rPr>
        <w:t>圖</w:t>
      </w:r>
      <w:r w:rsidRPr="005C2F45">
        <w:rPr>
          <w:rFonts w:ascii="Times New Roman" w:eastAsia="標楷體" w:hAnsi="Times New Roman" w:cs="Times New Roman"/>
          <w:i/>
        </w:rPr>
        <w:t xml:space="preserve"> </w:t>
      </w:r>
      <w:commentRangeStart w:id="127"/>
      <w:r w:rsidRPr="005C2F45">
        <w:rPr>
          <w:rFonts w:ascii="Times New Roman" w:eastAsia="標楷體" w:hAnsi="Times New Roman" w:cs="Times New Roman"/>
          <w:i/>
        </w:rPr>
        <w:fldChar w:fldCharType="begin"/>
      </w:r>
      <w:r w:rsidRPr="005C2F45">
        <w:rPr>
          <w:rFonts w:ascii="Times New Roman" w:eastAsia="標楷體" w:hAnsi="Times New Roman" w:cs="Times New Roman"/>
          <w:i/>
        </w:rPr>
        <w:instrText xml:space="preserve"> STYLEREF 1 \s </w:instrText>
      </w:r>
      <w:r w:rsidRPr="005C2F45">
        <w:rPr>
          <w:rFonts w:ascii="Times New Roman" w:eastAsia="標楷體" w:hAnsi="Times New Roman" w:cs="Times New Roman"/>
          <w:i/>
        </w:rPr>
        <w:fldChar w:fldCharType="separate"/>
      </w:r>
      <w:r w:rsidR="00DB748B">
        <w:rPr>
          <w:rFonts w:ascii="Times New Roman" w:eastAsia="標楷體" w:hAnsi="Times New Roman" w:cs="Times New Roman" w:hint="eastAsia"/>
          <w:i/>
          <w:noProof/>
        </w:rPr>
        <w:t>三</w:t>
      </w:r>
      <w:r w:rsidRPr="005C2F45">
        <w:rPr>
          <w:rFonts w:ascii="Times New Roman" w:eastAsia="標楷體" w:hAnsi="Times New Roman" w:cs="Times New Roman"/>
          <w:i/>
        </w:rPr>
        <w:fldChar w:fldCharType="end"/>
      </w:r>
      <w:r w:rsidRPr="005C2F45">
        <w:rPr>
          <w:rFonts w:ascii="Times New Roman" w:eastAsia="標楷體" w:hAnsi="Times New Roman" w:cs="Times New Roman"/>
          <w:i/>
        </w:rPr>
        <w:noBreakHyphen/>
      </w:r>
      <w:r w:rsidR="00EC790D">
        <w:rPr>
          <w:rFonts w:ascii="Times New Roman" w:eastAsia="標楷體" w:hAnsi="Times New Roman" w:cs="Times New Roman"/>
          <w:i/>
        </w:rPr>
        <w:t>10</w:t>
      </w:r>
      <w:commentRangeEnd w:id="127"/>
      <w:r w:rsidR="00614347">
        <w:rPr>
          <w:rStyle w:val="af5"/>
        </w:rPr>
        <w:commentReference w:id="127"/>
      </w:r>
      <w:r w:rsidRPr="005C2F45">
        <w:rPr>
          <w:rFonts w:ascii="Times New Roman" w:eastAsia="標楷體" w:hAnsi="Times New Roman" w:cs="Times New Roman"/>
          <w:i/>
        </w:rPr>
        <w:t>:</w:t>
      </w:r>
      <w:r w:rsidRPr="005C2F45">
        <w:rPr>
          <w:rFonts w:ascii="Times New Roman" w:eastAsia="標楷體" w:hAnsi="Times New Roman" w:cs="Times New Roman"/>
          <w:i/>
        </w:rPr>
        <w:t>使用者</w:t>
      </w:r>
      <w:r w:rsidRPr="005C2F45">
        <w:rPr>
          <w:rFonts w:ascii="Times New Roman" w:eastAsia="標楷體" w:hAnsi="Times New Roman" w:cs="Times New Roman"/>
          <w:i/>
        </w:rPr>
        <w:t xml:space="preserve"> – </w:t>
      </w:r>
      <w:r w:rsidRPr="005C2F45">
        <w:rPr>
          <w:rFonts w:ascii="Times New Roman" w:eastAsia="標楷體" w:hAnsi="Times New Roman" w:cs="Times New Roman"/>
          <w:i/>
        </w:rPr>
        <w:t>電影評分矩陣</w:t>
      </w:r>
      <w:r w:rsidRPr="005C2F45">
        <w:rPr>
          <w:rFonts w:ascii="Times New Roman" w:eastAsia="標楷體" w:hAnsi="Times New Roman" w:cs="Times New Roman"/>
          <w:i/>
          <w:szCs w:val="24"/>
        </w:rPr>
        <w:t>補值示意圖</w:t>
      </w:r>
      <w:bookmarkEnd w:id="126"/>
    </w:p>
    <w:p w14:paraId="398695AE" w14:textId="4D56C4BF" w:rsidR="0093031C" w:rsidRPr="005C2F45" w:rsidRDefault="001C172E" w:rsidP="00EF35A2">
      <w:pPr>
        <w:spacing w:line="360" w:lineRule="auto"/>
        <w:ind w:leftChars="177" w:left="425"/>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37BA6D63" wp14:editId="4D32CE43">
            <wp:extent cx="3960371" cy="3096491"/>
            <wp:effectExtent l="19050" t="19050" r="21590" b="279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7821"/>
                    <a:stretch/>
                  </pic:blipFill>
                  <pic:spPr bwMode="auto">
                    <a:xfrm>
                      <a:off x="0" y="0"/>
                      <a:ext cx="3972865" cy="310625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99C5C9" w14:textId="002E5FD5" w:rsidR="006B78D2" w:rsidRPr="005C2F45" w:rsidRDefault="002817B8" w:rsidP="00EF35A2">
      <w:pPr>
        <w:spacing w:line="360" w:lineRule="auto"/>
        <w:ind w:leftChars="177" w:left="425"/>
        <w:jc w:val="both"/>
        <w:rPr>
          <w:rFonts w:ascii="Times New Roman" w:eastAsia="標楷體" w:hAnsi="Times New Roman" w:cs="Times New Roman"/>
          <w:color w:val="FF0000"/>
        </w:rPr>
      </w:pPr>
      <w:r w:rsidRPr="005C2F45">
        <w:rPr>
          <w:rFonts w:ascii="Times New Roman" w:eastAsia="標楷體" w:hAnsi="Times New Roman" w:cs="Times New Roman"/>
        </w:rPr>
        <w:t>參考資料：本研究整理</w:t>
      </w:r>
    </w:p>
    <w:p w14:paraId="13795AAB" w14:textId="3155E269" w:rsidR="001A1F56" w:rsidRPr="005C2F45" w:rsidRDefault="0084458E"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128" w:name="_Toc60187119"/>
      <w:r w:rsidRPr="005C2F45">
        <w:rPr>
          <w:rFonts w:ascii="Times New Roman" w:eastAsia="標楷體" w:hAnsi="Times New Roman" w:cs="Times New Roman"/>
          <w:sz w:val="28"/>
          <w:szCs w:val="28"/>
        </w:rPr>
        <w:lastRenderedPageBreak/>
        <w:t>資料探勘技術</w:t>
      </w:r>
      <w:bookmarkEnd w:id="128"/>
    </w:p>
    <w:p w14:paraId="210F75A6" w14:textId="77777777" w:rsidR="00312FB9" w:rsidRPr="005C2F45" w:rsidRDefault="00312FB9" w:rsidP="00FA2DBB">
      <w:pPr>
        <w:spacing w:line="360" w:lineRule="auto"/>
        <w:jc w:val="both"/>
        <w:rPr>
          <w:rFonts w:ascii="Times New Roman" w:eastAsia="標楷體" w:hAnsi="Times New Roman" w:cs="Times New Roman"/>
        </w:rPr>
      </w:pPr>
    </w:p>
    <w:p w14:paraId="74DD38CD" w14:textId="138A6560" w:rsidR="00AD29CE" w:rsidRPr="005C2F45" w:rsidRDefault="00AD29CE" w:rsidP="00D30DB6">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本研究採用基於協同過濾的推薦算法，以</w:t>
      </w:r>
      <w:r w:rsidRPr="005C2F45">
        <w:rPr>
          <w:rFonts w:ascii="Times New Roman" w:eastAsia="標楷體" w:hAnsi="Times New Roman" w:cs="Times New Roman"/>
        </w:rPr>
        <w:t>Python3</w:t>
      </w:r>
      <w:r w:rsidRPr="005C2F45">
        <w:rPr>
          <w:rFonts w:ascii="Times New Roman" w:eastAsia="標楷體" w:hAnsi="Times New Roman" w:cs="Times New Roman"/>
        </w:rPr>
        <w:t>實現包含</w:t>
      </w:r>
      <w:r w:rsidR="00AA0BC5" w:rsidRPr="005C2F45">
        <w:rPr>
          <w:rFonts w:ascii="Times New Roman" w:eastAsia="標楷體" w:hAnsi="Times New Roman" w:cs="Times New Roman"/>
        </w:rPr>
        <w:t xml:space="preserve">Funk </w:t>
      </w:r>
      <w:r w:rsidRPr="005C2F45">
        <w:rPr>
          <w:rFonts w:ascii="Times New Roman" w:eastAsia="標楷體" w:hAnsi="Times New Roman" w:cs="Times New Roman"/>
        </w:rPr>
        <w:t>SVD</w:t>
      </w:r>
      <w:r w:rsidRPr="005C2F45">
        <w:rPr>
          <w:rFonts w:ascii="Times New Roman" w:eastAsia="標楷體" w:hAnsi="Times New Roman" w:cs="Times New Roman"/>
        </w:rPr>
        <w:t>、</w:t>
      </w:r>
      <w:r w:rsidR="00AA0BC5" w:rsidRPr="005C2F45">
        <w:rPr>
          <w:rFonts w:ascii="Times New Roman" w:eastAsia="標楷體" w:hAnsi="Times New Roman" w:cs="Times New Roman"/>
        </w:rPr>
        <w:t>Time</w:t>
      </w:r>
      <w:r w:rsidRPr="005C2F45">
        <w:rPr>
          <w:rFonts w:ascii="Times New Roman" w:eastAsia="標楷體" w:hAnsi="Times New Roman" w:cs="Times New Roman"/>
        </w:rPr>
        <w:t xml:space="preserve"> SVD</w:t>
      </w:r>
      <w:r w:rsidRPr="005C2F45">
        <w:rPr>
          <w:rFonts w:ascii="Times New Roman" w:eastAsia="標楷體" w:hAnsi="Times New Roman" w:cs="Times New Roman"/>
        </w:rPr>
        <w:t>以及傳統協同過濾三種算法，最後將說明如何選擇推薦項目。以下</w:t>
      </w:r>
      <w:r w:rsidR="00F30C68">
        <w:rPr>
          <w:rFonts w:ascii="Times New Roman" w:eastAsia="標楷體" w:hAnsi="Times New Roman" w:cs="Times New Roman" w:hint="eastAsia"/>
        </w:rPr>
        <w:t>小節</w:t>
      </w:r>
      <w:r w:rsidRPr="005C2F45">
        <w:rPr>
          <w:rFonts w:ascii="Times New Roman" w:eastAsia="標楷體" w:hAnsi="Times New Roman" w:cs="Times New Roman"/>
        </w:rPr>
        <w:t>會</w:t>
      </w:r>
      <w:r w:rsidR="00F30C68">
        <w:rPr>
          <w:rFonts w:ascii="Times New Roman" w:eastAsia="標楷體" w:hAnsi="Times New Roman" w:cs="Times New Roman" w:hint="eastAsia"/>
        </w:rPr>
        <w:t>依序進行</w:t>
      </w:r>
      <w:r w:rsidRPr="005C2F45">
        <w:rPr>
          <w:rFonts w:ascii="Times New Roman" w:eastAsia="標楷體" w:hAnsi="Times New Roman" w:cs="Times New Roman"/>
        </w:rPr>
        <w:t>詳細</w:t>
      </w:r>
      <w:r w:rsidR="00F30C68">
        <w:rPr>
          <w:rFonts w:ascii="Times New Roman" w:eastAsia="標楷體" w:hAnsi="Times New Roman" w:cs="Times New Roman" w:hint="eastAsia"/>
        </w:rPr>
        <w:t>的</w:t>
      </w:r>
      <w:r w:rsidRPr="005C2F45">
        <w:rPr>
          <w:rFonts w:ascii="Times New Roman" w:eastAsia="標楷體" w:hAnsi="Times New Roman" w:cs="Times New Roman"/>
        </w:rPr>
        <w:t>介紹。</w:t>
      </w:r>
    </w:p>
    <w:p w14:paraId="203E9482" w14:textId="10F51E99" w:rsidR="00D4169B" w:rsidRPr="005C2F45" w:rsidRDefault="00D4169B" w:rsidP="00FA2DBB">
      <w:pPr>
        <w:spacing w:line="360" w:lineRule="auto"/>
        <w:ind w:firstLine="425"/>
        <w:jc w:val="both"/>
        <w:rPr>
          <w:rFonts w:ascii="Times New Roman" w:eastAsia="標楷體" w:hAnsi="Times New Roman" w:cs="Times New Roman"/>
        </w:rPr>
      </w:pPr>
    </w:p>
    <w:p w14:paraId="26A3882F" w14:textId="18A23DEA" w:rsidR="00312FB9" w:rsidRPr="005C2F45" w:rsidRDefault="00312FB9" w:rsidP="00FA2DBB">
      <w:pPr>
        <w:spacing w:line="360" w:lineRule="auto"/>
        <w:ind w:firstLine="425"/>
        <w:jc w:val="both"/>
        <w:rPr>
          <w:rFonts w:ascii="Times New Roman" w:eastAsia="標楷體" w:hAnsi="Times New Roman" w:cs="Times New Roman"/>
        </w:rPr>
      </w:pPr>
    </w:p>
    <w:p w14:paraId="7CA018F4" w14:textId="0C4F6537" w:rsidR="00312FB9" w:rsidRPr="005C2F45" w:rsidRDefault="00517EA9" w:rsidP="00D30DB6">
      <w:pPr>
        <w:pStyle w:val="2"/>
        <w:numPr>
          <w:ilvl w:val="2"/>
          <w:numId w:val="33"/>
        </w:numPr>
        <w:spacing w:line="360" w:lineRule="auto"/>
        <w:ind w:left="1276"/>
        <w:jc w:val="both"/>
        <w:rPr>
          <w:rFonts w:ascii="Times New Roman" w:eastAsia="標楷體" w:hAnsi="Times New Roman" w:cs="Times New Roman"/>
          <w:sz w:val="24"/>
          <w:szCs w:val="24"/>
        </w:rPr>
      </w:pPr>
      <w:bookmarkStart w:id="129" w:name="_Toc60187120"/>
      <w:r w:rsidRPr="005C2F45">
        <w:rPr>
          <w:rFonts w:ascii="Times New Roman" w:eastAsia="標楷體" w:hAnsi="Times New Roman" w:cs="Times New Roman"/>
          <w:sz w:val="24"/>
          <w:szCs w:val="24"/>
        </w:rPr>
        <w:t xml:space="preserve">Funk </w:t>
      </w:r>
      <w:r w:rsidR="000D2FD4" w:rsidRPr="005C2F45">
        <w:rPr>
          <w:rFonts w:ascii="Times New Roman" w:eastAsia="標楷體" w:hAnsi="Times New Roman" w:cs="Times New Roman"/>
          <w:sz w:val="24"/>
          <w:szCs w:val="24"/>
        </w:rPr>
        <w:t>SVD</w:t>
      </w:r>
      <w:bookmarkEnd w:id="129"/>
    </w:p>
    <w:p w14:paraId="382AFA59" w14:textId="77777777" w:rsidR="00312FB9" w:rsidRPr="005C2F45" w:rsidRDefault="00312FB9" w:rsidP="00FA2DBB">
      <w:pPr>
        <w:spacing w:line="360" w:lineRule="auto"/>
        <w:ind w:firstLine="480"/>
        <w:jc w:val="both"/>
        <w:rPr>
          <w:rFonts w:ascii="Times New Roman" w:eastAsia="標楷體" w:hAnsi="Times New Roman" w:cs="Times New Roman"/>
        </w:rPr>
      </w:pPr>
    </w:p>
    <w:p w14:paraId="4AD3E1B2" w14:textId="686DFC86" w:rsidR="00811DAE" w:rsidRPr="005C2F45" w:rsidRDefault="00FC5EB8" w:rsidP="00D30DB6">
      <w:pPr>
        <w:spacing w:line="360" w:lineRule="auto"/>
        <w:ind w:leftChars="295" w:left="708" w:firstLineChars="200" w:firstLine="480"/>
        <w:jc w:val="both"/>
        <w:rPr>
          <w:rFonts w:ascii="Times New Roman" w:eastAsia="標楷體" w:hAnsi="Times New Roman" w:cs="Times New Roman"/>
        </w:rPr>
      </w:pPr>
      <w:r w:rsidRPr="005C2F45">
        <w:rPr>
          <w:rFonts w:ascii="Times New Roman" w:eastAsia="標楷體" w:hAnsi="Times New Roman" w:cs="Times New Roman"/>
        </w:rPr>
        <w:t>Funk SVD</w:t>
      </w:r>
      <w:r w:rsidR="006045A0" w:rsidRPr="005C2F45">
        <w:rPr>
          <w:rFonts w:ascii="Times New Roman" w:eastAsia="標楷體" w:hAnsi="Times New Roman" w:cs="Times New Roman"/>
        </w:rPr>
        <w:t>的核心思想為認為使用者的興趣只受到少數幾個因素影響，因此將稀疏且高維度的使用者</w:t>
      </w:r>
      <w:r w:rsidR="006045A0" w:rsidRPr="005C2F45">
        <w:rPr>
          <w:rFonts w:ascii="Times New Roman" w:eastAsia="標楷體" w:hAnsi="Times New Roman" w:cs="Times New Roman"/>
        </w:rPr>
        <w:t xml:space="preserve"> – </w:t>
      </w:r>
      <w:r w:rsidR="006045A0" w:rsidRPr="005C2F45">
        <w:rPr>
          <w:rFonts w:ascii="Times New Roman" w:eastAsia="標楷體" w:hAnsi="Times New Roman" w:cs="Times New Roman"/>
        </w:rPr>
        <w:t>電影評分矩陣分解為兩個低維度矩陣，即為通過使用者和電影評分資訊來學習使用者特徵矩陣和物品特徵矩陣</w:t>
      </w:r>
      <w:r w:rsidR="00937C28" w:rsidRPr="005C2F45">
        <w:rPr>
          <w:rFonts w:ascii="Times New Roman" w:eastAsia="標楷體" w:hAnsi="Times New Roman" w:cs="Times New Roman"/>
        </w:rPr>
        <w:t>，</w:t>
      </w:r>
      <w:r w:rsidR="001E684D" w:rsidRPr="005C2F45">
        <w:rPr>
          <w:rFonts w:ascii="Times New Roman" w:eastAsia="標楷體" w:hAnsi="Times New Roman" w:cs="Times New Roman"/>
        </w:rPr>
        <w:t>通過重新構建的低維度矩陣預測使用者對產品的評分。</w:t>
      </w:r>
      <w:r w:rsidR="00D30DB6">
        <w:rPr>
          <w:rFonts w:ascii="Times New Roman" w:eastAsia="標楷體" w:hAnsi="Times New Roman" w:cs="Times New Roman" w:hint="eastAsia"/>
        </w:rPr>
        <w:t>而</w:t>
      </w:r>
      <w:r w:rsidR="00665096" w:rsidRPr="005C2F45">
        <w:rPr>
          <w:rFonts w:ascii="Times New Roman" w:eastAsia="標楷體" w:hAnsi="Times New Roman" w:cs="Times New Roman"/>
        </w:rPr>
        <w:t>Funk SVD</w:t>
      </w:r>
      <w:r w:rsidR="00665096" w:rsidRPr="005C2F45">
        <w:rPr>
          <w:rFonts w:ascii="Times New Roman" w:eastAsia="標楷體" w:hAnsi="Times New Roman" w:cs="Times New Roman"/>
        </w:rPr>
        <w:t>使用者評分矩陣的</w:t>
      </w:r>
      <w:r w:rsidR="00B36610" w:rsidRPr="005C2F45">
        <w:rPr>
          <w:rFonts w:ascii="Times New Roman" w:eastAsia="標楷體" w:hAnsi="Times New Roman" w:cs="Times New Roman"/>
        </w:rPr>
        <w:t>預測</w:t>
      </w:r>
      <w:r w:rsidR="00811DAE" w:rsidRPr="005C2F45">
        <w:rPr>
          <w:rFonts w:ascii="Times New Roman" w:eastAsia="標楷體" w:hAnsi="Times New Roman" w:cs="Times New Roman"/>
        </w:rPr>
        <w:t>公式</w:t>
      </w:r>
      <w:r w:rsidR="00665096" w:rsidRPr="005C2F45">
        <w:rPr>
          <w:rFonts w:ascii="Times New Roman" w:eastAsia="標楷體" w:hAnsi="Times New Roman" w:cs="Times New Roman"/>
        </w:rPr>
        <w:t>如下</w:t>
      </w:r>
      <w:r w:rsidR="00811DAE" w:rsidRPr="005C2F45">
        <w:rPr>
          <w:rFonts w:ascii="Times New Roman" w:eastAsia="標楷體" w:hAnsi="Times New Roman" w:cs="Times New Roman"/>
        </w:rPr>
        <w:t>:</w:t>
      </w:r>
    </w:p>
    <w:p w14:paraId="463C73B6" w14:textId="3CE2603E" w:rsidR="00A07930" w:rsidRPr="005C2F45" w:rsidRDefault="00707B0D" w:rsidP="00FA2DBB">
      <w:pPr>
        <w:wordWrap w:val="0"/>
        <w:spacing w:line="360" w:lineRule="auto"/>
        <w:jc w:val="right"/>
        <w:rPr>
          <w:rFonts w:ascii="Times New Roman" w:eastAsia="標楷體" w:hAnsi="Times New Roman" w:cs="Times New Roman"/>
          <w:i/>
          <w:iCs/>
          <w:sz w:val="32"/>
          <w:szCs w:val="32"/>
        </w:rPr>
      </w:pPr>
      <m:oMath>
        <m:r>
          <m:rPr>
            <m:sty m:val="p"/>
          </m:rP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acc>
              <m:accPr>
                <m:ctrlPr>
                  <w:rPr>
                    <w:rFonts w:ascii="Cambria Math" w:eastAsia="標楷體" w:hAnsi="Cambria Math" w:cs="Times New Roman"/>
                    <w:i/>
                    <w:iCs/>
                    <w:szCs w:val="24"/>
                  </w:rPr>
                </m:ctrlPr>
              </m:accPr>
              <m:e>
                <m:r>
                  <w:rPr>
                    <w:rFonts w:ascii="Cambria Math" w:eastAsia="標楷體" w:hAnsi="Cambria Math" w:cs="Times New Roman"/>
                    <w:szCs w:val="24"/>
                  </w:rPr>
                  <m:t>r</m:t>
                </m:r>
              </m:e>
            </m:acc>
          </m:e>
          <m:sub>
            <m:sSub>
              <m:sSubPr>
                <m:ctrlPr>
                  <w:rPr>
                    <w:rFonts w:ascii="Cambria Math" w:eastAsia="標楷體" w:hAnsi="Cambria Math" w:cs="Times New Roman"/>
                    <w:i/>
                    <w:iCs/>
                    <w:szCs w:val="24"/>
                  </w:rPr>
                </m:ctrlPr>
              </m:sSubPr>
              <m:e>
                <m:r>
                  <w:rPr>
                    <w:rFonts w:ascii="Cambria Math" w:eastAsia="標楷體" w:hAnsi="Cambria Math" w:cs="Times New Roman"/>
                    <w:szCs w:val="24"/>
                  </w:rPr>
                  <m:t>u</m:t>
                </m:r>
              </m:e>
              <m:sub>
                <m:r>
                  <w:rPr>
                    <w:rFonts w:ascii="Cambria Math" w:eastAsia="標楷體" w:hAnsi="Cambria Math" w:cs="Times New Roman"/>
                    <w:szCs w:val="24"/>
                  </w:rPr>
                  <m:t>i</m:t>
                </m:r>
              </m:sub>
            </m:sSub>
          </m:sub>
        </m:sSub>
        <m:r>
          <w:rPr>
            <w:rFonts w:ascii="Cambria Math" w:eastAsia="標楷體" w:hAnsi="Cambria Math" w:cs="Times New Roman"/>
            <w:szCs w:val="24"/>
          </w:rPr>
          <m:t xml:space="preserve"> = </m:t>
        </m:r>
        <m:sSubSup>
          <m:sSubSupPr>
            <m:ctrlPr>
              <w:rPr>
                <w:rFonts w:ascii="Cambria Math" w:eastAsia="標楷體" w:hAnsi="Cambria Math" w:cs="Times New Roman"/>
                <w:i/>
                <w:iCs/>
                <w:szCs w:val="24"/>
              </w:rPr>
            </m:ctrlPr>
          </m:sSubSupPr>
          <m:e>
            <m:r>
              <w:rPr>
                <w:rFonts w:ascii="Cambria Math" w:eastAsia="標楷體" w:hAnsi="Cambria Math" w:cs="Times New Roman"/>
                <w:szCs w:val="24"/>
              </w:rPr>
              <m:t>q</m:t>
            </m:r>
          </m:e>
          <m:sub>
            <m:r>
              <w:rPr>
                <w:rFonts w:ascii="Cambria Math" w:eastAsia="標楷體" w:hAnsi="Cambria Math" w:cs="Times New Roman"/>
                <w:szCs w:val="24"/>
              </w:rPr>
              <m:t>i</m:t>
            </m:r>
          </m:sub>
          <m:sup>
            <m:r>
              <w:rPr>
                <w:rFonts w:ascii="Cambria Math" w:eastAsia="標楷體" w:hAnsi="Cambria Math" w:cs="Times New Roman"/>
                <w:szCs w:val="24"/>
              </w:rPr>
              <m:t>T</m:t>
            </m:r>
          </m:sup>
        </m:sSubSup>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oMath>
      <w:r w:rsidR="003A5159" w:rsidRPr="005C2F45">
        <w:rPr>
          <w:rFonts w:ascii="Times New Roman" w:eastAsia="標楷體" w:hAnsi="Times New Roman" w:cs="Times New Roman"/>
          <w:i/>
          <w:iCs/>
          <w:sz w:val="32"/>
          <w:szCs w:val="32"/>
        </w:rPr>
        <w:t xml:space="preserve"> </w:t>
      </w:r>
      <w:r w:rsidR="003A5159" w:rsidRPr="005C2F45">
        <w:rPr>
          <w:rFonts w:ascii="Times New Roman" w:eastAsia="標楷體" w:hAnsi="Times New Roman" w:cs="Times New Roman"/>
          <w:szCs w:val="24"/>
        </w:rPr>
        <w:tab/>
        <w:t xml:space="preserve">      </w:t>
      </w:r>
      <w:r w:rsidR="001F51D2" w:rsidRPr="005C2F45">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w:t>
      </w:r>
      <w:r w:rsidR="007969A8" w:rsidRPr="005C2F45">
        <w:rPr>
          <w:rFonts w:ascii="Times New Roman" w:eastAsia="標楷體" w:hAnsi="Times New Roman" w:cs="Times New Roman"/>
          <w:szCs w:val="24"/>
        </w:rPr>
        <w:t>7</w:t>
      </w:r>
      <w:r w:rsidR="003A5159" w:rsidRPr="005C2F45">
        <w:rPr>
          <w:rFonts w:ascii="Times New Roman" w:eastAsia="標楷體" w:hAnsi="Times New Roman" w:cs="Times New Roman"/>
          <w:szCs w:val="24"/>
        </w:rPr>
        <w:t>)</w:t>
      </w:r>
    </w:p>
    <w:p w14:paraId="72633C7E" w14:textId="7D330CD8" w:rsidR="00A07930" w:rsidRPr="005C2F45" w:rsidRDefault="005800EA" w:rsidP="00FA2DBB">
      <w:pPr>
        <w:spacing w:line="360" w:lineRule="auto"/>
        <w:jc w:val="right"/>
        <w:rPr>
          <w:rFonts w:ascii="Times New Roman" w:eastAsia="標楷體" w:hAnsi="Times New Roman" w:cs="Times New Roman"/>
          <w:iCs/>
          <w:sz w:val="32"/>
          <w:szCs w:val="32"/>
        </w:rPr>
      </w:pPr>
      <m:oMath>
        <m: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 xml:space="preserve"> = </m:t>
        </m:r>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oMath>
      <w:r w:rsidR="00A07930" w:rsidRPr="005C2F45">
        <w:rPr>
          <w:rFonts w:ascii="Times New Roman" w:eastAsia="標楷體" w:hAnsi="Times New Roman" w:cs="Times New Roman"/>
          <w:iCs/>
          <w:sz w:val="32"/>
          <w:szCs w:val="32"/>
        </w:rPr>
        <w:t xml:space="preserve"> </w:t>
      </w:r>
      <w:r w:rsidR="000B2FE8" w:rsidRPr="00EF35A2">
        <w:rPr>
          <w:rFonts w:ascii="Times New Roman" w:eastAsia="標楷體" w:hAnsi="Times New Roman" w:cs="Times New Roman"/>
          <w:iCs/>
          <w:szCs w:val="24"/>
          <w:lang w:val="el-GR"/>
        </w:rPr>
        <w:t>α</w:t>
      </w:r>
      <w:r w:rsidR="00A07930" w:rsidRPr="005C2F45">
        <w:rPr>
          <w:rFonts w:ascii="Times New Roman" w:eastAsia="標楷體" w:hAnsi="Times New Roman" w:cs="Times New Roman"/>
          <w:iCs/>
          <w:sz w:val="32"/>
          <w:szCs w:val="32"/>
        </w:rPr>
        <w:t xml:space="preserve"> </w:t>
      </w:r>
      <m:oMath>
        <m:r>
          <w:rPr>
            <w:rFonts w:ascii="Cambria Math" w:eastAsia="標楷體" w:hAnsi="Cambria Math" w:cs="Times New Roman"/>
            <w:szCs w:val="24"/>
          </w:rPr>
          <m:t>∙</m:t>
        </m:r>
      </m:oMath>
      <w:r w:rsidR="00A07930" w:rsidRPr="005C2F45">
        <w:rPr>
          <w:rFonts w:ascii="Times New Roman" w:eastAsia="標楷體" w:hAnsi="Times New Roman" w:cs="Times New Roman"/>
          <w:iCs/>
          <w:sz w:val="32"/>
          <w:szCs w:val="32"/>
        </w:rPr>
        <w:t xml:space="preserve"> </w:t>
      </w:r>
      <m:oMath>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r</m:t>
            </m:r>
          </m:e>
          <m:sub>
            <m:r>
              <w:rPr>
                <w:rFonts w:ascii="Cambria Math" w:eastAsia="標楷體" w:hAnsi="Cambria Math" w:cs="Times New Roman"/>
                <w:szCs w:val="24"/>
              </w:rPr>
              <m:t>ui</m:t>
            </m:r>
          </m:sub>
        </m:sSub>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003A5159" w:rsidRPr="00EF35A2">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ab/>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w:t>
      </w:r>
      <w:r w:rsidR="007969A8" w:rsidRPr="005C2F45">
        <w:rPr>
          <w:rFonts w:ascii="Times New Roman" w:eastAsia="標楷體" w:hAnsi="Times New Roman" w:cs="Times New Roman"/>
          <w:szCs w:val="24"/>
        </w:rPr>
        <w:t>8</w:t>
      </w:r>
      <w:r w:rsidR="003A5159" w:rsidRPr="005C2F45">
        <w:rPr>
          <w:rFonts w:ascii="Times New Roman" w:eastAsia="標楷體" w:hAnsi="Times New Roman" w:cs="Times New Roman"/>
          <w:szCs w:val="24"/>
        </w:rPr>
        <w:t>)</w:t>
      </w:r>
    </w:p>
    <w:p w14:paraId="58AFDD01" w14:textId="60C0631E" w:rsidR="00312FB9" w:rsidRPr="005C2F45" w:rsidRDefault="005800EA" w:rsidP="007969A8">
      <w:pPr>
        <w:spacing w:line="360" w:lineRule="auto"/>
        <w:jc w:val="right"/>
        <w:rPr>
          <w:rFonts w:ascii="Times New Roman" w:eastAsia="標楷體" w:hAnsi="Times New Roman" w:cs="Times New Roman"/>
          <w:iCs/>
          <w:szCs w:val="24"/>
        </w:rPr>
      </w:pPr>
      <m:oMath>
        <m: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 xml:space="preserve"> q</m:t>
            </m:r>
          </m:e>
          <m:sub>
            <m:r>
              <w:rPr>
                <w:rFonts w:ascii="Cambria Math" w:eastAsia="標楷體" w:hAnsi="Cambria Math" w:cs="Times New Roman"/>
                <w:szCs w:val="24"/>
              </w:rPr>
              <m:t>i</m:t>
            </m:r>
          </m:sub>
        </m:sSub>
      </m:oMath>
      <w:r w:rsidR="00A07930" w:rsidRPr="00EF35A2">
        <w:rPr>
          <w:rFonts w:ascii="Times New Roman" w:eastAsia="標楷體" w:hAnsi="Times New Roman" w:cs="Times New Roman"/>
          <w:iCs/>
          <w:szCs w:val="24"/>
        </w:rPr>
        <w:t xml:space="preserve"> </w:t>
      </w:r>
      <w:r w:rsidRPr="00EF35A2">
        <w:rPr>
          <w:rFonts w:ascii="Times New Roman" w:eastAsia="標楷體" w:hAnsi="Times New Roman" w:cs="Times New Roman"/>
          <w:iCs/>
          <w:szCs w:val="24"/>
          <w:lang w:val="el-GR"/>
        </w:rPr>
        <w:t>α</w:t>
      </w:r>
      <w:r w:rsidR="00A07930" w:rsidRPr="005C2F45">
        <w:rPr>
          <w:rFonts w:ascii="Times New Roman" w:eastAsia="標楷體" w:hAnsi="Times New Roman" w:cs="Times New Roman"/>
          <w:iCs/>
          <w:sz w:val="32"/>
          <w:szCs w:val="32"/>
        </w:rPr>
        <w:t xml:space="preserve"> </w:t>
      </w:r>
      <m:oMath>
        <m:r>
          <w:rPr>
            <w:rFonts w:ascii="Cambria Math" w:eastAsia="標楷體" w:hAnsi="Cambria Math" w:cs="Times New Roman"/>
            <w:szCs w:val="24"/>
          </w:rPr>
          <m:t>∙</m:t>
        </m:r>
      </m:oMath>
      <w:r w:rsidR="00A07930" w:rsidRPr="00EF35A2">
        <w:rPr>
          <w:rFonts w:ascii="Times New Roman" w:eastAsia="標楷體" w:hAnsi="Times New Roman" w:cs="Times New Roman"/>
          <w:iCs/>
          <w:szCs w:val="24"/>
        </w:rPr>
        <w:t xml:space="preserve"> </w:t>
      </w:r>
      <m:oMath>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r</m:t>
            </m:r>
          </m:e>
          <m:sub>
            <m:r>
              <w:rPr>
                <w:rFonts w:ascii="Cambria Math" w:eastAsia="標楷體" w:hAnsi="Cambria Math" w:cs="Times New Roman"/>
                <w:szCs w:val="24"/>
              </w:rPr>
              <m:t>ui</m:t>
            </m:r>
          </m:sub>
        </m:sSub>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003A5159" w:rsidRPr="005C2F45">
        <w:rPr>
          <w:rFonts w:ascii="Times New Roman" w:eastAsia="標楷體" w:hAnsi="Times New Roman" w:cs="Times New Roman"/>
          <w:szCs w:val="24"/>
        </w:rPr>
        <w:t xml:space="preserve"> </w:t>
      </w:r>
      <w:r w:rsidR="003A5159" w:rsidRPr="005C2F45">
        <w:rPr>
          <w:rFonts w:ascii="Times New Roman" w:eastAsia="標楷體" w:hAnsi="Times New Roman" w:cs="Times New Roman"/>
          <w:szCs w:val="24"/>
        </w:rPr>
        <w:tab/>
        <w:t xml:space="preserve">                 </w:t>
      </w:r>
      <w:r w:rsidR="003A5159" w:rsidRPr="005C2F45">
        <w:rPr>
          <w:rFonts w:ascii="Times New Roman" w:eastAsia="標楷體" w:hAnsi="Times New Roman" w:cs="Times New Roman"/>
          <w:szCs w:val="24"/>
        </w:rPr>
        <w:tab/>
      </w:r>
      <w:r w:rsidR="003A5159" w:rsidRPr="005C2F45">
        <w:rPr>
          <w:rFonts w:ascii="Times New Roman" w:eastAsia="標楷體" w:hAnsi="Times New Roman" w:cs="Times New Roman"/>
          <w:szCs w:val="24"/>
        </w:rPr>
        <w:tab/>
        <w:t>(</w:t>
      </w:r>
      <w:r w:rsidR="007969A8" w:rsidRPr="005C2F45">
        <w:rPr>
          <w:rFonts w:ascii="Times New Roman" w:eastAsia="標楷體" w:hAnsi="Times New Roman" w:cs="Times New Roman"/>
          <w:szCs w:val="24"/>
        </w:rPr>
        <w:t>9</w:t>
      </w:r>
      <w:r w:rsidR="003A5159" w:rsidRPr="005C2F45">
        <w:rPr>
          <w:rFonts w:ascii="Times New Roman" w:eastAsia="標楷體" w:hAnsi="Times New Roman" w:cs="Times New Roman"/>
          <w:szCs w:val="24"/>
        </w:rPr>
        <w:t>)</w:t>
      </w:r>
    </w:p>
    <w:p w14:paraId="130AE15D" w14:textId="77777777" w:rsidR="00D30DB6" w:rsidRDefault="00D30DB6" w:rsidP="00D30DB6">
      <w:pPr>
        <w:spacing w:line="360" w:lineRule="auto"/>
        <w:ind w:leftChars="177" w:left="425"/>
        <w:jc w:val="both"/>
        <w:rPr>
          <w:rFonts w:ascii="Times New Roman" w:eastAsia="標楷體" w:hAnsi="Times New Roman" w:cs="Times New Roman"/>
          <w:iCs/>
          <w:szCs w:val="24"/>
        </w:rPr>
      </w:pPr>
    </w:p>
    <w:p w14:paraId="650F6460" w14:textId="5E7D96B1" w:rsidR="004B3295" w:rsidRPr="005C2F45" w:rsidRDefault="00811DAE" w:rsidP="00D30DB6">
      <w:pPr>
        <w:spacing w:line="360" w:lineRule="auto"/>
        <w:ind w:leftChars="295" w:left="708"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iCs/>
          <w:szCs w:val="24"/>
        </w:rPr>
        <w:t>其中</w:t>
      </w:r>
      <m:oMath>
        <m:sSub>
          <m:sSubPr>
            <m:ctrlPr>
              <w:rPr>
                <w:rFonts w:ascii="Cambria Math" w:eastAsia="標楷體" w:hAnsi="Cambria Math" w:cs="Times New Roman"/>
                <w:i/>
                <w:iCs/>
                <w:szCs w:val="24"/>
              </w:rPr>
            </m:ctrlPr>
          </m:sSubPr>
          <m:e>
            <m:acc>
              <m:accPr>
                <m:ctrlPr>
                  <w:rPr>
                    <w:rFonts w:ascii="Cambria Math" w:eastAsia="標楷體" w:hAnsi="Cambria Math" w:cs="Times New Roman"/>
                    <w:i/>
                    <w:iCs/>
                    <w:szCs w:val="24"/>
                  </w:rPr>
                </m:ctrlPr>
              </m:accPr>
              <m:e>
                <m:r>
                  <w:rPr>
                    <w:rFonts w:ascii="Cambria Math" w:eastAsia="標楷體" w:hAnsi="Cambria Math" w:cs="Times New Roman"/>
                    <w:szCs w:val="24"/>
                  </w:rPr>
                  <m:t>r</m:t>
                </m:r>
              </m:e>
            </m:acc>
          </m:e>
          <m:sub>
            <m:sSub>
              <m:sSubPr>
                <m:ctrlPr>
                  <w:rPr>
                    <w:rFonts w:ascii="Cambria Math" w:eastAsia="標楷體" w:hAnsi="Cambria Math" w:cs="Times New Roman"/>
                    <w:i/>
                    <w:iCs/>
                    <w:szCs w:val="24"/>
                  </w:rPr>
                </m:ctrlPr>
              </m:sSubPr>
              <m:e>
                <m:r>
                  <w:rPr>
                    <w:rFonts w:ascii="Cambria Math" w:eastAsia="標楷體" w:hAnsi="Cambria Math" w:cs="Times New Roman"/>
                    <w:szCs w:val="24"/>
                  </w:rPr>
                  <m:t>u</m:t>
                </m:r>
              </m:e>
              <m:sub>
                <m:r>
                  <w:rPr>
                    <w:rFonts w:ascii="Cambria Math" w:eastAsia="標楷體" w:hAnsi="Cambria Math" w:cs="Times New Roman"/>
                    <w:szCs w:val="24"/>
                  </w:rPr>
                  <m:t>i</m:t>
                </m:r>
              </m:sub>
            </m:sSub>
          </m:sub>
        </m:sSub>
      </m:oMath>
      <w:r w:rsidR="00896178" w:rsidRPr="005C2F45">
        <w:rPr>
          <w:rFonts w:ascii="Times New Roman" w:eastAsia="標楷體" w:hAnsi="Times New Roman" w:cs="Times New Roman"/>
          <w:iCs/>
          <w:szCs w:val="24"/>
        </w:rPr>
        <w:t>為</w:t>
      </w:r>
      <w:r w:rsidR="00CE4DE6" w:rsidRPr="005C2F45">
        <w:rPr>
          <w:rFonts w:ascii="Times New Roman" w:eastAsia="標楷體" w:hAnsi="Times New Roman" w:cs="Times New Roman"/>
        </w:rPr>
        <w:t>使用者</w:t>
      </w:r>
      <w:r w:rsidR="00CE4DE6" w:rsidRPr="005C2F45">
        <w:rPr>
          <w:rFonts w:ascii="Times New Roman" w:eastAsia="標楷體" w:hAnsi="Times New Roman" w:cs="Times New Roman"/>
        </w:rPr>
        <w:t xml:space="preserve"> – </w:t>
      </w:r>
      <w:r w:rsidR="00CE4DE6" w:rsidRPr="005C2F45">
        <w:rPr>
          <w:rFonts w:ascii="Times New Roman" w:eastAsia="標楷體" w:hAnsi="Times New Roman" w:cs="Times New Roman"/>
        </w:rPr>
        <w:t>電影評分矩陣</w:t>
      </w:r>
      <w:r w:rsidR="00896178" w:rsidRPr="005C2F45">
        <w:rPr>
          <w:rFonts w:ascii="Times New Roman" w:eastAsia="標楷體" w:hAnsi="Times New Roman" w:cs="Times New Roman"/>
          <w:iCs/>
          <w:szCs w:val="24"/>
        </w:rPr>
        <w:t>;</w:t>
      </w:r>
      <m:oMath>
        <m:r>
          <w:rPr>
            <w:rFonts w:ascii="Cambria Math" w:eastAsia="標楷體" w:hAnsi="Cambria Math" w:cs="Times New Roman"/>
            <w:szCs w:val="24"/>
          </w:rPr>
          <m:t xml:space="preserve"> </m:t>
        </m:r>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oMath>
      <w:r w:rsidRPr="005C2F45">
        <w:rPr>
          <w:rFonts w:ascii="Times New Roman" w:eastAsia="標楷體" w:hAnsi="Times New Roman" w:cs="Times New Roman"/>
          <w:iCs/>
          <w:szCs w:val="24"/>
        </w:rPr>
        <w:t>為使用者矩陣投射到低維度矩陣，為</w:t>
      </w:r>
      <w:r w:rsidR="004B3295" w:rsidRPr="00625E4C">
        <w:rPr>
          <w:rFonts w:ascii="Times New Roman" w:eastAsia="標楷體" w:hAnsi="Times New Roman" w:cs="Times New Roman"/>
          <w:i/>
          <w:iCs/>
          <w:szCs w:val="24"/>
        </w:rPr>
        <w:t xml:space="preserve">n </w:t>
      </w:r>
      <m:oMath>
        <m:r>
          <w:rPr>
            <w:rFonts w:ascii="Cambria Math" w:eastAsia="標楷體" w:hAnsi="Cambria Math" w:cs="Times New Roman"/>
            <w:szCs w:val="24"/>
          </w:rPr>
          <m:t>×</m:t>
        </m:r>
      </m:oMath>
      <w:r w:rsidR="004B3295" w:rsidRPr="00625E4C">
        <w:rPr>
          <w:rFonts w:ascii="Times New Roman" w:eastAsia="標楷體" w:hAnsi="Times New Roman" w:cs="Times New Roman"/>
          <w:i/>
          <w:iCs/>
          <w:szCs w:val="24"/>
        </w:rPr>
        <w:t>k</w:t>
      </w:r>
      <w:r w:rsidR="004B3295" w:rsidRPr="005C2F45">
        <w:rPr>
          <w:rFonts w:ascii="Times New Roman" w:eastAsia="標楷體" w:hAnsi="Times New Roman" w:cs="Times New Roman"/>
          <w:iCs/>
          <w:szCs w:val="24"/>
        </w:rPr>
        <w:t>矩陣</w:t>
      </w:r>
      <w:r w:rsidR="004B3295" w:rsidRPr="005C2F45">
        <w:rPr>
          <w:rFonts w:ascii="Times New Roman" w:eastAsia="標楷體" w:hAnsi="Times New Roman" w:cs="Times New Roman"/>
          <w:iCs/>
          <w:szCs w:val="24"/>
        </w:rPr>
        <w:t xml:space="preserve">; </w:t>
      </w:r>
      <m:oMath>
        <m:sSubSup>
          <m:sSubSupPr>
            <m:ctrlPr>
              <w:rPr>
                <w:rFonts w:ascii="Cambria Math" w:eastAsia="標楷體" w:hAnsi="Cambria Math" w:cs="Times New Roman"/>
                <w:i/>
                <w:iCs/>
                <w:szCs w:val="24"/>
              </w:rPr>
            </m:ctrlPr>
          </m:sSubSupPr>
          <m:e>
            <m:r>
              <w:rPr>
                <w:rFonts w:ascii="Cambria Math" w:eastAsia="標楷體" w:hAnsi="Cambria Math" w:cs="Times New Roman"/>
                <w:szCs w:val="24"/>
              </w:rPr>
              <m:t>q</m:t>
            </m:r>
          </m:e>
          <m:sub>
            <m:r>
              <w:rPr>
                <w:rFonts w:ascii="Cambria Math" w:eastAsia="標楷體" w:hAnsi="Cambria Math" w:cs="Times New Roman"/>
                <w:szCs w:val="24"/>
              </w:rPr>
              <m:t>i</m:t>
            </m:r>
          </m:sub>
          <m:sup>
            <m:r>
              <w:rPr>
                <w:rFonts w:ascii="Cambria Math" w:eastAsia="標楷體" w:hAnsi="Cambria Math" w:cs="Times New Roman"/>
                <w:szCs w:val="24"/>
              </w:rPr>
              <m:t>T</m:t>
            </m:r>
          </m:sup>
        </m:sSubSup>
      </m:oMath>
      <w:r w:rsidR="004B3295" w:rsidRPr="005C2F45">
        <w:rPr>
          <w:rFonts w:ascii="Times New Roman" w:eastAsia="標楷體" w:hAnsi="Times New Roman" w:cs="Times New Roman"/>
          <w:iCs/>
          <w:szCs w:val="24"/>
        </w:rPr>
        <w:t>為電影矩陣投射到低維度矩陣</w:t>
      </w:r>
      <w:r w:rsidR="004B3295" w:rsidRPr="005C2F45">
        <w:rPr>
          <w:rFonts w:ascii="Times New Roman" w:eastAsia="標楷體" w:hAnsi="Times New Roman" w:cs="Times New Roman"/>
          <w:iCs/>
          <w:szCs w:val="24"/>
        </w:rPr>
        <w:t xml:space="preserve"> </w:t>
      </w:r>
      <w:r w:rsidR="004B3295" w:rsidRPr="005C2F45">
        <w:rPr>
          <w:rFonts w:ascii="Times New Roman" w:eastAsia="標楷體" w:hAnsi="Times New Roman" w:cs="Times New Roman"/>
          <w:iCs/>
          <w:szCs w:val="24"/>
        </w:rPr>
        <w:t>，為</w:t>
      </w:r>
      <w:r w:rsidR="004B3295" w:rsidRPr="00625E4C">
        <w:rPr>
          <w:rFonts w:ascii="Times New Roman" w:eastAsia="標楷體" w:hAnsi="Times New Roman" w:cs="Times New Roman"/>
          <w:i/>
          <w:iCs/>
          <w:szCs w:val="24"/>
        </w:rPr>
        <w:t xml:space="preserve">k </w:t>
      </w:r>
      <m:oMath>
        <m:r>
          <w:rPr>
            <w:rFonts w:ascii="Cambria Math" w:eastAsia="標楷體" w:hAnsi="Cambria Math" w:cs="Times New Roman"/>
            <w:szCs w:val="24"/>
          </w:rPr>
          <m:t>×</m:t>
        </m:r>
      </m:oMath>
      <w:r w:rsidR="004B3295" w:rsidRPr="00625E4C">
        <w:rPr>
          <w:rFonts w:ascii="Times New Roman" w:eastAsia="標楷體" w:hAnsi="Times New Roman" w:cs="Times New Roman"/>
          <w:i/>
          <w:iCs/>
          <w:szCs w:val="24"/>
        </w:rPr>
        <w:t xml:space="preserve"> t</w:t>
      </w:r>
      <w:r w:rsidR="004B3295" w:rsidRPr="005C2F45">
        <w:rPr>
          <w:rFonts w:ascii="Times New Roman" w:eastAsia="標楷體" w:hAnsi="Times New Roman" w:cs="Times New Roman"/>
          <w:iCs/>
          <w:szCs w:val="24"/>
        </w:rPr>
        <w:t>矩陣</w:t>
      </w:r>
      <w:r w:rsidR="00A07930" w:rsidRPr="005C2F45">
        <w:rPr>
          <w:rFonts w:ascii="Times New Roman" w:eastAsia="標楷體" w:hAnsi="Times New Roman" w:cs="Times New Roman"/>
          <w:iCs/>
          <w:szCs w:val="24"/>
        </w:rPr>
        <w:t xml:space="preserve">; </w:t>
      </w:r>
      <w:r w:rsidR="00665096" w:rsidRPr="00625E4C">
        <w:rPr>
          <w:rFonts w:ascii="Times New Roman" w:eastAsia="標楷體" w:hAnsi="Times New Roman" w:cs="Times New Roman"/>
          <w:i/>
          <w:iCs/>
          <w:szCs w:val="24"/>
          <w:lang w:val="el-GR"/>
        </w:rPr>
        <w:t>α</w:t>
      </w:r>
      <w:r w:rsidR="00A07930" w:rsidRPr="005C2F45">
        <w:rPr>
          <w:rFonts w:ascii="Times New Roman" w:eastAsia="標楷體" w:hAnsi="Times New Roman" w:cs="Times New Roman"/>
          <w:iCs/>
          <w:szCs w:val="24"/>
        </w:rPr>
        <w:t>為學習率</w:t>
      </w:r>
      <w:r w:rsidR="004B3295" w:rsidRPr="005C2F45">
        <w:rPr>
          <w:rFonts w:ascii="Times New Roman" w:eastAsia="標楷體" w:hAnsi="Times New Roman" w:cs="Times New Roman"/>
        </w:rPr>
        <w:t>。而成本函數可被定義成下列公式</w:t>
      </w:r>
      <w:r w:rsidR="004B3295" w:rsidRPr="005C2F45">
        <w:rPr>
          <w:rFonts w:ascii="Times New Roman" w:eastAsia="標楷體" w:hAnsi="Times New Roman" w:cs="Times New Roman"/>
        </w:rPr>
        <w:t>:</w:t>
      </w:r>
    </w:p>
    <w:p w14:paraId="37EB101F" w14:textId="64010940" w:rsidR="00312FB9" w:rsidRPr="00EF35A2" w:rsidRDefault="00BC3AEA" w:rsidP="007969A8">
      <w:pPr>
        <w:spacing w:line="360" w:lineRule="auto"/>
        <w:jc w:val="right"/>
        <w:rPr>
          <w:rFonts w:ascii="Times New Roman" w:eastAsia="標楷體" w:hAnsi="Times New Roman" w:cs="Times New Roman"/>
          <w:szCs w:val="24"/>
        </w:rPr>
      </w:pPr>
      <m:oMath>
        <m:r>
          <w:rPr>
            <w:rFonts w:ascii="Cambria Math" w:eastAsia="標楷體" w:hAnsi="Cambria Math" w:cs="Times New Roman"/>
            <w:szCs w:val="24"/>
          </w:rPr>
          <m:t xml:space="preserve">          min</m:t>
        </m:r>
        <m:nary>
          <m:naryPr>
            <m:chr m:val="∑"/>
            <m:limLoc m:val="undOvr"/>
            <m:supHide m:val="1"/>
            <m:ctrlPr>
              <w:rPr>
                <w:rFonts w:ascii="Cambria Math" w:eastAsia="標楷體" w:hAnsi="Cambria Math" w:cs="Times New Roman"/>
                <w:i/>
                <w:szCs w:val="24"/>
              </w:rPr>
            </m:ctrlPr>
          </m:naryPr>
          <m:sub>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ui</m:t>
                </m:r>
              </m:sub>
            </m:sSub>
            <m:r>
              <w:rPr>
                <w:rFonts w:ascii="Cambria Math" w:eastAsia="標楷體" w:hAnsi="Cambria Math" w:cs="Times New Roman"/>
                <w:szCs w:val="24"/>
              </w:rPr>
              <m:t>ϵR</m:t>
            </m:r>
          </m:sub>
          <m:sup/>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 xml:space="preserve">ui </m:t>
                </m:r>
              </m:sub>
            </m:sSub>
            <m:r>
              <w:rPr>
                <w:rFonts w:ascii="Cambria Math" w:eastAsia="標楷體" w:hAnsi="Cambria Math" w:cs="Times New Roman"/>
                <w:szCs w:val="24"/>
              </w:rPr>
              <m:t xml:space="preserve">- </m:t>
            </m:r>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i</m:t>
                </m:r>
              </m:sub>
            </m:sSub>
            <m:sSup>
              <m:sSupPr>
                <m:ctrlPr>
                  <w:rPr>
                    <w:rFonts w:ascii="Cambria Math" w:eastAsia="標楷體" w:hAnsi="Cambria Math" w:cs="Times New Roman"/>
                    <w:i/>
                    <w:szCs w:val="24"/>
                  </w:rPr>
                </m:ctrlPr>
              </m:sSupPr>
              <m:e>
                <m:r>
                  <w:rPr>
                    <w:rFonts w:ascii="Cambria Math" w:eastAsia="標楷體" w:hAnsi="Cambria Math" w:cs="Times New Roman"/>
                    <w:szCs w:val="24"/>
                  </w:rPr>
                  <m:t>)</m:t>
                </m:r>
              </m:e>
              <m:sup>
                <m:r>
                  <w:rPr>
                    <w:rFonts w:ascii="Cambria Math" w:eastAsia="標楷體" w:hAnsi="Cambria Math" w:cs="Times New Roman"/>
                    <w:szCs w:val="24"/>
                  </w:rPr>
                  <m:t>2</m:t>
                </m:r>
              </m:sup>
            </m:sSup>
          </m:e>
        </m:nary>
      </m:oMath>
      <w:r w:rsidR="003A5159" w:rsidRPr="00EF35A2">
        <w:rPr>
          <w:rFonts w:ascii="Times New Roman" w:eastAsia="標楷體" w:hAnsi="Times New Roman" w:cs="Times New Roman"/>
          <w:szCs w:val="24"/>
        </w:rPr>
        <w:tab/>
        <w:t xml:space="preserve">                 </w:t>
      </w:r>
      <w:r w:rsidR="003A5159" w:rsidRPr="00EF35A2">
        <w:rPr>
          <w:rFonts w:ascii="Times New Roman" w:eastAsia="標楷體" w:hAnsi="Times New Roman" w:cs="Times New Roman"/>
          <w:szCs w:val="24"/>
        </w:rPr>
        <w:tab/>
      </w:r>
      <w:r w:rsidR="003A5159" w:rsidRPr="00EF35A2">
        <w:rPr>
          <w:rFonts w:ascii="Times New Roman" w:eastAsia="標楷體" w:hAnsi="Times New Roman" w:cs="Times New Roman"/>
          <w:szCs w:val="24"/>
        </w:rPr>
        <w:tab/>
        <w:t>(</w:t>
      </w:r>
      <w:r w:rsidR="007969A8" w:rsidRPr="00EF35A2">
        <w:rPr>
          <w:rFonts w:ascii="Times New Roman" w:eastAsia="標楷體" w:hAnsi="Times New Roman" w:cs="Times New Roman"/>
          <w:szCs w:val="24"/>
        </w:rPr>
        <w:t>10</w:t>
      </w:r>
      <w:r w:rsidR="003A5159" w:rsidRPr="00EF35A2">
        <w:rPr>
          <w:rFonts w:ascii="Times New Roman" w:eastAsia="標楷體" w:hAnsi="Times New Roman" w:cs="Times New Roman"/>
          <w:szCs w:val="24"/>
        </w:rPr>
        <w:t>)</w:t>
      </w:r>
    </w:p>
    <w:p w14:paraId="44EBCC97" w14:textId="77777777" w:rsidR="00D30DB6" w:rsidRDefault="00D30DB6" w:rsidP="00D30DB6">
      <w:pPr>
        <w:spacing w:line="360" w:lineRule="auto"/>
        <w:ind w:leftChars="236" w:left="566"/>
        <w:jc w:val="both"/>
        <w:rPr>
          <w:rFonts w:ascii="Times New Roman" w:eastAsia="標楷體" w:hAnsi="Times New Roman" w:cs="Times New Roman"/>
        </w:rPr>
      </w:pPr>
    </w:p>
    <w:p w14:paraId="0B936194" w14:textId="27EA655A" w:rsidR="00AC14F9" w:rsidRPr="005C2F45" w:rsidRDefault="00CE4DE6" w:rsidP="00D30DB6">
      <w:pPr>
        <w:spacing w:line="360" w:lineRule="auto"/>
        <w:ind w:leftChars="295" w:left="708"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 xml:space="preserve">ui </m:t>
            </m:r>
          </m:sub>
        </m:sSub>
      </m:oMath>
      <w:r w:rsidRPr="005C2F45">
        <w:rPr>
          <w:rFonts w:ascii="Times New Roman" w:eastAsia="標楷體" w:hAnsi="Times New Roman" w:cs="Times New Roman"/>
          <w:iCs/>
          <w:szCs w:val="24"/>
        </w:rPr>
        <w:t>使用者</w:t>
      </w:r>
      <m:oMath>
        <m:r>
          <w:rPr>
            <w:rFonts w:ascii="Cambria Math" w:eastAsia="標楷體" w:hAnsi="Cambria Math" w:cs="Times New Roman"/>
            <w:szCs w:val="24"/>
          </w:rPr>
          <m:t>u</m:t>
        </m:r>
      </m:oMath>
      <w:r w:rsidRPr="005C2F45">
        <w:rPr>
          <w:rFonts w:ascii="Times New Roman" w:eastAsia="標楷體" w:hAnsi="Times New Roman" w:cs="Times New Roman"/>
          <w:iCs/>
          <w:szCs w:val="24"/>
        </w:rPr>
        <w:t>對電影</w:t>
      </w:r>
      <m:oMath>
        <m:r>
          <w:rPr>
            <w:rFonts w:ascii="Cambria Math" w:eastAsia="標楷體" w:hAnsi="Cambria Math" w:cs="Times New Roman"/>
            <w:szCs w:val="24"/>
          </w:rPr>
          <m:t>i</m:t>
        </m:r>
      </m:oMath>
      <w:r w:rsidRPr="005C2F45">
        <w:rPr>
          <w:rFonts w:ascii="Times New Roman" w:eastAsia="標楷體" w:hAnsi="Times New Roman" w:cs="Times New Roman"/>
          <w:iCs/>
          <w:szCs w:val="24"/>
        </w:rPr>
        <w:t>的評分</w:t>
      </w:r>
      <w:r w:rsidR="0072407D" w:rsidRPr="005C2F45">
        <w:rPr>
          <w:rFonts w:ascii="Times New Roman" w:eastAsia="標楷體" w:hAnsi="Times New Roman" w:cs="Times New Roman"/>
        </w:rPr>
        <w:t>成本函數使用實際值跟預測值相減。接著</w:t>
      </w:r>
      <w:r w:rsidR="00AA0BC5" w:rsidRPr="005C2F45">
        <w:rPr>
          <w:rFonts w:ascii="Times New Roman" w:eastAsia="標楷體" w:hAnsi="Times New Roman" w:cs="Times New Roman"/>
        </w:rPr>
        <w:t>使用</w:t>
      </w:r>
      <w:r w:rsidR="00AA0BC5" w:rsidRPr="005C2F45">
        <w:rPr>
          <w:rFonts w:ascii="Times New Roman" w:eastAsia="標楷體" w:hAnsi="Times New Roman" w:cs="Times New Roman"/>
        </w:rPr>
        <w:t>Stochastic Gradient Descent</w:t>
      </w:r>
      <w:r w:rsidR="001F51D2" w:rsidRPr="005C2F45">
        <w:rPr>
          <w:rFonts w:ascii="Times New Roman" w:eastAsia="標楷體" w:hAnsi="Times New Roman" w:cs="Times New Roman"/>
        </w:rPr>
        <w:t xml:space="preserve"> </w:t>
      </w:r>
      <w:r w:rsidR="00D471B4" w:rsidRPr="005C2F45">
        <w:rPr>
          <w:rFonts w:ascii="Times New Roman" w:eastAsia="標楷體" w:hAnsi="Times New Roman" w:cs="Times New Roman"/>
        </w:rPr>
        <w:t>(SGD</w:t>
      </w:r>
      <w:r w:rsidR="00AA0BC5" w:rsidRPr="005C2F45">
        <w:rPr>
          <w:rFonts w:ascii="Times New Roman" w:eastAsia="標楷體" w:hAnsi="Times New Roman" w:cs="Times New Roman"/>
        </w:rPr>
        <w:t>)</w:t>
      </w:r>
      <w:r w:rsidR="00AA0BC5" w:rsidRPr="005C2F45">
        <w:rPr>
          <w:rFonts w:ascii="Times New Roman" w:eastAsia="標楷體" w:hAnsi="Times New Roman" w:cs="Times New Roman"/>
        </w:rPr>
        <w:t>最佳化，並找出最佳的</w:t>
      </w:r>
      <m:oMath>
        <m:r>
          <w:rPr>
            <w:rFonts w:ascii="Cambria Math" w:eastAsia="標楷體" w:hAnsi="Cambria Math" w:cs="Times New Roman"/>
            <w:szCs w:val="24"/>
          </w:rPr>
          <m:t xml:space="preserve">p </m:t>
        </m:r>
        <m:r>
          <m:rPr>
            <m:sty m:val="p"/>
          </m:rPr>
          <w:rPr>
            <w:rFonts w:ascii="Cambria Math" w:eastAsia="標楷體" w:hAnsi="Cambria Math" w:cs="Times New Roman"/>
          </w:rPr>
          <m:t>和</m:t>
        </m:r>
        <m:r>
          <w:rPr>
            <w:rFonts w:ascii="Cambria Math" w:eastAsia="標楷體" w:hAnsi="Cambria Math" w:cs="Times New Roman"/>
            <w:szCs w:val="24"/>
          </w:rPr>
          <m:t>q</m:t>
        </m:r>
      </m:oMath>
      <w:r w:rsidR="00AC14F9" w:rsidRPr="005C2F45">
        <w:rPr>
          <w:rFonts w:ascii="Times New Roman" w:eastAsia="標楷體" w:hAnsi="Times New Roman" w:cs="Times New Roman"/>
          <w:iCs/>
          <w:szCs w:val="24"/>
        </w:rPr>
        <w:t>矩陣</w:t>
      </w:r>
      <w:r w:rsidR="00AC14F9" w:rsidRPr="005C2F45">
        <w:rPr>
          <w:rFonts w:ascii="Times New Roman" w:eastAsia="標楷體" w:hAnsi="Times New Roman" w:cs="Times New Roman"/>
        </w:rPr>
        <w:t>。其中，</w:t>
      </w:r>
      <w:r w:rsidR="00AC14F9" w:rsidRPr="005C2F45">
        <w:rPr>
          <w:rFonts w:ascii="Times New Roman" w:eastAsia="標楷體" w:hAnsi="Times New Roman" w:cs="Times New Roman"/>
        </w:rPr>
        <w:lastRenderedPageBreak/>
        <w:t>因此用</w:t>
      </w:r>
      <w:r w:rsidR="00AC14F9" w:rsidRPr="005C2F45">
        <w:rPr>
          <w:rFonts w:ascii="Times New Roman" w:eastAsia="標楷體" w:hAnsi="Times New Roman" w:cs="Times New Roman"/>
        </w:rPr>
        <w:t>SGD</w:t>
      </w:r>
      <w:r w:rsidR="00AC14F9" w:rsidRPr="005C2F45">
        <w:rPr>
          <w:rFonts w:ascii="Times New Roman" w:eastAsia="標楷體" w:hAnsi="Times New Roman" w:cs="Times New Roman"/>
        </w:rPr>
        <w:t>尋找最小解，因此會將成本函數進行偏微分，找出更新參數的公式。針對使用者矩陣偏微分公式</w:t>
      </w:r>
      <w:r w:rsidR="00F30C68">
        <w:rPr>
          <w:rFonts w:ascii="Times New Roman" w:eastAsia="標楷體" w:hAnsi="Times New Roman" w:cs="Times New Roman" w:hint="eastAsia"/>
        </w:rPr>
        <w:t>如公式</w:t>
      </w:r>
      <w:r w:rsidR="00F30C68">
        <w:rPr>
          <w:rFonts w:ascii="Times New Roman" w:eastAsia="標楷體" w:hAnsi="Times New Roman" w:cs="Times New Roman" w:hint="eastAsia"/>
        </w:rPr>
        <w:t>11</w:t>
      </w:r>
      <w:r w:rsidR="00F30C68">
        <w:rPr>
          <w:rFonts w:ascii="Times New Roman" w:eastAsia="標楷體" w:hAnsi="Times New Roman" w:cs="Times New Roman" w:hint="eastAsia"/>
        </w:rPr>
        <w:t>，公式</w:t>
      </w:r>
      <w:r w:rsidR="00F30C68">
        <w:rPr>
          <w:rFonts w:ascii="Times New Roman" w:eastAsia="標楷體" w:hAnsi="Times New Roman" w:cs="Times New Roman" w:hint="eastAsia"/>
        </w:rPr>
        <w:t>12</w:t>
      </w:r>
      <w:r w:rsidR="00F30C68">
        <w:rPr>
          <w:rFonts w:ascii="Times New Roman" w:eastAsia="標楷體" w:hAnsi="Times New Roman" w:cs="Times New Roman" w:hint="eastAsia"/>
        </w:rPr>
        <w:t>則為</w:t>
      </w:r>
      <w:r w:rsidR="00F30C68" w:rsidRPr="005C2F45">
        <w:rPr>
          <w:rFonts w:ascii="Times New Roman" w:eastAsia="標楷體" w:hAnsi="Times New Roman" w:cs="Times New Roman"/>
        </w:rPr>
        <w:t>針對電影矩陣偏微分</w:t>
      </w:r>
      <w:r w:rsidR="00F30C68">
        <w:rPr>
          <w:rFonts w:ascii="Times New Roman" w:eastAsia="標楷體" w:hAnsi="Times New Roman" w:cs="Times New Roman" w:hint="eastAsia"/>
        </w:rPr>
        <w:t>的</w:t>
      </w:r>
      <w:r w:rsidR="00F30C68" w:rsidRPr="005C2F45">
        <w:rPr>
          <w:rFonts w:ascii="Times New Roman" w:eastAsia="標楷體" w:hAnsi="Times New Roman" w:cs="Times New Roman"/>
        </w:rPr>
        <w:t>公式</w:t>
      </w:r>
      <w:r w:rsidR="00AC14F9" w:rsidRPr="005C2F45">
        <w:rPr>
          <w:rFonts w:ascii="Times New Roman" w:eastAsia="標楷體" w:hAnsi="Times New Roman" w:cs="Times New Roman"/>
        </w:rPr>
        <w:t>：</w:t>
      </w:r>
    </w:p>
    <w:p w14:paraId="5C89A902" w14:textId="663EFDDE" w:rsidR="00D30DB6" w:rsidRDefault="004E1BA5" w:rsidP="00F30C68">
      <w:pPr>
        <w:spacing w:line="360" w:lineRule="auto"/>
        <w:ind w:firstLine="1418"/>
        <w:jc w:val="right"/>
        <w:rPr>
          <w:rFonts w:ascii="Times New Roman" w:eastAsia="標楷體" w:hAnsi="Times New Roman" w:cs="Times New Roman"/>
        </w:rPr>
      </w:pPr>
      <m:oMath>
        <m:f>
          <m:fPr>
            <m:ctrlPr>
              <w:rPr>
                <w:rFonts w:ascii="Cambria Math" w:eastAsia="標楷體" w:hAnsi="Cambria Math" w:cs="Times New Roman"/>
              </w:rPr>
            </m:ctrlPr>
          </m:fPr>
          <m:num>
            <m:r>
              <w:rPr>
                <w:rFonts w:ascii="Cambria Math" w:eastAsia="標楷體" w:hAnsi="Cambria Math" w:cs="Times New Roman"/>
              </w:rPr>
              <m:t>df</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d</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den>
        </m:f>
        <m:sSup>
          <m:sSupPr>
            <m:ctrlPr>
              <w:rPr>
                <w:rFonts w:ascii="Cambria Math" w:eastAsia="標楷體" w:hAnsi="Cambria Math" w:cs="Times New Roman"/>
                <w:i/>
              </w:rPr>
            </m:ctrlPr>
          </m:sSup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e>
          <m:sup>
            <m:r>
              <w:rPr>
                <w:rFonts w:ascii="Cambria Math" w:eastAsia="標楷體" w:hAnsi="Cambria Math" w:cs="Times New Roman"/>
              </w:rPr>
              <m:t>2</m:t>
            </m:r>
          </m:sup>
        </m:sSup>
        <m:r>
          <w:rPr>
            <w:rFonts w:ascii="Cambria Math" w:eastAsia="標楷體" w:hAnsi="Cambria Math" w:cs="Times New Roman"/>
          </w:rPr>
          <m:t>=-2</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oMath>
      <w:r w:rsidR="00F34733"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1</w:t>
      </w:r>
      <w:r w:rsidR="00F34733" w:rsidRPr="005C2F45">
        <w:rPr>
          <w:rFonts w:ascii="Times New Roman" w:eastAsia="標楷體" w:hAnsi="Times New Roman" w:cs="Times New Roman"/>
          <w:szCs w:val="24"/>
        </w:rPr>
        <w:t>)</w:t>
      </w:r>
    </w:p>
    <w:p w14:paraId="4B7F246B" w14:textId="609D408B" w:rsidR="00312FB9" w:rsidRPr="005C2F45" w:rsidRDefault="004E1BA5" w:rsidP="00F30C68">
      <w:pPr>
        <w:spacing w:line="360" w:lineRule="auto"/>
        <w:ind w:firstLine="2268"/>
        <w:jc w:val="right"/>
        <w:rPr>
          <w:rFonts w:ascii="Times New Roman" w:eastAsia="標楷體" w:hAnsi="Times New Roman" w:cs="Times New Roman"/>
        </w:rPr>
      </w:pPr>
      <m:oMath>
        <m:f>
          <m:fPr>
            <m:ctrlPr>
              <w:rPr>
                <w:rFonts w:ascii="Cambria Math" w:eastAsia="標楷體" w:hAnsi="Cambria Math" w:cs="Times New Roman"/>
              </w:rPr>
            </m:ctrlPr>
          </m:fPr>
          <m:num>
            <m:r>
              <w:rPr>
                <w:rFonts w:ascii="Cambria Math" w:eastAsia="標楷體" w:hAnsi="Cambria Math" w:cs="Times New Roman"/>
              </w:rPr>
              <m:t>df</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d</m:t>
            </m:r>
          </m:num>
          <m:den>
            <m:r>
              <w:rPr>
                <w:rFonts w:ascii="Cambria Math" w:eastAsia="標楷體" w:hAnsi="Cambria Math" w:cs="Times New Roman"/>
              </w:rPr>
              <m:t>d</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den>
        </m:f>
        <m:sSup>
          <m:sSupPr>
            <m:ctrlPr>
              <w:rPr>
                <w:rFonts w:ascii="Cambria Math" w:eastAsia="標楷體" w:hAnsi="Cambria Math" w:cs="Times New Roman"/>
                <w:i/>
              </w:rPr>
            </m:ctrlPr>
          </m:sSupPr>
          <m:e>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e>
          <m:sup>
            <m:r>
              <w:rPr>
                <w:rFonts w:ascii="Cambria Math" w:eastAsia="標楷體" w:hAnsi="Cambria Math" w:cs="Times New Roman"/>
              </w:rPr>
              <m:t>2</m:t>
            </m:r>
          </m:sup>
        </m:sSup>
        <m:r>
          <w:rPr>
            <w:rFonts w:ascii="Cambria Math" w:eastAsia="標楷體" w:hAnsi="Cambria Math" w:cs="Times New Roman"/>
          </w:rPr>
          <m:t>=-2</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r</m:t>
            </m:r>
          </m:e>
          <m:sub>
            <m:r>
              <w:rPr>
                <w:rFonts w:ascii="Cambria Math" w:eastAsia="標楷體" w:hAnsi="Cambria Math" w:cs="Times New Roman"/>
              </w:rPr>
              <m:t>ui</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u</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i</m:t>
            </m:r>
          </m:sub>
        </m:sSub>
        <m:r>
          <w:rPr>
            <w:rFonts w:ascii="Cambria Math" w:eastAsia="標楷體" w:hAnsi="Cambria Math" w:cs="Times New Roman"/>
          </w:rPr>
          <m:t>)</m:t>
        </m:r>
      </m:oMath>
      <w:r w:rsidR="00F34733"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w:t>
      </w:r>
      <w:r w:rsidR="00F30C68">
        <w:rPr>
          <w:rFonts w:ascii="Times New Roman" w:eastAsia="標楷體" w:hAnsi="Times New Roman" w:cs="Times New Roman"/>
          <w:szCs w:val="24"/>
        </w:rPr>
        <w:tab/>
      </w:r>
      <w:r w:rsidR="00F30C68">
        <w:rPr>
          <w:rFonts w:ascii="Times New Roman" w:eastAsia="標楷體" w:hAnsi="Times New Roman" w:cs="Times New Roman"/>
          <w:szCs w:val="24"/>
        </w:rPr>
        <w:tab/>
      </w:r>
      <w:r w:rsidR="00F34733"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2</w:t>
      </w:r>
      <w:r w:rsidR="00F34733" w:rsidRPr="005C2F45">
        <w:rPr>
          <w:rFonts w:ascii="Times New Roman" w:eastAsia="標楷體" w:hAnsi="Times New Roman" w:cs="Times New Roman"/>
          <w:szCs w:val="24"/>
        </w:rPr>
        <w:t>)</w:t>
      </w:r>
    </w:p>
    <w:p w14:paraId="24CE031D" w14:textId="77777777" w:rsidR="00D30DB6" w:rsidRDefault="00D30DB6" w:rsidP="00D30DB6">
      <w:pPr>
        <w:tabs>
          <w:tab w:val="left" w:pos="426"/>
        </w:tabs>
        <w:spacing w:line="360" w:lineRule="auto"/>
        <w:ind w:leftChars="177" w:left="425"/>
        <w:jc w:val="both"/>
        <w:rPr>
          <w:rFonts w:ascii="Times New Roman" w:eastAsia="標楷體" w:hAnsi="Times New Roman" w:cs="Times New Roman"/>
        </w:rPr>
      </w:pPr>
    </w:p>
    <w:p w14:paraId="4F52595A" w14:textId="193BC3AA" w:rsidR="00AC14F9" w:rsidRPr="005C2F45" w:rsidRDefault="00AC14F9"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由此可知，</w:t>
      </w:r>
      <w:r w:rsidRPr="005C2F45">
        <w:rPr>
          <w:rFonts w:ascii="Times New Roman" w:eastAsia="標楷體" w:hAnsi="Times New Roman" w:cs="Times New Roman"/>
        </w:rPr>
        <w:t>Funk SVD</w:t>
      </w:r>
      <w:r w:rsidRPr="005C2F45">
        <w:rPr>
          <w:rFonts w:ascii="Times New Roman" w:eastAsia="標楷體" w:hAnsi="Times New Roman" w:cs="Times New Roman"/>
        </w:rPr>
        <w:t>算法流程主要分為</w:t>
      </w:r>
      <w:r w:rsidR="00A07930" w:rsidRPr="005C2F45">
        <w:rPr>
          <w:rFonts w:ascii="Times New Roman" w:eastAsia="標楷體" w:hAnsi="Times New Roman" w:cs="Times New Roman"/>
        </w:rPr>
        <w:t>三</w:t>
      </w:r>
      <w:r w:rsidRPr="005C2F45">
        <w:rPr>
          <w:rFonts w:ascii="Times New Roman" w:eastAsia="標楷體" w:hAnsi="Times New Roman" w:cs="Times New Roman"/>
        </w:rPr>
        <w:t>步驟</w:t>
      </w:r>
      <w:r w:rsidR="00A07930" w:rsidRPr="005C2F45">
        <w:rPr>
          <w:rFonts w:ascii="Times New Roman" w:eastAsia="標楷體" w:hAnsi="Times New Roman" w:cs="Times New Roman"/>
        </w:rPr>
        <w:t>，首先給定隨機初始矩陣</w:t>
      </w:r>
      <m:oMath>
        <m:r>
          <w:rPr>
            <w:rFonts w:ascii="Cambria Math" w:eastAsia="標楷體" w:hAnsi="Cambria Math" w:cs="Times New Roman"/>
            <w:szCs w:val="24"/>
          </w:rPr>
          <m:t xml:space="preserve">p </m:t>
        </m:r>
        <m:r>
          <m:rPr>
            <m:sty m:val="p"/>
          </m:rPr>
          <w:rPr>
            <w:rFonts w:ascii="Cambria Math" w:eastAsia="標楷體" w:hAnsi="Cambria Math" w:cs="Times New Roman"/>
          </w:rPr>
          <m:t>和</m:t>
        </m:r>
        <m:r>
          <w:rPr>
            <w:rFonts w:ascii="Cambria Math" w:eastAsia="標楷體" w:hAnsi="Cambria Math" w:cs="Times New Roman"/>
            <w:szCs w:val="24"/>
          </w:rPr>
          <m:t>q</m:t>
        </m:r>
      </m:oMath>
      <w:r w:rsidR="00A07930" w:rsidRPr="005C2F45">
        <w:rPr>
          <w:rFonts w:ascii="Times New Roman" w:eastAsia="標楷體" w:hAnsi="Times New Roman" w:cs="Times New Roman"/>
          <w:iCs/>
          <w:szCs w:val="24"/>
        </w:rPr>
        <w:t>，接著針對每個已知評分計算更新公式直到模型收斂或達到設定之迭代數，最後透過計算結果給予推薦</w:t>
      </w:r>
      <w:r w:rsidR="00A07930" w:rsidRPr="005C2F45">
        <w:rPr>
          <w:rFonts w:ascii="Times New Roman" w:eastAsia="標楷體" w:hAnsi="Times New Roman" w:cs="Times New Roman"/>
        </w:rPr>
        <w:t>。</w:t>
      </w:r>
    </w:p>
    <w:p w14:paraId="1329E0BB" w14:textId="77777777" w:rsidR="00D531E6" w:rsidRPr="005C2F45" w:rsidRDefault="00D531E6" w:rsidP="00FA2DBB">
      <w:pPr>
        <w:spacing w:line="360" w:lineRule="auto"/>
        <w:ind w:firstLine="480"/>
        <w:jc w:val="both"/>
        <w:rPr>
          <w:rFonts w:ascii="Times New Roman" w:eastAsia="標楷體" w:hAnsi="Times New Roman" w:cs="Times New Roman"/>
          <w:i/>
        </w:rPr>
      </w:pPr>
    </w:p>
    <w:p w14:paraId="3A0292C0" w14:textId="77777777" w:rsidR="00517EA9" w:rsidRPr="005C2F45" w:rsidRDefault="00517EA9" w:rsidP="00FA2DBB">
      <w:pPr>
        <w:spacing w:line="360" w:lineRule="auto"/>
        <w:jc w:val="both"/>
        <w:rPr>
          <w:rFonts w:ascii="Times New Roman" w:eastAsia="標楷體" w:hAnsi="Times New Roman" w:cs="Times New Roman"/>
        </w:rPr>
      </w:pPr>
    </w:p>
    <w:p w14:paraId="308E4C1A" w14:textId="6E4CFF67" w:rsidR="002B736A" w:rsidRPr="005C2F45" w:rsidRDefault="00517EA9" w:rsidP="00FA2DBB">
      <w:pPr>
        <w:pStyle w:val="2"/>
        <w:numPr>
          <w:ilvl w:val="2"/>
          <w:numId w:val="20"/>
        </w:numPr>
        <w:spacing w:line="360" w:lineRule="auto"/>
        <w:jc w:val="both"/>
        <w:rPr>
          <w:rFonts w:ascii="Times New Roman" w:eastAsia="標楷體" w:hAnsi="Times New Roman" w:cs="Times New Roman"/>
          <w:sz w:val="24"/>
          <w:szCs w:val="24"/>
        </w:rPr>
      </w:pPr>
      <w:bookmarkStart w:id="130" w:name="_Toc60187121"/>
      <w:r w:rsidRPr="005C2F45">
        <w:rPr>
          <w:rFonts w:ascii="Times New Roman" w:eastAsia="標楷體" w:hAnsi="Times New Roman" w:cs="Times New Roman"/>
          <w:sz w:val="24"/>
          <w:szCs w:val="24"/>
        </w:rPr>
        <w:t xml:space="preserve">Time </w:t>
      </w:r>
      <w:r w:rsidR="000D2FD4" w:rsidRPr="005C2F45">
        <w:rPr>
          <w:rFonts w:ascii="Times New Roman" w:eastAsia="標楷體" w:hAnsi="Times New Roman" w:cs="Times New Roman"/>
          <w:sz w:val="24"/>
          <w:szCs w:val="24"/>
        </w:rPr>
        <w:t>SVD</w:t>
      </w:r>
      <w:bookmarkEnd w:id="130"/>
    </w:p>
    <w:p w14:paraId="1AEEFFF7" w14:textId="77777777" w:rsidR="00312FB9" w:rsidRPr="005C2F45" w:rsidRDefault="00312FB9" w:rsidP="00FA2DBB">
      <w:pPr>
        <w:spacing w:line="360" w:lineRule="auto"/>
        <w:rPr>
          <w:rFonts w:ascii="Times New Roman" w:eastAsia="標楷體" w:hAnsi="Times New Roman" w:cs="Times New Roman"/>
        </w:rPr>
      </w:pPr>
    </w:p>
    <w:p w14:paraId="0914C802" w14:textId="6C4F531C" w:rsidR="008C67C8" w:rsidRPr="005C2F45" w:rsidRDefault="008C67C8"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Funk SVD</w:t>
      </w:r>
      <w:r w:rsidRPr="005C2F45">
        <w:rPr>
          <w:rFonts w:ascii="Times New Roman" w:eastAsia="標楷體" w:hAnsi="Times New Roman" w:cs="Times New Roman"/>
        </w:rPr>
        <w:t>為靜態模型，但現實生活中，物品的流行程度會隨時間變化，使用者的洗好也可能隨時間改變。因此</w:t>
      </w:r>
      <w:r w:rsidRPr="005C2F45">
        <w:rPr>
          <w:rFonts w:ascii="Times New Roman" w:eastAsia="標楷體" w:hAnsi="Times New Roman" w:cs="Times New Roman"/>
        </w:rPr>
        <w:t>Time SVD</w:t>
      </w:r>
      <w:r w:rsidRPr="005C2F45">
        <w:rPr>
          <w:rFonts w:ascii="Times New Roman" w:eastAsia="標楷體" w:hAnsi="Times New Roman" w:cs="Times New Roman"/>
        </w:rPr>
        <w:t>基於此架設建模，模型的核心思想是為每個時間段學習一個參數，某個時間段參數使用該時間段數據進行學習，使模型找出潛在的時間模式。</w:t>
      </w:r>
      <w:r w:rsidR="00D30DB6">
        <w:rPr>
          <w:rFonts w:ascii="Times New Roman" w:eastAsia="標楷體" w:hAnsi="Times New Roman" w:cs="Times New Roman" w:hint="eastAsia"/>
        </w:rPr>
        <w:t>而</w:t>
      </w:r>
      <w:r w:rsidR="00B36610" w:rsidRPr="005C2F45">
        <w:rPr>
          <w:rFonts w:ascii="Times New Roman" w:eastAsia="標楷體" w:hAnsi="Times New Roman" w:cs="Times New Roman"/>
        </w:rPr>
        <w:t>Time SVD</w:t>
      </w:r>
      <w:r w:rsidRPr="005C2F45">
        <w:rPr>
          <w:rFonts w:ascii="Times New Roman" w:eastAsia="標楷體" w:hAnsi="Times New Roman" w:cs="Times New Roman"/>
        </w:rPr>
        <w:t>使用者評分矩陣</w:t>
      </w:r>
      <w:r w:rsidR="00B36610" w:rsidRPr="005C2F45">
        <w:rPr>
          <w:rFonts w:ascii="Times New Roman" w:eastAsia="標楷體" w:hAnsi="Times New Roman" w:cs="Times New Roman"/>
        </w:rPr>
        <w:t>的</w:t>
      </w:r>
      <w:r w:rsidRPr="005C2F45">
        <w:rPr>
          <w:rFonts w:ascii="Times New Roman" w:eastAsia="標楷體" w:hAnsi="Times New Roman" w:cs="Times New Roman"/>
        </w:rPr>
        <w:t>預測公式</w:t>
      </w:r>
      <w:r w:rsidR="00B36610" w:rsidRPr="005C2F45">
        <w:rPr>
          <w:rFonts w:ascii="Times New Roman" w:eastAsia="標楷體" w:hAnsi="Times New Roman" w:cs="Times New Roman"/>
        </w:rPr>
        <w:t>如下</w:t>
      </w:r>
      <w:r w:rsidRPr="005C2F45">
        <w:rPr>
          <w:rFonts w:ascii="Times New Roman" w:eastAsia="標楷體" w:hAnsi="Times New Roman" w:cs="Times New Roman"/>
        </w:rPr>
        <w:t>:</w:t>
      </w:r>
    </w:p>
    <w:p w14:paraId="12DEFCA9" w14:textId="6E8CC132" w:rsidR="008C67C8" w:rsidRPr="005C2F45" w:rsidRDefault="005800EA" w:rsidP="00FA2DBB">
      <w:pPr>
        <w:spacing w:line="360" w:lineRule="auto"/>
        <w:ind w:firstLine="480"/>
        <w:jc w:val="right"/>
        <w:rPr>
          <w:rFonts w:ascii="Times New Roman" w:eastAsia="標楷體" w:hAnsi="Times New Roman" w:cs="Times New Roman"/>
          <w:iCs/>
          <w:sz w:val="32"/>
          <w:szCs w:val="32"/>
        </w:rPr>
      </w:pPr>
      <w:r w:rsidRPr="005C2F45">
        <w:rPr>
          <w:rFonts w:ascii="Times New Roman" w:eastAsia="標楷體" w:hAnsi="Times New Roman" w:cs="Times New Roman"/>
          <w:iCs/>
          <w:sz w:val="32"/>
          <w:szCs w:val="32"/>
        </w:rPr>
        <w:t xml:space="preserve"> </w:t>
      </w:r>
      <m:oMath>
        <m:sSub>
          <m:sSubPr>
            <m:ctrlPr>
              <w:rPr>
                <w:rFonts w:ascii="Cambria Math" w:eastAsia="標楷體" w:hAnsi="Cambria Math" w:cs="Times New Roman"/>
                <w:i/>
                <w:iCs/>
                <w:szCs w:val="24"/>
              </w:rPr>
            </m:ctrlPr>
          </m:sSubPr>
          <m:e>
            <m:acc>
              <m:accPr>
                <m:ctrlPr>
                  <w:rPr>
                    <w:rFonts w:ascii="Cambria Math" w:eastAsia="標楷體" w:hAnsi="Cambria Math" w:cs="Times New Roman"/>
                    <w:i/>
                    <w:iCs/>
                    <w:szCs w:val="24"/>
                  </w:rPr>
                </m:ctrlPr>
              </m:accPr>
              <m:e>
                <m:r>
                  <w:rPr>
                    <w:rFonts w:ascii="Cambria Math" w:eastAsia="標楷體" w:hAnsi="Cambria Math" w:cs="Times New Roman"/>
                    <w:szCs w:val="24"/>
                  </w:rPr>
                  <m:t>r</m:t>
                </m:r>
              </m:e>
            </m:acc>
          </m:e>
          <m:sub>
            <m:sSub>
              <m:sSubPr>
                <m:ctrlPr>
                  <w:rPr>
                    <w:rFonts w:ascii="Cambria Math" w:eastAsia="標楷體" w:hAnsi="Cambria Math" w:cs="Times New Roman"/>
                    <w:i/>
                    <w:iCs/>
                    <w:szCs w:val="24"/>
                  </w:rPr>
                </m:ctrlPr>
              </m:sSubPr>
              <m:e>
                <m:r>
                  <w:rPr>
                    <w:rFonts w:ascii="Cambria Math" w:eastAsia="標楷體" w:hAnsi="Cambria Math" w:cs="Times New Roman"/>
                    <w:szCs w:val="24"/>
                  </w:rPr>
                  <m:t>u</m:t>
                </m:r>
              </m:e>
              <m:sub>
                <m:r>
                  <w:rPr>
                    <w:rFonts w:ascii="Cambria Math" w:eastAsia="標楷體" w:hAnsi="Cambria Math" w:cs="Times New Roman"/>
                    <w:szCs w:val="24"/>
                  </w:rPr>
                  <m:t>i</m:t>
                </m:r>
              </m:sub>
            </m:sSub>
          </m:sub>
        </m:sSub>
        <m:r>
          <w:rPr>
            <w:rFonts w:ascii="Cambria Math" w:eastAsia="標楷體" w:hAnsi="Cambria Math" w:cs="Times New Roman"/>
            <w:szCs w:val="24"/>
          </w:rPr>
          <m:t> =μ </m:t>
        </m:r>
        <m:r>
          <m:rPr>
            <m:sty m:val="p"/>
          </m:rPr>
          <w:rPr>
            <w:rFonts w:ascii="Cambria Math" w:eastAsia="標楷體" w:hAnsi="Cambria Math" w:cs="Times New Roman"/>
            <w:szCs w:val="24"/>
          </w:rPr>
          <m:t>+</m:t>
        </m:r>
        <m:r>
          <w:rPr>
            <w:rFonts w:ascii="Cambria Math" w:eastAsia="標楷體" w:hAnsi="Cambria Math" w:cs="Times New Roman"/>
            <w:szCs w:val="24"/>
          </w:rPr>
          <m:t> </m:t>
        </m:r>
      </m:oMath>
      <w:r w:rsidR="008C67C8" w:rsidRPr="00F30C68">
        <w:rPr>
          <w:rFonts w:ascii="Times New Roman" w:eastAsia="標楷體" w:hAnsi="Times New Roman" w:cs="Times New Roman"/>
          <w:i/>
          <w:iCs/>
          <w:szCs w:val="24"/>
        </w:rPr>
        <w:t xml:space="preserve">bu(t) </w:t>
      </w:r>
      <w:r w:rsidR="008C67C8" w:rsidRPr="00F30C68">
        <w:rPr>
          <w:rFonts w:ascii="Times New Roman" w:eastAsia="標楷體" w:hAnsi="Times New Roman" w:cs="Times New Roman"/>
          <w:szCs w:val="24"/>
        </w:rPr>
        <w:t xml:space="preserve">+ </w:t>
      </w:r>
      <w:r w:rsidR="008C67C8" w:rsidRPr="00F30C68">
        <w:rPr>
          <w:rFonts w:ascii="Times New Roman" w:eastAsia="標楷體" w:hAnsi="Times New Roman" w:cs="Times New Roman"/>
          <w:i/>
          <w:iCs/>
          <w:szCs w:val="24"/>
        </w:rPr>
        <w:t>bi(t)</w:t>
      </w:r>
      <w:r w:rsidR="008C67C8" w:rsidRPr="00F30C68">
        <w:rPr>
          <w:rFonts w:ascii="Times New Roman" w:eastAsia="標楷體" w:hAnsi="Times New Roman" w:cs="Times New Roman"/>
          <w:szCs w:val="24"/>
        </w:rPr>
        <w:t xml:space="preserve"> + </w:t>
      </w:r>
      <m:oMath>
        <m:sSubSup>
          <m:sSubSupPr>
            <m:ctrlPr>
              <w:rPr>
                <w:rFonts w:ascii="Cambria Math" w:eastAsia="標楷體" w:hAnsi="Cambria Math" w:cs="Times New Roman"/>
                <w:i/>
                <w:iCs/>
                <w:szCs w:val="24"/>
              </w:rPr>
            </m:ctrlPr>
          </m:sSubSupPr>
          <m:e>
            <m:r>
              <w:rPr>
                <w:rFonts w:ascii="Cambria Math" w:eastAsia="標楷體" w:hAnsi="Cambria Math" w:cs="Times New Roman"/>
                <w:szCs w:val="24"/>
              </w:rPr>
              <m:t>q</m:t>
            </m:r>
          </m:e>
          <m:sub>
            <m:r>
              <w:rPr>
                <w:rFonts w:ascii="Cambria Math" w:eastAsia="標楷體" w:hAnsi="Cambria Math" w:cs="Times New Roman"/>
                <w:szCs w:val="24"/>
              </w:rPr>
              <m:t>i</m:t>
            </m:r>
          </m:sub>
          <m:sup>
            <m:r>
              <w:rPr>
                <w:rFonts w:ascii="Cambria Math" w:eastAsia="標楷體" w:hAnsi="Cambria Math" w:cs="Times New Roman"/>
                <w:szCs w:val="24"/>
              </w:rPr>
              <m:t>T</m:t>
            </m:r>
          </m:sup>
        </m:sSubSup>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d>
          <m:dPr>
            <m:ctrlPr>
              <w:rPr>
                <w:rFonts w:ascii="Cambria Math" w:eastAsia="標楷體" w:hAnsi="Cambria Math" w:cs="Times New Roman"/>
                <w:i/>
                <w:iCs/>
                <w:szCs w:val="24"/>
              </w:rPr>
            </m:ctrlPr>
          </m:dPr>
          <m:e>
            <m:r>
              <w:rPr>
                <w:rFonts w:ascii="Cambria Math" w:eastAsia="標楷體" w:hAnsi="Cambria Math" w:cs="Times New Roman"/>
                <w:szCs w:val="24"/>
              </w:rPr>
              <m:t>t</m:t>
            </m:r>
          </m:e>
        </m:d>
      </m:oMath>
      <w:r w:rsidR="00F34733" w:rsidRPr="005C2F45">
        <w:rPr>
          <w:rFonts w:ascii="Times New Roman" w:eastAsia="標楷體" w:hAnsi="Times New Roman" w:cs="Times New Roman"/>
          <w:szCs w:val="24"/>
        </w:rPr>
        <w:tab/>
        <w:t xml:space="preserve">  </w:t>
      </w:r>
      <w:r w:rsidR="00FA2DBB"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3</w:t>
      </w:r>
      <w:r w:rsidR="00F34733" w:rsidRPr="005C2F45">
        <w:rPr>
          <w:rFonts w:ascii="Times New Roman" w:eastAsia="標楷體" w:hAnsi="Times New Roman" w:cs="Times New Roman"/>
          <w:szCs w:val="24"/>
        </w:rPr>
        <w:t>)</w:t>
      </w:r>
    </w:p>
    <w:p w14:paraId="0039A465" w14:textId="77777777" w:rsidR="00D30DB6" w:rsidRDefault="00D30DB6" w:rsidP="00D30DB6">
      <w:pPr>
        <w:spacing w:line="360" w:lineRule="auto"/>
        <w:ind w:leftChars="177" w:left="425"/>
        <w:jc w:val="both"/>
        <w:rPr>
          <w:rFonts w:ascii="Times New Roman" w:eastAsia="標楷體" w:hAnsi="Times New Roman" w:cs="Times New Roman"/>
          <w:szCs w:val="24"/>
        </w:rPr>
      </w:pPr>
    </w:p>
    <w:p w14:paraId="7BCC25C9" w14:textId="3A343748" w:rsidR="009D4F60" w:rsidRPr="005C2F45" w:rsidRDefault="009D4F60" w:rsidP="00D30DB6">
      <w:pPr>
        <w:spacing w:line="360" w:lineRule="auto"/>
        <w:ind w:leftChars="354" w:left="850" w:firstLineChars="200" w:firstLine="480"/>
        <w:jc w:val="both"/>
        <w:rPr>
          <w:rFonts w:ascii="Times New Roman" w:eastAsia="標楷體" w:hAnsi="Times New Roman" w:cs="Times New Roman"/>
          <w:szCs w:val="24"/>
        </w:rPr>
      </w:pPr>
      <w:r w:rsidRPr="005C2F45">
        <w:rPr>
          <w:rFonts w:ascii="Times New Roman" w:eastAsia="標楷體" w:hAnsi="Times New Roman" w:cs="Times New Roman"/>
          <w:szCs w:val="24"/>
        </w:rPr>
        <w:t>其中</w:t>
      </w:r>
      <w:r w:rsidRPr="005C2F45">
        <w:rPr>
          <w:rFonts w:ascii="Times New Roman" w:eastAsia="標楷體" w:hAnsi="Times New Roman" w:cs="Times New Roman"/>
          <w:i/>
          <w:iCs/>
          <w:szCs w:val="24"/>
        </w:rPr>
        <w:t>b</w:t>
      </w:r>
      <w:r w:rsidRPr="005C2F45">
        <w:rPr>
          <w:rFonts w:ascii="Times New Roman" w:eastAsia="標楷體" w:hAnsi="Times New Roman" w:cs="Times New Roman"/>
          <w:i/>
          <w:iCs/>
          <w:sz w:val="18"/>
          <w:szCs w:val="18"/>
        </w:rPr>
        <w:t>u</w:t>
      </w:r>
      <w:r w:rsidRPr="005C2F45">
        <w:rPr>
          <w:rFonts w:ascii="Times New Roman" w:eastAsia="標楷體" w:hAnsi="Times New Roman" w:cs="Times New Roman"/>
          <w:i/>
          <w:iCs/>
          <w:szCs w:val="24"/>
        </w:rPr>
        <w:t xml:space="preserve">(t) </w:t>
      </w:r>
      <w:r w:rsidRPr="005C2F45">
        <w:rPr>
          <w:rFonts w:ascii="Times New Roman" w:eastAsia="標楷體" w:hAnsi="Times New Roman" w:cs="Times New Roman"/>
          <w:szCs w:val="24"/>
        </w:rPr>
        <w:t>和</w:t>
      </w:r>
      <w:r w:rsidRPr="005C2F45">
        <w:rPr>
          <w:rFonts w:ascii="Times New Roman" w:eastAsia="標楷體" w:hAnsi="Times New Roman" w:cs="Times New Roman"/>
          <w:szCs w:val="24"/>
        </w:rPr>
        <w:t xml:space="preserve"> </w:t>
      </w:r>
      <w:r w:rsidRPr="005C2F45">
        <w:rPr>
          <w:rFonts w:ascii="Times New Roman" w:eastAsia="標楷體" w:hAnsi="Times New Roman" w:cs="Times New Roman"/>
          <w:i/>
          <w:iCs/>
          <w:szCs w:val="24"/>
        </w:rPr>
        <w:t>b</w:t>
      </w:r>
      <w:r w:rsidRPr="005C2F45">
        <w:rPr>
          <w:rFonts w:ascii="Times New Roman" w:eastAsia="標楷體" w:hAnsi="Times New Roman" w:cs="Times New Roman"/>
          <w:i/>
          <w:iCs/>
          <w:sz w:val="18"/>
          <w:szCs w:val="18"/>
        </w:rPr>
        <w:t>i</w:t>
      </w:r>
      <w:r w:rsidRPr="005C2F45">
        <w:rPr>
          <w:rFonts w:ascii="Times New Roman" w:eastAsia="標楷體" w:hAnsi="Times New Roman" w:cs="Times New Roman"/>
          <w:i/>
          <w:iCs/>
          <w:szCs w:val="24"/>
        </w:rPr>
        <w:t>(t)</w:t>
      </w:r>
      <w:r w:rsidRPr="005C2F45">
        <w:rPr>
          <w:rFonts w:ascii="Times New Roman" w:eastAsia="標楷體" w:hAnsi="Times New Roman" w:cs="Times New Roman"/>
          <w:szCs w:val="24"/>
        </w:rPr>
        <w:t>分別為使用者和電影偏置隨時間變化的函數</w:t>
      </w:r>
      <w:r w:rsidRPr="005C2F45">
        <w:rPr>
          <w:rFonts w:ascii="Times New Roman" w:eastAsia="標楷體" w:hAnsi="Times New Roman" w:cs="Times New Roman"/>
          <w:szCs w:val="24"/>
        </w:rPr>
        <w:t xml:space="preserve">; </w:t>
      </w:r>
      <m:oMath>
        <m:sSub>
          <m:sSubPr>
            <m:ctrlPr>
              <w:rPr>
                <w:rFonts w:ascii="Cambria Math" w:eastAsia="標楷體" w:hAnsi="Cambria Math" w:cs="Times New Roman"/>
                <w:i/>
                <w:iCs/>
                <w:szCs w:val="24"/>
              </w:rPr>
            </m:ctrlPr>
          </m:sSubPr>
          <m:e>
            <m:r>
              <w:rPr>
                <w:rFonts w:ascii="Cambria Math" w:eastAsia="標楷體" w:hAnsi="Cambria Math" w:cs="Times New Roman"/>
                <w:szCs w:val="24"/>
              </w:rPr>
              <m:t>p</m:t>
            </m:r>
          </m:e>
          <m:sub>
            <m:r>
              <w:rPr>
                <w:rFonts w:ascii="Cambria Math" w:eastAsia="標楷體" w:hAnsi="Cambria Math" w:cs="Times New Roman"/>
                <w:szCs w:val="24"/>
              </w:rPr>
              <m:t>u</m:t>
            </m:r>
          </m:sub>
        </m:sSub>
        <m:d>
          <m:dPr>
            <m:ctrlPr>
              <w:rPr>
                <w:rFonts w:ascii="Cambria Math" w:eastAsia="標楷體" w:hAnsi="Cambria Math" w:cs="Times New Roman"/>
                <w:i/>
                <w:iCs/>
                <w:szCs w:val="24"/>
              </w:rPr>
            </m:ctrlPr>
          </m:dPr>
          <m:e>
            <m:r>
              <w:rPr>
                <w:rFonts w:ascii="Cambria Math" w:eastAsia="標楷體" w:hAnsi="Cambria Math" w:cs="Times New Roman"/>
                <w:szCs w:val="24"/>
              </w:rPr>
              <m:t>t</m:t>
            </m:r>
          </m:e>
        </m:d>
      </m:oMath>
      <w:r w:rsidRPr="005C2F45">
        <w:rPr>
          <w:rFonts w:ascii="Times New Roman" w:eastAsia="標楷體" w:hAnsi="Times New Roman" w:cs="Times New Roman"/>
          <w:iCs/>
          <w:szCs w:val="24"/>
        </w:rPr>
        <w:t>為使用者隱因子隨時間變化的函數</w:t>
      </w:r>
      <w:r w:rsidRPr="005C2F45">
        <w:rPr>
          <w:rFonts w:ascii="Times New Roman" w:eastAsia="標楷體" w:hAnsi="Times New Roman" w:cs="Times New Roman"/>
        </w:rPr>
        <w:t>。而對於這些隨時間變化的函數，我們的處理方式是將時間離散化，將整個時間窗按照一定顆粒度進行劃分，顆粒度越小代表時間變化較大，反之顆粒度越大則代表時間變化較慢。</w:t>
      </w:r>
      <w:r w:rsidR="003C65E1" w:rsidRPr="005C2F45">
        <w:rPr>
          <w:rFonts w:ascii="Times New Roman" w:eastAsia="標楷體" w:hAnsi="Times New Roman" w:cs="Times New Roman"/>
        </w:rPr>
        <w:t>例如處理電影</w:t>
      </w:r>
      <w:r w:rsidR="003C65E1" w:rsidRPr="005C2F45">
        <w:rPr>
          <w:rFonts w:ascii="Times New Roman" w:eastAsia="標楷體" w:hAnsi="Times New Roman" w:cs="Times New Roman"/>
          <w:i/>
          <w:iCs/>
          <w:szCs w:val="24"/>
        </w:rPr>
        <w:t>b</w:t>
      </w:r>
      <w:r w:rsidR="003C65E1" w:rsidRPr="005C2F45">
        <w:rPr>
          <w:rFonts w:ascii="Times New Roman" w:eastAsia="標楷體" w:hAnsi="Times New Roman" w:cs="Times New Roman"/>
          <w:i/>
          <w:iCs/>
          <w:sz w:val="18"/>
          <w:szCs w:val="18"/>
        </w:rPr>
        <w:t>i</w:t>
      </w:r>
      <w:r w:rsidR="003C65E1" w:rsidRPr="005C2F45">
        <w:rPr>
          <w:rFonts w:ascii="Times New Roman" w:eastAsia="標楷體" w:hAnsi="Times New Roman" w:cs="Times New Roman"/>
          <w:i/>
          <w:iCs/>
          <w:szCs w:val="24"/>
        </w:rPr>
        <w:t>(t)</w:t>
      </w:r>
      <w:r w:rsidR="003C65E1" w:rsidRPr="005C2F45">
        <w:rPr>
          <w:rFonts w:ascii="Times New Roman" w:eastAsia="標楷體" w:hAnsi="Times New Roman" w:cs="Times New Roman"/>
          <w:szCs w:val="24"/>
        </w:rPr>
        <w:t>，</w:t>
      </w:r>
      <w:r w:rsidR="001F035B" w:rsidRPr="005C2F45">
        <w:rPr>
          <w:rFonts w:ascii="Times New Roman" w:eastAsia="標楷體" w:hAnsi="Times New Roman" w:cs="Times New Roman"/>
          <w:szCs w:val="24"/>
        </w:rPr>
        <w:t>物品的偏置在短期內部會有很大的改變，因此我們用較大的顆粒度化</w:t>
      </w:r>
      <w:r w:rsidR="001F035B" w:rsidRPr="005C2F45">
        <w:rPr>
          <w:rFonts w:ascii="Times New Roman" w:eastAsia="標楷體" w:hAnsi="Times New Roman" w:cs="Times New Roman"/>
          <w:szCs w:val="24"/>
        </w:rPr>
        <w:lastRenderedPageBreak/>
        <w:t>分，假設資料集涵蓋的時間範圍為一年，整個時間窗口為一年，我們以</w:t>
      </w:r>
      <w:r w:rsidR="001F035B" w:rsidRPr="005C2F45">
        <w:rPr>
          <w:rFonts w:ascii="Times New Roman" w:eastAsia="標楷體" w:hAnsi="Times New Roman" w:cs="Times New Roman"/>
          <w:szCs w:val="24"/>
        </w:rPr>
        <w:t>1</w:t>
      </w:r>
      <w:r w:rsidR="001F035B" w:rsidRPr="005C2F45">
        <w:rPr>
          <w:rFonts w:ascii="Times New Roman" w:eastAsia="標楷體" w:hAnsi="Times New Roman" w:cs="Times New Roman"/>
          <w:szCs w:val="24"/>
        </w:rPr>
        <w:t>個月區段，總共劃分</w:t>
      </w:r>
      <w:r w:rsidR="001F035B" w:rsidRPr="005C2F45">
        <w:rPr>
          <w:rFonts w:ascii="Times New Roman" w:eastAsia="標楷體" w:hAnsi="Times New Roman" w:cs="Times New Roman"/>
          <w:szCs w:val="24"/>
        </w:rPr>
        <w:t>12</w:t>
      </w:r>
      <w:r w:rsidR="001F035B" w:rsidRPr="005C2F45">
        <w:rPr>
          <w:rFonts w:ascii="Times New Roman" w:eastAsia="標楷體" w:hAnsi="Times New Roman" w:cs="Times New Roman"/>
          <w:szCs w:val="24"/>
        </w:rPr>
        <w:t>個區段，每個時間區段</w:t>
      </w:r>
      <m:oMath>
        <m:r>
          <w:rPr>
            <w:rFonts w:ascii="Cambria Math" w:eastAsia="標楷體" w:hAnsi="Cambria Math" w:cs="Times New Roman"/>
            <w:szCs w:val="24"/>
          </w:rPr>
          <m:t>t</m:t>
        </m:r>
      </m:oMath>
      <w:r w:rsidR="00A15557" w:rsidRPr="005C2F45">
        <w:rPr>
          <w:rFonts w:ascii="Times New Roman" w:eastAsia="標楷體" w:hAnsi="Times New Roman" w:cs="Times New Roman"/>
          <w:iCs/>
          <w:szCs w:val="24"/>
        </w:rPr>
        <w:t>賦予一個</w:t>
      </w:r>
      <w:r w:rsidR="00A15557" w:rsidRPr="005C2F45">
        <w:rPr>
          <w:rFonts w:ascii="Times New Roman" w:eastAsia="標楷體" w:hAnsi="Times New Roman" w:cs="Times New Roman"/>
          <w:i/>
          <w:iCs/>
          <w:szCs w:val="24"/>
        </w:rPr>
        <w:t>Bin(t)</w:t>
      </w:r>
      <w:r w:rsidR="00885189" w:rsidRPr="005C2F45">
        <w:rPr>
          <w:rFonts w:ascii="Times New Roman" w:eastAsia="標楷體" w:hAnsi="Times New Roman" w:cs="Times New Roman"/>
          <w:szCs w:val="24"/>
        </w:rPr>
        <w:t xml:space="preserve"> (</w:t>
      </w:r>
      <w:r w:rsidR="00885189" w:rsidRPr="005C2F45">
        <w:rPr>
          <w:rFonts w:ascii="Times New Roman" w:eastAsia="標楷體" w:hAnsi="Times New Roman" w:cs="Times New Roman"/>
          <w:szCs w:val="24"/>
        </w:rPr>
        <w:t>為</w:t>
      </w:r>
      <w:r w:rsidR="00885189" w:rsidRPr="005C2F45">
        <w:rPr>
          <w:rFonts w:ascii="Times New Roman" w:eastAsia="標楷體" w:hAnsi="Times New Roman" w:cs="Times New Roman"/>
          <w:szCs w:val="24"/>
        </w:rPr>
        <w:t>1</w:t>
      </w:r>
      <w:r w:rsidR="00885189" w:rsidRPr="005C2F45">
        <w:rPr>
          <w:rFonts w:ascii="Times New Roman" w:eastAsia="標楷體" w:hAnsi="Times New Roman" w:cs="Times New Roman"/>
          <w:szCs w:val="24"/>
        </w:rPr>
        <w:t>到</w:t>
      </w:r>
      <w:r w:rsidR="00885189" w:rsidRPr="005C2F45">
        <w:rPr>
          <w:rFonts w:ascii="Times New Roman" w:eastAsia="標楷體" w:hAnsi="Times New Roman" w:cs="Times New Roman"/>
          <w:szCs w:val="24"/>
        </w:rPr>
        <w:t>12</w:t>
      </w:r>
      <w:r w:rsidR="00885189" w:rsidRPr="005C2F45">
        <w:rPr>
          <w:rFonts w:ascii="Times New Roman" w:eastAsia="標楷體" w:hAnsi="Times New Roman" w:cs="Times New Roman"/>
          <w:szCs w:val="24"/>
        </w:rPr>
        <w:t>整數</w:t>
      </w:r>
      <w:r w:rsidR="00885189" w:rsidRPr="005C2F45">
        <w:rPr>
          <w:rFonts w:ascii="Times New Roman" w:eastAsia="標楷體" w:hAnsi="Times New Roman" w:cs="Times New Roman"/>
          <w:szCs w:val="24"/>
        </w:rPr>
        <w:t>)</w:t>
      </w:r>
      <w:r w:rsidR="00885189" w:rsidRPr="005C2F45">
        <w:rPr>
          <w:rFonts w:ascii="Times New Roman" w:eastAsia="標楷體" w:hAnsi="Times New Roman" w:cs="Times New Roman"/>
          <w:szCs w:val="24"/>
        </w:rPr>
        <w:t>，</w:t>
      </w:r>
      <w:r w:rsidR="00A24966" w:rsidRPr="005C2F45">
        <w:rPr>
          <w:rFonts w:ascii="Times New Roman" w:eastAsia="標楷體" w:hAnsi="Times New Roman" w:cs="Times New Roman"/>
          <w:szCs w:val="24"/>
        </w:rPr>
        <w:t>這樣即可將</w:t>
      </w:r>
      <w:r w:rsidR="00A24966" w:rsidRPr="005C2F45">
        <w:rPr>
          <w:rFonts w:ascii="Times New Roman" w:eastAsia="標楷體" w:hAnsi="Times New Roman" w:cs="Times New Roman"/>
          <w:i/>
          <w:iCs/>
          <w:szCs w:val="24"/>
        </w:rPr>
        <w:t>b</w:t>
      </w:r>
      <w:r w:rsidR="00A24966" w:rsidRPr="005C2F45">
        <w:rPr>
          <w:rFonts w:ascii="Times New Roman" w:eastAsia="標楷體" w:hAnsi="Times New Roman" w:cs="Times New Roman"/>
          <w:i/>
          <w:iCs/>
          <w:sz w:val="18"/>
          <w:szCs w:val="18"/>
        </w:rPr>
        <w:t>i</w:t>
      </w:r>
      <w:r w:rsidR="00A24966" w:rsidRPr="005C2F45">
        <w:rPr>
          <w:rFonts w:ascii="Times New Roman" w:eastAsia="標楷體" w:hAnsi="Times New Roman" w:cs="Times New Roman"/>
          <w:i/>
          <w:iCs/>
          <w:szCs w:val="24"/>
        </w:rPr>
        <w:t>(t)</w:t>
      </w:r>
      <w:r w:rsidR="00A24966" w:rsidRPr="005C2F45">
        <w:rPr>
          <w:rFonts w:ascii="Times New Roman" w:eastAsia="標楷體" w:hAnsi="Times New Roman" w:cs="Times New Roman"/>
          <w:szCs w:val="24"/>
        </w:rPr>
        <w:t>劃分為靜態及動態兩部分，計算公式如下：</w:t>
      </w:r>
    </w:p>
    <w:p w14:paraId="21980C40" w14:textId="6FFD9A5D" w:rsidR="00312FB9" w:rsidRPr="005C2F45" w:rsidRDefault="005800EA" w:rsidP="007969A8">
      <w:pPr>
        <w:widowControl/>
        <w:spacing w:line="360" w:lineRule="auto"/>
        <w:contextualSpacing/>
        <w:jc w:val="right"/>
        <w:rPr>
          <w:rFonts w:ascii="Times New Roman" w:eastAsia="標楷體" w:hAnsi="Times New Roman" w:cs="Times New Roman"/>
          <w:szCs w:val="24"/>
        </w:rPr>
      </w:pPr>
      <w:r w:rsidRPr="005C2F45">
        <w:rPr>
          <w:rFonts w:ascii="Times New Roman" w:eastAsia="標楷體" w:hAnsi="Times New Roman" w:cs="Times New Roman"/>
          <w:i/>
          <w:iCs/>
          <w:sz w:val="32"/>
          <w:szCs w:val="32"/>
        </w:rPr>
        <w:t xml:space="preserve">           </w:t>
      </w:r>
      <w:r w:rsidR="00216BAB" w:rsidRPr="00F30C68">
        <w:rPr>
          <w:rFonts w:ascii="Times New Roman" w:eastAsia="標楷體" w:hAnsi="Times New Roman" w:cs="Times New Roman"/>
          <w:i/>
          <w:iCs/>
          <w:szCs w:val="24"/>
        </w:rPr>
        <w:t>bi(t)</w:t>
      </w:r>
      <m:oMath>
        <m:r>
          <w:rPr>
            <w:rFonts w:ascii="Cambria Math" w:eastAsia="標楷體" w:hAnsi="Cambria Math" w:cs="Times New Roman"/>
            <w:szCs w:val="24"/>
          </w:rPr>
          <m:t xml:space="preserve"> =bi </m:t>
        </m:r>
      </m:oMath>
      <w:r w:rsidR="00216BAB" w:rsidRPr="00F30C68">
        <w:rPr>
          <w:rFonts w:ascii="Times New Roman" w:eastAsia="標楷體" w:hAnsi="Times New Roman" w:cs="Times New Roman"/>
          <w:szCs w:val="24"/>
        </w:rPr>
        <w:t>+</w:t>
      </w:r>
      <m:oMath>
        <m:r>
          <w:rPr>
            <w:rFonts w:ascii="Cambria Math" w:eastAsia="標楷體" w:hAnsi="Cambria Math" w:cs="Times New Roman"/>
            <w:szCs w:val="24"/>
          </w:rPr>
          <m:t xml:space="preserve"> bi, Bin(t)</m:t>
        </m:r>
      </m:oMath>
      <w:r w:rsidR="00F34733" w:rsidRPr="00F30C68">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4</w:t>
      </w:r>
      <w:r w:rsidR="00F34733" w:rsidRPr="005C2F45">
        <w:rPr>
          <w:rFonts w:ascii="Times New Roman" w:eastAsia="標楷體" w:hAnsi="Times New Roman" w:cs="Times New Roman"/>
          <w:szCs w:val="24"/>
        </w:rPr>
        <w:t>)</w:t>
      </w:r>
    </w:p>
    <w:p w14:paraId="7C2F97CF" w14:textId="77777777" w:rsidR="00D30DB6" w:rsidRDefault="00D30DB6" w:rsidP="00D30DB6">
      <w:pPr>
        <w:spacing w:line="360" w:lineRule="auto"/>
        <w:ind w:leftChars="354" w:left="850"/>
        <w:jc w:val="both"/>
        <w:rPr>
          <w:rFonts w:ascii="Times New Roman" w:eastAsia="標楷體" w:hAnsi="Times New Roman" w:cs="Times New Roman"/>
          <w:szCs w:val="24"/>
        </w:rPr>
      </w:pPr>
    </w:p>
    <w:p w14:paraId="31514F26" w14:textId="600DE7C1" w:rsidR="00A24966" w:rsidRPr="005C2F45" w:rsidRDefault="00A04327"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szCs w:val="24"/>
        </w:rPr>
        <w:t>建模時</w:t>
      </w:r>
      <w:r w:rsidR="00312FB9" w:rsidRPr="005C2F45">
        <w:rPr>
          <w:rFonts w:ascii="Times New Roman" w:eastAsia="標楷體" w:hAnsi="Times New Roman" w:cs="Times New Roman"/>
          <w:szCs w:val="24"/>
        </w:rPr>
        <w:t>需</w:t>
      </w:r>
      <w:r w:rsidRPr="005C2F45">
        <w:rPr>
          <w:rFonts w:ascii="Times New Roman" w:eastAsia="標楷體" w:hAnsi="Times New Roman" w:cs="Times New Roman"/>
          <w:szCs w:val="24"/>
        </w:rPr>
        <w:t>對每個時間區段求參數</w:t>
      </w:r>
      <w:r w:rsidRPr="005C2F45">
        <w:rPr>
          <w:rFonts w:ascii="Times New Roman" w:eastAsia="標楷體" w:hAnsi="Times New Roman" w:cs="Times New Roman"/>
          <w:i/>
          <w:iCs/>
          <w:szCs w:val="24"/>
        </w:rPr>
        <w:t>b</w:t>
      </w:r>
      <w:r w:rsidRPr="005C2F45">
        <w:rPr>
          <w:rFonts w:ascii="Times New Roman" w:eastAsia="標楷體" w:hAnsi="Times New Roman" w:cs="Times New Roman"/>
          <w:i/>
          <w:iCs/>
          <w:sz w:val="18"/>
          <w:szCs w:val="18"/>
        </w:rPr>
        <w:t xml:space="preserve">i, </w:t>
      </w:r>
      <w:r w:rsidRPr="003E3997">
        <w:rPr>
          <w:rFonts w:ascii="Times New Roman" w:eastAsia="標楷體" w:hAnsi="Times New Roman" w:cs="Times New Roman"/>
          <w:i/>
          <w:iCs/>
          <w:szCs w:val="24"/>
          <w:rPrChange w:id="131" w:author="Admin" w:date="2021-06-14T13:11:00Z">
            <w:rPr>
              <w:rFonts w:ascii="Times New Roman" w:eastAsia="標楷體" w:hAnsi="Times New Roman" w:cs="Times New Roman"/>
              <w:i/>
              <w:iCs/>
              <w:sz w:val="18"/>
              <w:szCs w:val="18"/>
            </w:rPr>
          </w:rPrChange>
        </w:rPr>
        <w:t>Bin(t)</w:t>
      </w:r>
      <w:r w:rsidRPr="005C2F45">
        <w:rPr>
          <w:rFonts w:ascii="Times New Roman" w:eastAsia="標楷體" w:hAnsi="Times New Roman" w:cs="Times New Roman"/>
          <w:szCs w:val="24"/>
        </w:rPr>
        <w:t>，以學習電影流行度隨時間變化的特性</w:t>
      </w:r>
      <w:r w:rsidRPr="005C2F45">
        <w:rPr>
          <w:rFonts w:ascii="Times New Roman" w:eastAsia="標楷體" w:hAnsi="Times New Roman" w:cs="Times New Roman"/>
        </w:rPr>
        <w:t>。</w:t>
      </w:r>
      <w:r w:rsidR="00BB6EEC" w:rsidRPr="005C2F45">
        <w:rPr>
          <w:rFonts w:ascii="Times New Roman" w:eastAsia="標楷體" w:hAnsi="Times New Roman" w:cs="Times New Roman"/>
        </w:rPr>
        <w:t>另外，使用者時間數據</w:t>
      </w:r>
      <m:oMath>
        <m:r>
          <w:rPr>
            <w:rFonts w:ascii="Cambria Math" w:eastAsia="標楷體" w:hAnsi="Cambria Math" w:cs="Times New Roman"/>
            <w:szCs w:val="24"/>
          </w:rPr>
          <m:t>t</m:t>
        </m:r>
      </m:oMath>
      <w:r w:rsidR="00BB6EEC" w:rsidRPr="005C2F45">
        <w:rPr>
          <w:rFonts w:ascii="Times New Roman" w:eastAsia="標楷體" w:hAnsi="Times New Roman" w:cs="Times New Roman"/>
        </w:rPr>
        <w:t>相較電影較為稀少，因此我們定義關於時間的連續函數來處理使用者偏置，計算</w:t>
      </w:r>
      <w:r w:rsidR="00F30C68">
        <w:rPr>
          <w:rFonts w:ascii="Times New Roman" w:eastAsia="標楷體" w:hAnsi="Times New Roman" w:cs="Times New Roman" w:hint="eastAsia"/>
        </w:rPr>
        <w:t>方式如公式</w:t>
      </w:r>
      <w:r w:rsidR="00F30C68">
        <w:rPr>
          <w:rFonts w:ascii="Times New Roman" w:eastAsia="標楷體" w:hAnsi="Times New Roman" w:cs="Times New Roman" w:hint="eastAsia"/>
        </w:rPr>
        <w:t>15</w:t>
      </w:r>
      <w:r w:rsidR="00F30C68">
        <w:rPr>
          <w:rFonts w:ascii="Times New Roman" w:eastAsia="標楷體" w:hAnsi="Times New Roman" w:cs="Times New Roman" w:hint="eastAsia"/>
        </w:rPr>
        <w:t>所示，</w:t>
      </w:r>
      <w:r w:rsidR="00F30C68" w:rsidRPr="005C2F45">
        <w:rPr>
          <w:rFonts w:ascii="Times New Roman" w:eastAsia="標楷體" w:hAnsi="Times New Roman" w:cs="Times New Roman"/>
          <w:i/>
          <w:iCs/>
          <w:szCs w:val="24"/>
        </w:rPr>
        <w:t>t</w:t>
      </w:r>
      <w:r w:rsidR="00F30C68" w:rsidRPr="005C2F45">
        <w:rPr>
          <w:rFonts w:ascii="Times New Roman" w:eastAsia="標楷體" w:hAnsi="Times New Roman" w:cs="Times New Roman"/>
          <w:i/>
          <w:iCs/>
          <w:sz w:val="18"/>
          <w:szCs w:val="18"/>
        </w:rPr>
        <w:t>u</w:t>
      </w:r>
      <w:r w:rsidR="00F30C68" w:rsidRPr="005C2F45">
        <w:rPr>
          <w:rFonts w:ascii="Times New Roman" w:eastAsia="標楷體" w:hAnsi="Times New Roman" w:cs="Times New Roman"/>
          <w:szCs w:val="24"/>
        </w:rPr>
        <w:t>為使用者所有交互數據的平均時間</w:t>
      </w:r>
      <w:r w:rsidR="00F30C68" w:rsidRPr="005C2F45">
        <w:rPr>
          <w:rFonts w:ascii="Times New Roman" w:eastAsia="標楷體" w:hAnsi="Times New Roman" w:cs="Times New Roman"/>
          <w:szCs w:val="24"/>
        </w:rPr>
        <w:t xml:space="preserve">; </w:t>
      </w:r>
      <m:oMath>
        <m:d>
          <m:dPr>
            <m:begChr m:val="|"/>
            <m:endChr m:val="|"/>
            <m:ctrlPr>
              <w:rPr>
                <w:rFonts w:ascii="Cambria Math" w:eastAsia="標楷體" w:hAnsi="Cambria Math" w:cs="Times New Roman"/>
                <w:i/>
                <w:iCs/>
                <w:szCs w:val="24"/>
              </w:rPr>
            </m:ctrlPr>
          </m:dPr>
          <m:e>
            <m:r>
              <w:rPr>
                <w:rFonts w:ascii="Cambria Math" w:eastAsia="標楷體" w:hAnsi="Cambria Math" w:cs="Times New Roman"/>
                <w:szCs w:val="24"/>
              </w:rPr>
              <m:t>t</m:t>
            </m:r>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t</m:t>
                </m:r>
              </m:e>
              <m:sub>
                <m:r>
                  <w:rPr>
                    <w:rFonts w:ascii="Cambria Math" w:eastAsia="標楷體" w:hAnsi="Cambria Math" w:cs="Times New Roman"/>
                    <w:szCs w:val="24"/>
                  </w:rPr>
                  <m:t>u</m:t>
                </m:r>
              </m:sub>
            </m:sSub>
          </m:e>
        </m:d>
      </m:oMath>
      <w:r w:rsidR="00F30C68" w:rsidRPr="005C2F45">
        <w:rPr>
          <w:rFonts w:ascii="Times New Roman" w:eastAsia="標楷體" w:hAnsi="Times New Roman" w:cs="Times New Roman"/>
          <w:iCs/>
          <w:szCs w:val="24"/>
        </w:rPr>
        <w:t>代表時間距離</w:t>
      </w:r>
      <w:r w:rsidR="00F30C68" w:rsidRPr="005C2F45">
        <w:rPr>
          <w:rFonts w:ascii="Times New Roman" w:eastAsia="標楷體" w:hAnsi="Times New Roman" w:cs="Times New Roman"/>
          <w:iCs/>
          <w:szCs w:val="24"/>
        </w:rPr>
        <w:t xml:space="preserve">; </w:t>
      </w:r>
      <w:r w:rsidR="00F30C68" w:rsidRPr="005C2F45">
        <w:rPr>
          <w:rStyle w:val="afc"/>
          <w:rFonts w:ascii="Times New Roman" w:eastAsia="標楷體" w:hAnsi="Times New Roman" w:cs="Times New Roman"/>
          <w:color w:val="000000" w:themeColor="text1"/>
          <w:szCs w:val="24"/>
          <w:shd w:val="clear" w:color="auto" w:fill="FFFFFF"/>
        </w:rPr>
        <w:t>β</w:t>
      </w:r>
      <w:r w:rsidR="00F30C68" w:rsidRPr="005C2F45">
        <w:rPr>
          <w:rStyle w:val="afc"/>
          <w:rFonts w:ascii="Times New Roman" w:eastAsia="標楷體" w:hAnsi="Times New Roman" w:cs="Times New Roman"/>
          <w:i w:val="0"/>
          <w:iCs w:val="0"/>
          <w:color w:val="000000" w:themeColor="text1"/>
          <w:szCs w:val="24"/>
          <w:shd w:val="clear" w:color="auto" w:fill="FFFFFF"/>
        </w:rPr>
        <w:t>為超參數，用來衡量時間</w:t>
      </w:r>
      <w:r w:rsidR="00F30C68" w:rsidRPr="005C2F45">
        <w:rPr>
          <w:rStyle w:val="afc"/>
          <w:rFonts w:ascii="Times New Roman" w:eastAsia="標楷體" w:hAnsi="Times New Roman" w:cs="Times New Roman"/>
          <w:i w:val="0"/>
          <w:iCs w:val="0"/>
          <w:color w:val="000000" w:themeColor="text1"/>
          <w:szCs w:val="24"/>
        </w:rPr>
        <w:t>變化影響程度，越大代表受時</w:t>
      </w:r>
      <w:r w:rsidR="00F30C68" w:rsidRPr="005C2F45">
        <w:rPr>
          <w:rStyle w:val="afc"/>
          <w:rFonts w:ascii="Times New Roman" w:eastAsia="標楷體" w:hAnsi="Times New Roman" w:cs="Times New Roman"/>
          <w:i w:val="0"/>
          <w:iCs w:val="0"/>
          <w:color w:val="000000" w:themeColor="text1"/>
          <w:szCs w:val="24"/>
          <w:shd w:val="clear" w:color="auto" w:fill="FFFFFF"/>
        </w:rPr>
        <w:t>間影響程度越大</w:t>
      </w:r>
      <w:r w:rsidR="00BB6EEC" w:rsidRPr="005C2F45">
        <w:rPr>
          <w:rFonts w:ascii="Times New Roman" w:eastAsia="標楷體" w:hAnsi="Times New Roman" w:cs="Times New Roman"/>
        </w:rPr>
        <w:t>:</w:t>
      </w:r>
    </w:p>
    <w:p w14:paraId="117A9B3E" w14:textId="35A4D5FC" w:rsidR="00F02113" w:rsidRPr="005C2F45" w:rsidRDefault="00BB6EEC" w:rsidP="002146FB">
      <w:pPr>
        <w:spacing w:line="360" w:lineRule="auto"/>
        <w:ind w:firstLine="480"/>
        <w:jc w:val="right"/>
        <w:rPr>
          <w:rFonts w:ascii="Times New Roman" w:eastAsia="標楷體" w:hAnsi="Times New Roman" w:cs="Times New Roman"/>
          <w:sz w:val="32"/>
          <w:szCs w:val="32"/>
        </w:rPr>
      </w:pPr>
      <w:r w:rsidRPr="00F30C68">
        <w:rPr>
          <w:rFonts w:ascii="Times New Roman" w:eastAsia="標楷體" w:hAnsi="Times New Roman" w:cs="Times New Roman"/>
          <w:i/>
          <w:iCs/>
          <w:szCs w:val="24"/>
        </w:rPr>
        <w:t xml:space="preserve">devu(t) </w:t>
      </w:r>
      <w:r w:rsidRPr="00F30C68">
        <w:rPr>
          <w:rFonts w:ascii="Times New Roman" w:eastAsia="標楷體" w:hAnsi="Times New Roman" w:cs="Times New Roman"/>
          <w:szCs w:val="24"/>
        </w:rPr>
        <w:t xml:space="preserve">= </w:t>
      </w:r>
      <w:r w:rsidRPr="00F30C68">
        <w:rPr>
          <w:rFonts w:ascii="Times New Roman" w:eastAsia="標楷體" w:hAnsi="Times New Roman" w:cs="Times New Roman"/>
          <w:i/>
          <w:iCs/>
          <w:szCs w:val="24"/>
        </w:rPr>
        <w:t>sign(t - tu)</w:t>
      </w:r>
      <w:r w:rsidRPr="00F30C68">
        <w:rPr>
          <w:rFonts w:ascii="Times New Roman" w:eastAsia="標楷體" w:hAnsi="Times New Roman" w:cs="Times New Roman"/>
          <w:szCs w:val="24"/>
        </w:rPr>
        <w:t xml:space="preserve"> </w:t>
      </w:r>
      <m:oMath>
        <m:r>
          <m:rPr>
            <m:sty m:val="p"/>
          </m:rPr>
          <w:rPr>
            <w:rFonts w:ascii="Cambria Math" w:eastAsia="標楷體" w:hAnsi="Cambria Math" w:cs="Times New Roman"/>
            <w:szCs w:val="24"/>
          </w:rPr>
          <m:t>×</m:t>
        </m:r>
      </m:oMath>
      <w:r w:rsidRPr="00F30C68">
        <w:rPr>
          <w:rFonts w:ascii="Times New Roman" w:eastAsia="標楷體" w:hAnsi="Times New Roman" w:cs="Times New Roman"/>
          <w:szCs w:val="24"/>
        </w:rPr>
        <w:t xml:space="preserve"> </w:t>
      </w:r>
      <m:oMath>
        <m:sSup>
          <m:sSupPr>
            <m:ctrlPr>
              <w:rPr>
                <w:rFonts w:ascii="Cambria Math" w:eastAsia="標楷體" w:hAnsi="Cambria Math" w:cs="Times New Roman"/>
                <w:i/>
                <w:iCs/>
                <w:szCs w:val="24"/>
              </w:rPr>
            </m:ctrlPr>
          </m:sSupPr>
          <m:e>
            <m:d>
              <m:dPr>
                <m:begChr m:val="|"/>
                <m:endChr m:val="|"/>
                <m:ctrlPr>
                  <w:rPr>
                    <w:rFonts w:ascii="Cambria Math" w:eastAsia="標楷體" w:hAnsi="Cambria Math" w:cs="Times New Roman"/>
                    <w:i/>
                    <w:iCs/>
                    <w:szCs w:val="24"/>
                  </w:rPr>
                </m:ctrlPr>
              </m:dPr>
              <m:e>
                <m:r>
                  <w:rPr>
                    <w:rFonts w:ascii="Cambria Math" w:eastAsia="標楷體" w:hAnsi="Cambria Math" w:cs="Times New Roman"/>
                    <w:szCs w:val="24"/>
                  </w:rPr>
                  <m:t>t</m:t>
                </m:r>
                <m:r>
                  <m:rPr>
                    <m:sty m:val="p"/>
                  </m:rPr>
                  <w:rPr>
                    <w:rFonts w:ascii="Cambria Math" w:eastAsia="標楷體" w:hAnsi="Cambria Math" w:cs="Times New Roman"/>
                    <w:szCs w:val="24"/>
                  </w:rPr>
                  <m:t>-</m:t>
                </m:r>
                <m:sSub>
                  <m:sSubPr>
                    <m:ctrlPr>
                      <w:rPr>
                        <w:rFonts w:ascii="Cambria Math" w:eastAsia="標楷體" w:hAnsi="Cambria Math" w:cs="Times New Roman"/>
                        <w:i/>
                        <w:iCs/>
                        <w:szCs w:val="24"/>
                      </w:rPr>
                    </m:ctrlPr>
                  </m:sSubPr>
                  <m:e>
                    <m:r>
                      <w:rPr>
                        <w:rFonts w:ascii="Cambria Math" w:eastAsia="標楷體" w:hAnsi="Cambria Math" w:cs="Times New Roman"/>
                        <w:szCs w:val="24"/>
                      </w:rPr>
                      <m:t>t</m:t>
                    </m:r>
                  </m:e>
                  <m:sub>
                    <m:r>
                      <w:rPr>
                        <w:rFonts w:ascii="Cambria Math" w:eastAsia="標楷體" w:hAnsi="Cambria Math" w:cs="Times New Roman"/>
                        <w:szCs w:val="24"/>
                      </w:rPr>
                      <m:t>u</m:t>
                    </m:r>
                  </m:sub>
                </m:sSub>
              </m:e>
            </m:d>
          </m:e>
          <m:sup>
            <m:r>
              <w:rPr>
                <w:rFonts w:ascii="Cambria Math" w:eastAsia="標楷體" w:hAnsi="Cambria Math" w:cs="Times New Roman"/>
                <w:szCs w:val="24"/>
              </w:rPr>
              <m:t>β</m:t>
            </m:r>
          </m:sup>
        </m:sSup>
      </m:oMath>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5</w:t>
      </w:r>
      <w:r w:rsidR="00F34733" w:rsidRPr="005C2F45">
        <w:rPr>
          <w:rFonts w:ascii="Times New Roman" w:eastAsia="標楷體" w:hAnsi="Times New Roman" w:cs="Times New Roman"/>
          <w:szCs w:val="24"/>
        </w:rPr>
        <w:t>)</w:t>
      </w:r>
    </w:p>
    <w:p w14:paraId="084C40EC" w14:textId="77777777" w:rsidR="00D30DB6" w:rsidRDefault="00D30DB6" w:rsidP="00D30DB6">
      <w:pPr>
        <w:spacing w:line="360" w:lineRule="auto"/>
        <w:ind w:leftChars="177" w:left="425"/>
        <w:jc w:val="both"/>
        <w:rPr>
          <w:rFonts w:ascii="Times New Roman" w:eastAsia="標楷體" w:hAnsi="Times New Roman" w:cs="Times New Roman"/>
        </w:rPr>
      </w:pPr>
    </w:p>
    <w:p w14:paraId="1D37A431" w14:textId="4F2A26CE" w:rsidR="00F02113" w:rsidRPr="005C2F45" w:rsidRDefault="00F02113"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而使用者偏置隨時間變化的函數如</w:t>
      </w:r>
      <w:r w:rsidR="00F30C68">
        <w:rPr>
          <w:rFonts w:ascii="Times New Roman" w:eastAsia="標楷體" w:hAnsi="Times New Roman" w:cs="Times New Roman" w:hint="eastAsia"/>
        </w:rPr>
        <w:t>公式</w:t>
      </w:r>
      <w:r w:rsidR="00F30C68">
        <w:rPr>
          <w:rFonts w:ascii="Times New Roman" w:eastAsia="標楷體" w:hAnsi="Times New Roman" w:cs="Times New Roman" w:hint="eastAsia"/>
        </w:rPr>
        <w:t>16</w:t>
      </w:r>
      <w:r w:rsidR="00F30C68">
        <w:rPr>
          <w:rFonts w:ascii="Times New Roman" w:eastAsia="標楷體" w:hAnsi="Times New Roman" w:cs="Times New Roman" w:hint="eastAsia"/>
        </w:rPr>
        <w:t>，</w:t>
      </w:r>
      <w:r w:rsidR="00F30C68" w:rsidRPr="005C2F45">
        <w:rPr>
          <w:rFonts w:ascii="Times New Roman" w:eastAsia="標楷體" w:hAnsi="Times New Roman" w:cs="Times New Roman"/>
          <w:szCs w:val="24"/>
        </w:rPr>
        <w:t>其中</w:t>
      </w:r>
      <w:r w:rsidR="00F30C68" w:rsidRPr="005C2F45">
        <w:rPr>
          <w:rFonts w:ascii="Times New Roman" w:eastAsia="標楷體" w:hAnsi="Times New Roman" w:cs="Times New Roman"/>
          <w:szCs w:val="24"/>
          <w:lang w:val="el-GR"/>
        </w:rPr>
        <w:t>α</w:t>
      </w:r>
      <w:r w:rsidR="00F30C68" w:rsidRPr="005C2F45">
        <w:rPr>
          <w:rFonts w:ascii="Times New Roman" w:eastAsia="標楷體" w:hAnsi="Times New Roman" w:cs="Times New Roman"/>
          <w:i/>
          <w:iCs/>
          <w:sz w:val="18"/>
          <w:szCs w:val="18"/>
        </w:rPr>
        <w:t>u</w:t>
      </w:r>
      <w:r w:rsidR="00F30C68" w:rsidRPr="005C2F45">
        <w:rPr>
          <w:rFonts w:ascii="Times New Roman" w:eastAsia="標楷體" w:hAnsi="Times New Roman" w:cs="Times New Roman"/>
          <w:szCs w:val="24"/>
        </w:rPr>
        <w:t>為學習率與時間無關，透過此方法使用者的所有數據皆能進行學習，而時間因素則主要體現在</w:t>
      </w:r>
      <w:r w:rsidR="00F30C68" w:rsidRPr="005C2F45">
        <w:rPr>
          <w:rFonts w:ascii="Times New Roman" w:eastAsia="標楷體" w:hAnsi="Times New Roman" w:cs="Times New Roman"/>
          <w:i/>
          <w:iCs/>
          <w:szCs w:val="24"/>
        </w:rPr>
        <w:t>dev</w:t>
      </w:r>
      <w:r w:rsidR="00F30C68" w:rsidRPr="005C2F45">
        <w:rPr>
          <w:rFonts w:ascii="Times New Roman" w:eastAsia="標楷體" w:hAnsi="Times New Roman" w:cs="Times New Roman"/>
          <w:i/>
          <w:iCs/>
          <w:sz w:val="18"/>
          <w:szCs w:val="18"/>
        </w:rPr>
        <w:t>u</w:t>
      </w:r>
      <w:r w:rsidR="00F30C68" w:rsidRPr="005C2F45">
        <w:rPr>
          <w:rFonts w:ascii="Times New Roman" w:eastAsia="標楷體" w:hAnsi="Times New Roman" w:cs="Times New Roman"/>
          <w:i/>
          <w:iCs/>
          <w:szCs w:val="24"/>
        </w:rPr>
        <w:t>(t)</w:t>
      </w:r>
      <w:r w:rsidR="00F30C68" w:rsidRPr="005C2F45">
        <w:rPr>
          <w:rFonts w:ascii="Times New Roman" w:eastAsia="標楷體" w:hAnsi="Times New Roman" w:cs="Times New Roman"/>
          <w:szCs w:val="24"/>
        </w:rPr>
        <w:t>上</w:t>
      </w:r>
      <w:r w:rsidRPr="005C2F45">
        <w:rPr>
          <w:rFonts w:ascii="Times New Roman" w:eastAsia="標楷體" w:hAnsi="Times New Roman" w:cs="Times New Roman"/>
        </w:rPr>
        <w:t>:</w:t>
      </w:r>
    </w:p>
    <w:p w14:paraId="5998CB81" w14:textId="06570518" w:rsidR="00F02113" w:rsidRPr="00AB6635" w:rsidRDefault="00F02113" w:rsidP="00AB6635">
      <w:pPr>
        <w:spacing w:line="360" w:lineRule="auto"/>
        <w:ind w:left="1080"/>
        <w:jc w:val="right"/>
        <w:rPr>
          <w:rFonts w:ascii="Times New Roman" w:eastAsia="標楷體" w:hAnsi="Times New Roman" w:cs="Times New Roman"/>
          <w:i/>
          <w:iCs/>
          <w:sz w:val="32"/>
          <w:szCs w:val="32"/>
        </w:rPr>
      </w:pPr>
      <w:r w:rsidRPr="00F30C68">
        <w:rPr>
          <w:rFonts w:ascii="Times New Roman" w:eastAsia="標楷體" w:hAnsi="Times New Roman" w:cs="Times New Roman"/>
          <w:i/>
          <w:iCs/>
          <w:szCs w:val="24"/>
        </w:rPr>
        <w:t>bu(t)</w:t>
      </w:r>
      <w:r w:rsidRPr="00F30C68">
        <w:rPr>
          <w:rFonts w:ascii="Times New Roman" w:eastAsia="標楷體" w:hAnsi="Times New Roman" w:cs="Times New Roman"/>
          <w:szCs w:val="24"/>
        </w:rPr>
        <w:t xml:space="preserve"> = </w:t>
      </w:r>
      <w:r w:rsidRPr="00F30C68">
        <w:rPr>
          <w:rFonts w:ascii="Times New Roman" w:eastAsia="標楷體" w:hAnsi="Times New Roman" w:cs="Times New Roman"/>
          <w:i/>
          <w:iCs/>
          <w:szCs w:val="24"/>
        </w:rPr>
        <w:t xml:space="preserve">bu </w:t>
      </w:r>
      <w:r w:rsidRPr="00F30C68">
        <w:rPr>
          <w:rFonts w:ascii="Times New Roman" w:eastAsia="標楷體" w:hAnsi="Times New Roman" w:cs="Times New Roman"/>
          <w:szCs w:val="24"/>
        </w:rPr>
        <w:t>+</w:t>
      </w:r>
      <w:r w:rsidRPr="00F30C68">
        <w:rPr>
          <w:rFonts w:ascii="Times New Roman" w:eastAsia="標楷體" w:hAnsi="Times New Roman" w:cs="Times New Roman"/>
          <w:i/>
          <w:iCs/>
          <w:szCs w:val="24"/>
        </w:rPr>
        <w:t xml:space="preserve"> </w:t>
      </w:r>
      <w:r w:rsidRPr="00F30C68">
        <w:rPr>
          <w:rFonts w:ascii="Times New Roman" w:eastAsia="標楷體" w:hAnsi="Times New Roman" w:cs="Times New Roman"/>
          <w:szCs w:val="24"/>
          <w:lang w:val="el-GR"/>
        </w:rPr>
        <w:t>α</w:t>
      </w:r>
      <w:r w:rsidRPr="00F30C68">
        <w:rPr>
          <w:rFonts w:ascii="Times New Roman" w:eastAsia="標楷體" w:hAnsi="Times New Roman" w:cs="Times New Roman"/>
          <w:i/>
          <w:iCs/>
          <w:szCs w:val="24"/>
        </w:rPr>
        <w:t xml:space="preserve">u </w:t>
      </w:r>
      <m:oMath>
        <m:r>
          <m:rPr>
            <m:sty m:val="p"/>
          </m:rPr>
          <w:rPr>
            <w:rFonts w:ascii="Cambria Math" w:eastAsia="標楷體" w:hAnsi="Cambria Math" w:cs="Times New Roman"/>
            <w:szCs w:val="24"/>
          </w:rPr>
          <m:t>×</m:t>
        </m:r>
      </m:oMath>
      <w:r w:rsidR="002D3444" w:rsidRPr="00F30C68">
        <w:rPr>
          <w:rFonts w:ascii="Times New Roman" w:eastAsia="標楷體" w:hAnsi="Times New Roman" w:cs="Times New Roman"/>
          <w:i/>
          <w:iCs/>
          <w:szCs w:val="24"/>
        </w:rPr>
        <w:t xml:space="preserve"> </w:t>
      </w:r>
      <w:r w:rsidRPr="00F30C68">
        <w:rPr>
          <w:rFonts w:ascii="Times New Roman" w:eastAsia="標楷體" w:hAnsi="Times New Roman" w:cs="Times New Roman"/>
          <w:i/>
          <w:iCs/>
          <w:szCs w:val="24"/>
        </w:rPr>
        <w:t>devu(t)</w:t>
      </w:r>
      <w:r w:rsidR="00F34733" w:rsidRPr="005C2F45">
        <w:rPr>
          <w:rFonts w:ascii="Times New Roman" w:eastAsia="標楷體" w:hAnsi="Times New Roman" w:cs="Times New Roman"/>
          <w:szCs w:val="24"/>
        </w:rPr>
        <w:t xml:space="preserve">                  </w:t>
      </w:r>
      <w:r w:rsidR="00F34733" w:rsidRPr="005C2F45">
        <w:rPr>
          <w:rFonts w:ascii="Times New Roman" w:eastAsia="標楷體" w:hAnsi="Times New Roman" w:cs="Times New Roman"/>
          <w:szCs w:val="24"/>
        </w:rPr>
        <w:tab/>
        <w:t xml:space="preserve">     (1</w:t>
      </w:r>
      <w:r w:rsidR="007969A8" w:rsidRPr="005C2F45">
        <w:rPr>
          <w:rFonts w:ascii="Times New Roman" w:eastAsia="標楷體" w:hAnsi="Times New Roman" w:cs="Times New Roman"/>
          <w:szCs w:val="24"/>
        </w:rPr>
        <w:t>6</w:t>
      </w:r>
      <w:r w:rsidR="00F34733" w:rsidRPr="005C2F45">
        <w:rPr>
          <w:rFonts w:ascii="Times New Roman" w:eastAsia="標楷體" w:hAnsi="Times New Roman" w:cs="Times New Roman"/>
          <w:szCs w:val="24"/>
        </w:rPr>
        <w:t>)</w:t>
      </w:r>
    </w:p>
    <w:p w14:paraId="291F2806" w14:textId="04591B88" w:rsidR="00F02113" w:rsidRPr="005C2F45" w:rsidRDefault="00F02113" w:rsidP="00FA2DBB">
      <w:pPr>
        <w:spacing w:line="360" w:lineRule="auto"/>
        <w:jc w:val="both"/>
        <w:rPr>
          <w:rFonts w:ascii="Times New Roman" w:eastAsia="標楷體" w:hAnsi="Times New Roman" w:cs="Times New Roman"/>
        </w:rPr>
      </w:pPr>
    </w:p>
    <w:p w14:paraId="005EB59D" w14:textId="21429CDE" w:rsidR="000D2FD4" w:rsidRPr="005C2F45" w:rsidRDefault="000D2FD4" w:rsidP="00FA2DBB">
      <w:pPr>
        <w:spacing w:line="360" w:lineRule="auto"/>
        <w:jc w:val="both"/>
        <w:rPr>
          <w:rFonts w:ascii="Times New Roman" w:eastAsia="標楷體" w:hAnsi="Times New Roman" w:cs="Times New Roman"/>
        </w:rPr>
      </w:pPr>
    </w:p>
    <w:p w14:paraId="6BEA4D00" w14:textId="5D6253F1" w:rsidR="000D2FD4" w:rsidRPr="005C2F45" w:rsidRDefault="000D2FD4" w:rsidP="00FA2DBB">
      <w:pPr>
        <w:pStyle w:val="2"/>
        <w:numPr>
          <w:ilvl w:val="2"/>
          <w:numId w:val="20"/>
        </w:numPr>
        <w:spacing w:line="360" w:lineRule="auto"/>
        <w:jc w:val="both"/>
        <w:rPr>
          <w:rFonts w:ascii="Times New Roman" w:eastAsia="標楷體" w:hAnsi="Times New Roman" w:cs="Times New Roman"/>
          <w:sz w:val="24"/>
          <w:szCs w:val="24"/>
        </w:rPr>
      </w:pPr>
      <w:bookmarkStart w:id="132" w:name="_Toc60187122"/>
      <w:r w:rsidRPr="005C2F45">
        <w:rPr>
          <w:rFonts w:ascii="Times New Roman" w:eastAsia="標楷體" w:hAnsi="Times New Roman" w:cs="Times New Roman"/>
          <w:sz w:val="24"/>
          <w:szCs w:val="24"/>
        </w:rPr>
        <w:t>協同過濾</w:t>
      </w:r>
      <w:bookmarkEnd w:id="132"/>
    </w:p>
    <w:p w14:paraId="203B3C5D" w14:textId="77777777" w:rsidR="00312FB9" w:rsidRPr="005C2F45" w:rsidRDefault="00312FB9" w:rsidP="00FA2DBB">
      <w:pPr>
        <w:spacing w:line="360" w:lineRule="auto"/>
        <w:rPr>
          <w:rFonts w:ascii="Times New Roman" w:eastAsia="標楷體" w:hAnsi="Times New Roman" w:cs="Times New Roman"/>
        </w:rPr>
      </w:pPr>
    </w:p>
    <w:p w14:paraId="17E1E8C3" w14:textId="29786F71" w:rsidR="00CC782B" w:rsidRPr="005C2F45" w:rsidRDefault="00CC782B"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協同過濾使用補值後的使用者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電影評分矩陣進行相似度計算，相似度計算採用餘弦相似度，計算公式如下</w:t>
      </w:r>
      <w:r w:rsidRPr="005C2F45">
        <w:rPr>
          <w:rFonts w:ascii="Times New Roman" w:eastAsia="標楷體" w:hAnsi="Times New Roman" w:cs="Times New Roman"/>
        </w:rPr>
        <w:t>:</w:t>
      </w:r>
    </w:p>
    <w:p w14:paraId="08A8BDEF" w14:textId="1F1F7BE3" w:rsidR="00D30DB6" w:rsidRDefault="00F34733" w:rsidP="00F30C68">
      <w:pPr>
        <w:spacing w:line="360" w:lineRule="auto"/>
        <w:ind w:firstLine="1418"/>
        <w:jc w:val="right"/>
        <w:rPr>
          <w:rFonts w:ascii="Times New Roman" w:eastAsia="標楷體" w:hAnsi="Times New Roman" w:cs="Times New Roman"/>
        </w:rPr>
      </w:pPr>
      <m:oMath>
        <m:r>
          <m:rPr>
            <m:sty m:val="p"/>
          </m:rPr>
          <w:rPr>
            <w:rFonts w:ascii="Cambria Math" w:eastAsia="標楷體" w:hAnsi="Cambria Math" w:cs="Times New Roman"/>
            <w:szCs w:val="24"/>
          </w:rPr>
          <m:t>sim</m:t>
        </m:r>
        <m:d>
          <m:dPr>
            <m:ctrlPr>
              <w:rPr>
                <w:rFonts w:ascii="Cambria Math" w:eastAsia="標楷體" w:hAnsi="Cambria Math" w:cs="Times New Roman"/>
                <w:szCs w:val="24"/>
              </w:rPr>
            </m:ctrlPr>
          </m:dPr>
          <m:e>
            <m:r>
              <m:rPr>
                <m:sty m:val="p"/>
              </m:rPr>
              <w:rPr>
                <w:rFonts w:ascii="Cambria Math" w:eastAsia="標楷體" w:hAnsi="Cambria Math" w:cs="Times New Roman"/>
                <w:szCs w:val="24"/>
              </w:rPr>
              <m:t>i,j</m:t>
            </m:r>
          </m:e>
        </m:d>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m∈</m:t>
                </m:r>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ij</m:t>
                    </m:r>
                  </m:sub>
                </m:sSub>
              </m:sub>
              <m:sup/>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m:t>
                    </m:r>
                  </m:sub>
                </m:sSub>
                <m:r>
                  <w:rPr>
                    <w:rFonts w:ascii="Cambria Math" w:eastAsia="標楷體" w:hAnsi="Cambria Math" w:cs="Times New Roman"/>
                    <w:szCs w:val="24"/>
                  </w:rPr>
                  <m:t>-</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t>
                        </m:r>
                      </m:sub>
                    </m:sSub>
                  </m:e>
                </m:acc>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m:t>
                    </m:r>
                  </m:sub>
                </m:sSub>
                <m:r>
                  <w:rPr>
                    <w:rFonts w:ascii="Cambria Math" w:eastAsia="標楷體" w:hAnsi="Cambria Math" w:cs="Times New Roman"/>
                    <w:szCs w:val="24"/>
                  </w:rPr>
                  <m:t>-</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t>
                        </m:r>
                      </m:sub>
                    </m:sSub>
                  </m:e>
                </m:acc>
                <m:r>
                  <w:rPr>
                    <w:rFonts w:ascii="Cambria Math" w:eastAsia="標楷體" w:hAnsi="Cambria Math" w:cs="Times New Roman"/>
                    <w:szCs w:val="24"/>
                  </w:rPr>
                  <m:t>)</m:t>
                </m:r>
              </m:e>
            </m:nary>
          </m:num>
          <m:den>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m∈</m:t>
                    </m:r>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ij</m:t>
                        </m:r>
                      </m:sub>
                    </m:sSub>
                  </m:sub>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i</m:t>
                                    </m:r>
                                  </m:sub>
                                </m:sSub>
                              </m:e>
                            </m:acc>
                          </m:sub>
                        </m:sSub>
                        <m:r>
                          <w:rPr>
                            <w:rFonts w:ascii="Cambria Math" w:eastAsia="標楷體" w:hAnsi="Cambria Math" w:cs="Times New Roman"/>
                            <w:szCs w:val="24"/>
                          </w:rPr>
                          <m:t>)</m:t>
                        </m:r>
                      </m:e>
                      <m:sup>
                        <m:r>
                          <w:rPr>
                            <w:rFonts w:ascii="Cambria Math" w:eastAsia="標楷體" w:hAnsi="Cambria Math" w:cs="Times New Roman"/>
                            <w:szCs w:val="24"/>
                          </w:rPr>
                          <m:t>2</m:t>
                        </m:r>
                      </m:sup>
                    </m:sSup>
                  </m:e>
                </m:nary>
              </m:e>
            </m:rad>
            <m:rad>
              <m:radPr>
                <m:degHide m:val="1"/>
                <m:ctrlPr>
                  <w:rPr>
                    <w:rFonts w:ascii="Cambria Math" w:eastAsia="標楷體" w:hAnsi="Cambria Math" w:cs="Times New Roman"/>
                    <w:i/>
                    <w:szCs w:val="24"/>
                  </w:rPr>
                </m:ctrlPr>
              </m:radPr>
              <m:deg/>
              <m:e>
                <m:nary>
                  <m:naryPr>
                    <m:chr m:val="∑"/>
                    <m:limLoc m:val="subSup"/>
                    <m:supHide m:val="1"/>
                    <m:ctrlPr>
                      <w:rPr>
                        <w:rFonts w:ascii="Cambria Math" w:eastAsia="標楷體" w:hAnsi="Cambria Math" w:cs="Times New Roman"/>
                        <w:i/>
                        <w:szCs w:val="24"/>
                      </w:rPr>
                    </m:ctrlPr>
                  </m:naryPr>
                  <m:sub>
                    <m:r>
                      <w:rPr>
                        <w:rFonts w:ascii="Cambria Math" w:eastAsia="標楷體" w:hAnsi="Cambria Math" w:cs="Times New Roman"/>
                        <w:szCs w:val="24"/>
                      </w:rPr>
                      <m:t>m∈</m:t>
                    </m:r>
                    <m:sSub>
                      <m:sSubPr>
                        <m:ctrlPr>
                          <w:rPr>
                            <w:rFonts w:ascii="Cambria Math" w:eastAsia="標楷體" w:hAnsi="Cambria Math" w:cs="Times New Roman"/>
                            <w:i/>
                            <w:szCs w:val="24"/>
                          </w:rPr>
                        </m:ctrlPr>
                      </m:sSubPr>
                      <m:e>
                        <m:r>
                          <w:rPr>
                            <w:rFonts w:ascii="Cambria Math" w:eastAsia="標楷體" w:hAnsi="Cambria Math" w:cs="Times New Roman"/>
                            <w:szCs w:val="24"/>
                          </w:rPr>
                          <m:t>I</m:t>
                        </m:r>
                      </m:e>
                      <m:sub>
                        <m:r>
                          <w:rPr>
                            <w:rFonts w:ascii="Cambria Math" w:eastAsia="標楷體" w:hAnsi="Cambria Math" w:cs="Times New Roman"/>
                            <w:szCs w:val="24"/>
                          </w:rPr>
                          <m:t>ij</m:t>
                        </m:r>
                      </m:sub>
                    </m:sSub>
                  </m:sub>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m:t>
                            </m:r>
                          </m:sub>
                        </m:sSub>
                        <m:r>
                          <w:rPr>
                            <w:rFonts w:ascii="Cambria Math" w:eastAsia="標楷體" w:hAnsi="Cambria Math" w:cs="Times New Roman"/>
                            <w:szCs w:val="24"/>
                          </w:rPr>
                          <m:t>-</m:t>
                        </m:r>
                        <m:acc>
                          <m:accPr>
                            <m:chr m:val="̅"/>
                            <m:ctrlPr>
                              <w:rPr>
                                <w:rFonts w:ascii="Cambria Math" w:eastAsia="標楷體" w:hAnsi="Cambria Math" w:cs="Times New Roman"/>
                                <w:i/>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j</m:t>
                                </m:r>
                              </m:sub>
                            </m:sSub>
                          </m:e>
                        </m:acc>
                        <m:r>
                          <w:rPr>
                            <w:rFonts w:ascii="Cambria Math" w:eastAsia="標楷體" w:hAnsi="Cambria Math" w:cs="Times New Roman"/>
                            <w:szCs w:val="24"/>
                          </w:rPr>
                          <m:t>)</m:t>
                        </m:r>
                      </m:e>
                      <m:sup>
                        <m:r>
                          <w:rPr>
                            <w:rFonts w:ascii="Cambria Math" w:eastAsia="標楷體" w:hAnsi="Cambria Math" w:cs="Times New Roman"/>
                            <w:szCs w:val="24"/>
                          </w:rPr>
                          <m:t>2</m:t>
                        </m:r>
                      </m:sup>
                    </m:sSup>
                  </m:e>
                </m:nary>
              </m:e>
            </m:rad>
          </m:den>
        </m:f>
      </m:oMath>
      <w:r w:rsidRPr="005C2F45">
        <w:rPr>
          <w:rFonts w:ascii="Times New Roman" w:eastAsia="標楷體" w:hAnsi="Times New Roman" w:cs="Times New Roman"/>
          <w:szCs w:val="24"/>
        </w:rPr>
        <w:tab/>
        <w:t xml:space="preserve">   </w:t>
      </w:r>
      <w:r w:rsidR="00CD611C" w:rsidRPr="005C2F45">
        <w:rPr>
          <w:rFonts w:ascii="Times New Roman" w:eastAsia="標楷體" w:hAnsi="Times New Roman" w:cs="Times New Roman"/>
          <w:szCs w:val="24"/>
        </w:rPr>
        <w:t xml:space="preserve">                        </w:t>
      </w:r>
      <w:r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7</w:t>
      </w:r>
      <w:r w:rsidRPr="005C2F45">
        <w:rPr>
          <w:rFonts w:ascii="Times New Roman" w:eastAsia="標楷體" w:hAnsi="Times New Roman" w:cs="Times New Roman"/>
          <w:szCs w:val="24"/>
        </w:rPr>
        <w:t>)</w:t>
      </w:r>
    </w:p>
    <w:p w14:paraId="25B18363" w14:textId="7EFE9BB7" w:rsidR="001A44AA" w:rsidRPr="005C2F45" w:rsidRDefault="001A44AA"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m:oMath>
        <m:sSub>
          <m:sSubPr>
            <m:ctrlPr>
              <w:rPr>
                <w:rFonts w:ascii="Cambria Math" w:eastAsia="標楷體" w:hAnsi="Cambria Math" w:cs="Times New Roman"/>
                <w:i/>
                <w:iCs/>
              </w:rPr>
            </m:ctrlPr>
          </m:sSubPr>
          <m:e>
            <m:r>
              <w:rPr>
                <w:rFonts w:ascii="Cambria Math" w:eastAsia="標楷體" w:hAnsi="Cambria Math" w:cs="Times New Roman"/>
              </w:rPr>
              <m:t>I</m:t>
            </m:r>
          </m:e>
          <m:sub>
            <m:r>
              <w:rPr>
                <w:rFonts w:ascii="Cambria Math" w:eastAsia="標楷體" w:hAnsi="Cambria Math" w:cs="Times New Roman"/>
              </w:rPr>
              <m:t>(ij)</m:t>
            </m:r>
          </m:sub>
        </m:sSub>
      </m:oMath>
      <w:r w:rsidRPr="005C2F45">
        <w:rPr>
          <w:rFonts w:ascii="Times New Roman" w:eastAsia="標楷體" w:hAnsi="Times New Roman" w:cs="Times New Roman"/>
        </w:rPr>
        <w:t>代表使用者</w:t>
      </w:r>
      <w:r w:rsidRPr="005B4D68">
        <w:rPr>
          <w:rFonts w:ascii="Times New Roman" w:eastAsia="標楷體" w:hAnsi="Times New Roman" w:cs="Times New Roman"/>
          <w:i/>
          <w:iCs/>
        </w:rPr>
        <w:t>i</w:t>
      </w:r>
      <w:r w:rsidRPr="005C2F45">
        <w:rPr>
          <w:rFonts w:ascii="Times New Roman" w:eastAsia="標楷體" w:hAnsi="Times New Roman" w:cs="Times New Roman"/>
        </w:rPr>
        <w:t>與使用者</w:t>
      </w:r>
      <w:r w:rsidRPr="005B4D68">
        <w:rPr>
          <w:rFonts w:ascii="Times New Roman" w:eastAsia="標楷體" w:hAnsi="Times New Roman" w:cs="Times New Roman"/>
          <w:i/>
          <w:iCs/>
        </w:rPr>
        <w:t>j</w:t>
      </w:r>
      <w:r w:rsidRPr="005C2F45">
        <w:rPr>
          <w:rFonts w:ascii="Times New Roman" w:eastAsia="標楷體" w:hAnsi="Times New Roman" w:cs="Times New Roman"/>
        </w:rPr>
        <w:t>共同評價過的電影</w:t>
      </w:r>
      <w:r w:rsidRPr="005C2F45">
        <w:rPr>
          <w:rFonts w:ascii="Times New Roman" w:eastAsia="標楷體" w:hAnsi="Times New Roman" w:cs="Times New Roman"/>
        </w:rPr>
        <w:t xml:space="preserve">; </w:t>
      </w:r>
      <m:oMath>
        <m:sSub>
          <m:sSubPr>
            <m:ctrlPr>
              <w:rPr>
                <w:rFonts w:ascii="Cambria Math" w:eastAsia="標楷體" w:hAnsi="Cambria Math" w:cs="Times New Roman"/>
                <w:i/>
                <w:iCs/>
              </w:rPr>
            </m:ctrlPr>
          </m:sSubPr>
          <m:e>
            <m:r>
              <w:rPr>
                <w:rFonts w:ascii="Cambria Math" w:eastAsia="標楷體" w:hAnsi="Cambria Math" w:cs="Times New Roman"/>
              </w:rPr>
              <m:t>R</m:t>
            </m:r>
          </m:e>
          <m:sub>
            <m:r>
              <w:rPr>
                <w:rFonts w:ascii="Cambria Math" w:eastAsia="標楷體" w:hAnsi="Cambria Math" w:cs="Times New Roman"/>
              </w:rPr>
              <m:t>(i,   x)</m:t>
            </m:r>
          </m:sub>
        </m:sSub>
        <m:r>
          <w:rPr>
            <w:rFonts w:ascii="Cambria Math" w:eastAsia="標楷體" w:hAnsi="Cambria Math" w:cs="Times New Roman"/>
          </w:rPr>
          <m:t>代表</m:t>
        </m:r>
      </m:oMath>
      <w:r w:rsidRPr="005C2F45">
        <w:rPr>
          <w:rFonts w:ascii="Times New Roman" w:eastAsia="標楷體" w:hAnsi="Times New Roman" w:cs="Times New Roman"/>
        </w:rPr>
        <w:t>使用者</w:t>
      </w:r>
      <w:r w:rsidRPr="005B4D68">
        <w:rPr>
          <w:rFonts w:ascii="Times New Roman" w:eastAsia="標楷體" w:hAnsi="Times New Roman" w:cs="Times New Roman"/>
          <w:i/>
        </w:rPr>
        <w:t>i</w:t>
      </w:r>
      <w:r w:rsidRPr="005C2F45">
        <w:rPr>
          <w:rFonts w:ascii="Times New Roman" w:eastAsia="標楷體" w:hAnsi="Times New Roman" w:cs="Times New Roman"/>
        </w:rPr>
        <w:t>對電影</w:t>
      </w:r>
      <w:r w:rsidRPr="005B4D68">
        <w:rPr>
          <w:rFonts w:ascii="Times New Roman" w:eastAsia="標楷體" w:hAnsi="Times New Roman" w:cs="Times New Roman"/>
          <w:i/>
          <w:iCs/>
        </w:rPr>
        <w:t>m</w:t>
      </w:r>
      <w:r w:rsidRPr="005C2F45">
        <w:rPr>
          <w:rFonts w:ascii="Times New Roman" w:eastAsia="標楷體" w:hAnsi="Times New Roman" w:cs="Times New Roman"/>
        </w:rPr>
        <w:t>的評分</w:t>
      </w:r>
      <w:r w:rsidRPr="005C2F45">
        <w:rPr>
          <w:rFonts w:ascii="Times New Roman" w:eastAsia="標楷體" w:hAnsi="Times New Roman" w:cs="Times New Roman"/>
        </w:rPr>
        <w:t xml:space="preserve">; </w:t>
      </w:r>
      <m:oMath>
        <m:acc>
          <m:accPr>
            <m:chr m:val="̅"/>
            <m:ctrlPr>
              <w:rPr>
                <w:rFonts w:ascii="Cambria Math" w:eastAsia="標楷體" w:hAnsi="Cambria Math" w:cs="Times New Roman"/>
                <w:i/>
                <w:iCs/>
              </w:rPr>
            </m:ctrlPr>
          </m:accPr>
          <m:e>
            <m:sSub>
              <m:sSubPr>
                <m:ctrlPr>
                  <w:rPr>
                    <w:rFonts w:ascii="Cambria Math" w:eastAsia="標楷體" w:hAnsi="Cambria Math" w:cs="Times New Roman"/>
                    <w:i/>
                    <w:iCs/>
                  </w:rPr>
                </m:ctrlPr>
              </m:sSubPr>
              <m:e>
                <m:r>
                  <w:rPr>
                    <w:rFonts w:ascii="Cambria Math" w:eastAsia="標楷體" w:hAnsi="Cambria Math" w:cs="Times New Roman"/>
                  </w:rPr>
                  <m:t>R</m:t>
                </m:r>
              </m:e>
              <m:sub>
                <m:r>
                  <w:rPr>
                    <w:rFonts w:ascii="Cambria Math" w:eastAsia="標楷體" w:hAnsi="Cambria Math" w:cs="Times New Roman"/>
                  </w:rPr>
                  <m:t>i</m:t>
                </m:r>
              </m:sub>
            </m:sSub>
          </m:e>
        </m:acc>
        <m:r>
          <w:rPr>
            <w:rFonts w:ascii="Cambria Math" w:eastAsia="標楷體" w:hAnsi="Cambria Math" w:cs="Times New Roman"/>
          </w:rPr>
          <m:t>代表</m:t>
        </m:r>
      </m:oMath>
      <w:r w:rsidRPr="005C2F45">
        <w:rPr>
          <w:rFonts w:ascii="Times New Roman" w:eastAsia="標楷體" w:hAnsi="Times New Roman" w:cs="Times New Roman"/>
        </w:rPr>
        <w:t>使用者</w:t>
      </w:r>
      <w:r w:rsidRPr="005B4D68">
        <w:rPr>
          <w:rFonts w:ascii="Times New Roman" w:eastAsia="標楷體" w:hAnsi="Times New Roman" w:cs="Times New Roman"/>
          <w:i/>
          <w:iCs/>
        </w:rPr>
        <w:t>i</w:t>
      </w:r>
      <w:r w:rsidRPr="005C2F45">
        <w:rPr>
          <w:rFonts w:ascii="Times New Roman" w:eastAsia="標楷體" w:hAnsi="Times New Roman" w:cs="Times New Roman"/>
        </w:rPr>
        <w:t>評分的平均分。經過計算後可獲得使用者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lastRenderedPageBreak/>
        <w:t>使用者相似度矩陣，如表</w:t>
      </w:r>
      <w:r w:rsidRPr="005C2F45">
        <w:rPr>
          <w:rFonts w:ascii="Times New Roman" w:eastAsia="標楷體" w:hAnsi="Times New Roman" w:cs="Times New Roman"/>
        </w:rPr>
        <w:t>3-9</w:t>
      </w:r>
      <w:r w:rsidRPr="005C2F45">
        <w:rPr>
          <w:rFonts w:ascii="Times New Roman" w:eastAsia="標楷體" w:hAnsi="Times New Roman" w:cs="Times New Roman"/>
        </w:rPr>
        <w:t>所示。</w:t>
      </w:r>
    </w:p>
    <w:p w14:paraId="63E3EE1E" w14:textId="77777777" w:rsidR="002146FB" w:rsidRPr="001A44AA" w:rsidRDefault="002146FB" w:rsidP="00FA2DBB">
      <w:pPr>
        <w:spacing w:line="360" w:lineRule="auto"/>
        <w:ind w:firstLine="1418"/>
        <w:jc w:val="both"/>
        <w:rPr>
          <w:rFonts w:ascii="Times New Roman" w:eastAsia="標楷體" w:hAnsi="Times New Roman" w:cs="Times New Roman"/>
        </w:rPr>
      </w:pPr>
    </w:p>
    <w:p w14:paraId="5BC243AD" w14:textId="13087B04" w:rsidR="00CC782B" w:rsidRPr="005C2F45" w:rsidRDefault="002146FB" w:rsidP="00F30C68">
      <w:pPr>
        <w:pStyle w:val="a9"/>
        <w:ind w:leftChars="354" w:left="850"/>
        <w:rPr>
          <w:rFonts w:ascii="Times New Roman" w:eastAsia="標楷體" w:hAnsi="Times New Roman" w:cs="Times New Roman"/>
        </w:rPr>
      </w:pPr>
      <w:bookmarkStart w:id="133" w:name="_Toc60186832"/>
      <w:r w:rsidRPr="005C2F45">
        <w:rPr>
          <w:rFonts w:ascii="Times New Roman" w:eastAsia="標楷體" w:hAnsi="Times New Roman" w:cs="Times New Roman"/>
        </w:rPr>
        <w:t>表</w:t>
      </w:r>
      <w:r w:rsidRPr="005C2F45">
        <w:rPr>
          <w:rFonts w:ascii="Times New Roman" w:eastAsia="標楷體" w:hAnsi="Times New Roman" w:cs="Times New Roman"/>
        </w:rPr>
        <w:t xml:space="preserve"> </w:t>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STYLEREF 1 \s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hint="eastAsia"/>
          <w:noProof/>
        </w:rPr>
        <w:t>三</w:t>
      </w:r>
      <w:r w:rsidR="00134E17" w:rsidRPr="005C2F45">
        <w:rPr>
          <w:rFonts w:ascii="Times New Roman" w:eastAsia="標楷體" w:hAnsi="Times New Roman" w:cs="Times New Roman"/>
        </w:rPr>
        <w:fldChar w:fldCharType="end"/>
      </w:r>
      <w:r w:rsidR="00134E17" w:rsidRPr="005C2F45">
        <w:rPr>
          <w:rFonts w:ascii="Times New Roman" w:eastAsia="標楷體" w:hAnsi="Times New Roman" w:cs="Times New Roman"/>
        </w:rPr>
        <w:noBreakHyphen/>
      </w:r>
      <w:r w:rsidR="00134E17" w:rsidRPr="005C2F45">
        <w:rPr>
          <w:rFonts w:ascii="Times New Roman" w:eastAsia="標楷體" w:hAnsi="Times New Roman" w:cs="Times New Roman"/>
        </w:rPr>
        <w:fldChar w:fldCharType="begin"/>
      </w:r>
      <w:r w:rsidR="00134E17" w:rsidRPr="005C2F45">
        <w:rPr>
          <w:rFonts w:ascii="Times New Roman" w:eastAsia="標楷體" w:hAnsi="Times New Roman" w:cs="Times New Roman"/>
        </w:rPr>
        <w:instrText xml:space="preserve"> SEQ </w:instrText>
      </w:r>
      <w:r w:rsidR="00134E17" w:rsidRPr="005C2F45">
        <w:rPr>
          <w:rFonts w:ascii="Times New Roman" w:eastAsia="標楷體" w:hAnsi="Times New Roman" w:cs="Times New Roman"/>
        </w:rPr>
        <w:instrText>表</w:instrText>
      </w:r>
      <w:r w:rsidR="00134E17" w:rsidRPr="005C2F45">
        <w:rPr>
          <w:rFonts w:ascii="Times New Roman" w:eastAsia="標楷體" w:hAnsi="Times New Roman" w:cs="Times New Roman"/>
        </w:rPr>
        <w:instrText xml:space="preserve"> \* ARABIC \s 1 </w:instrText>
      </w:r>
      <w:r w:rsidR="00134E17" w:rsidRPr="005C2F45">
        <w:rPr>
          <w:rFonts w:ascii="Times New Roman" w:eastAsia="標楷體" w:hAnsi="Times New Roman" w:cs="Times New Roman"/>
        </w:rPr>
        <w:fldChar w:fldCharType="separate"/>
      </w:r>
      <w:r w:rsidR="00DB748B">
        <w:rPr>
          <w:rFonts w:ascii="Times New Roman" w:eastAsia="標楷體" w:hAnsi="Times New Roman" w:cs="Times New Roman"/>
          <w:noProof/>
        </w:rPr>
        <w:t>9</w:t>
      </w:r>
      <w:r w:rsidR="00134E17"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使用者相似度矩陣</w:t>
      </w:r>
      <w:bookmarkEnd w:id="133"/>
    </w:p>
    <w:tbl>
      <w:tblPr>
        <w:tblStyle w:val="af0"/>
        <w:tblW w:w="5006" w:type="dxa"/>
        <w:tblInd w:w="846" w:type="dxa"/>
        <w:tblLook w:val="04A0" w:firstRow="1" w:lastRow="0" w:firstColumn="1" w:lastColumn="0" w:noHBand="0" w:noVBand="1"/>
      </w:tblPr>
      <w:tblGrid>
        <w:gridCol w:w="1888"/>
        <w:gridCol w:w="852"/>
        <w:gridCol w:w="783"/>
        <w:gridCol w:w="636"/>
        <w:gridCol w:w="847"/>
      </w:tblGrid>
      <w:tr w:rsidR="000F3272" w:rsidRPr="005C2F45" w14:paraId="642DE002" w14:textId="77777777" w:rsidTr="00F30C68">
        <w:tc>
          <w:tcPr>
            <w:tcW w:w="1888" w:type="dxa"/>
          </w:tcPr>
          <w:p w14:paraId="0133C5EA" w14:textId="5D7E5549" w:rsidR="000F3272" w:rsidRPr="005C2F45" w:rsidRDefault="000F3272" w:rsidP="007D6C90">
            <w:pPr>
              <w:spacing w:line="360" w:lineRule="auto"/>
              <w:jc w:val="center"/>
              <w:rPr>
                <w:rFonts w:ascii="Times New Roman" w:eastAsia="標楷體" w:hAnsi="Times New Roman" w:cs="Times New Roman"/>
                <w:bCs/>
                <w:sz w:val="22"/>
              </w:rPr>
            </w:pPr>
            <w:r w:rsidRPr="005C2F45">
              <w:rPr>
                <w:rFonts w:ascii="Times New Roman" w:eastAsia="標楷體" w:hAnsi="Times New Roman" w:cs="Times New Roman"/>
                <w:bCs/>
                <w:sz w:val="22"/>
              </w:rPr>
              <w:t>使用者</w:t>
            </w:r>
            <w:r w:rsidRPr="005C2F45">
              <w:rPr>
                <w:rFonts w:ascii="Times New Roman" w:eastAsia="標楷體" w:hAnsi="Times New Roman" w:cs="Times New Roman"/>
                <w:bCs/>
                <w:sz w:val="22"/>
              </w:rPr>
              <w:t xml:space="preserve"> / </w:t>
            </w:r>
            <w:r w:rsidRPr="005C2F45">
              <w:rPr>
                <w:rFonts w:ascii="Times New Roman" w:eastAsia="標楷體" w:hAnsi="Times New Roman" w:cs="Times New Roman"/>
                <w:bCs/>
                <w:sz w:val="22"/>
              </w:rPr>
              <w:t>使用者</w:t>
            </w:r>
          </w:p>
        </w:tc>
        <w:tc>
          <w:tcPr>
            <w:tcW w:w="852" w:type="dxa"/>
          </w:tcPr>
          <w:p w14:paraId="3A3C49DF" w14:textId="516B6204" w:rsidR="000F3272" w:rsidRPr="005C2F45" w:rsidRDefault="004E1BA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t>
                    </m:r>
                  </m:sub>
                </m:sSub>
              </m:oMath>
            </m:oMathPara>
          </w:p>
        </w:tc>
        <w:tc>
          <w:tcPr>
            <w:tcW w:w="783" w:type="dxa"/>
          </w:tcPr>
          <w:p w14:paraId="35EABBC4" w14:textId="6B6AFD73" w:rsidR="000F3272" w:rsidRPr="005C2F45" w:rsidRDefault="004E1BA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t>
                    </m:r>
                  </m:sub>
                </m:sSub>
              </m:oMath>
            </m:oMathPara>
          </w:p>
        </w:tc>
        <w:tc>
          <w:tcPr>
            <w:tcW w:w="636" w:type="dxa"/>
          </w:tcPr>
          <w:p w14:paraId="093225A6"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63DB03CE" w14:textId="4259D270" w:rsidR="000F3272" w:rsidRPr="005C2F45" w:rsidRDefault="004E1BA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m</m:t>
                    </m:r>
                  </m:sub>
                </m:sSub>
              </m:oMath>
            </m:oMathPara>
          </w:p>
        </w:tc>
      </w:tr>
      <w:tr w:rsidR="000F3272" w:rsidRPr="005C2F45" w14:paraId="3D9581D0" w14:textId="77777777" w:rsidTr="00F30C68">
        <w:tc>
          <w:tcPr>
            <w:tcW w:w="1888" w:type="dxa"/>
          </w:tcPr>
          <w:p w14:paraId="4EF79553" w14:textId="10A9AB3D" w:rsidR="000F3272" w:rsidRPr="005C2F45" w:rsidRDefault="004E1BA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t>
                    </m:r>
                  </m:sub>
                </m:sSub>
              </m:oMath>
            </m:oMathPara>
          </w:p>
        </w:tc>
        <w:tc>
          <w:tcPr>
            <w:tcW w:w="852" w:type="dxa"/>
          </w:tcPr>
          <w:p w14:paraId="0B2880E0"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783" w:type="dxa"/>
          </w:tcPr>
          <w:p w14:paraId="2BE4BE2F" w14:textId="67FE4C82" w:rsidR="000F3272" w:rsidRPr="005C2F45" w:rsidRDefault="004E1BA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1,2</m:t>
                    </m:r>
                  </m:sub>
                </m:sSub>
              </m:oMath>
            </m:oMathPara>
          </w:p>
        </w:tc>
        <w:tc>
          <w:tcPr>
            <w:tcW w:w="636" w:type="dxa"/>
          </w:tcPr>
          <w:p w14:paraId="0160DC62"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7BF33DC4" w14:textId="64FC33A5" w:rsidR="000F3272" w:rsidRPr="005C2F45" w:rsidRDefault="004E1BA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1,m</m:t>
                    </m:r>
                  </m:sub>
                </m:sSub>
              </m:oMath>
            </m:oMathPara>
          </w:p>
        </w:tc>
      </w:tr>
      <w:tr w:rsidR="000F3272" w:rsidRPr="005C2F45" w14:paraId="6158B932" w14:textId="77777777" w:rsidTr="00F30C68">
        <w:tc>
          <w:tcPr>
            <w:tcW w:w="1888" w:type="dxa"/>
          </w:tcPr>
          <w:p w14:paraId="2BA1E673" w14:textId="4AAD27BE" w:rsidR="000F3272" w:rsidRPr="005C2F45" w:rsidRDefault="004E1BA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2</m:t>
                    </m:r>
                  </m:sub>
                </m:sSub>
              </m:oMath>
            </m:oMathPara>
          </w:p>
        </w:tc>
        <w:tc>
          <w:tcPr>
            <w:tcW w:w="852" w:type="dxa"/>
          </w:tcPr>
          <w:p w14:paraId="7D12941A" w14:textId="08A9ACEB" w:rsidR="000F3272" w:rsidRPr="005C2F45" w:rsidRDefault="004E1BA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2,1</m:t>
                    </m:r>
                  </m:sub>
                </m:sSub>
              </m:oMath>
            </m:oMathPara>
          </w:p>
        </w:tc>
        <w:tc>
          <w:tcPr>
            <w:tcW w:w="783" w:type="dxa"/>
          </w:tcPr>
          <w:p w14:paraId="4CC8B0D7"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636" w:type="dxa"/>
          </w:tcPr>
          <w:p w14:paraId="4A350AA3"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6FE5E395"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0F3272" w:rsidRPr="005C2F45" w14:paraId="0EEEDAD7" w14:textId="77777777" w:rsidTr="00F30C68">
        <w:tc>
          <w:tcPr>
            <w:tcW w:w="1888" w:type="dxa"/>
          </w:tcPr>
          <w:p w14:paraId="23C5ACED"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52" w:type="dxa"/>
          </w:tcPr>
          <w:p w14:paraId="7187B9F1"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783" w:type="dxa"/>
          </w:tcPr>
          <w:p w14:paraId="7EF53514"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636" w:type="dxa"/>
          </w:tcPr>
          <w:p w14:paraId="20023B13"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c>
          <w:tcPr>
            <w:tcW w:w="847" w:type="dxa"/>
          </w:tcPr>
          <w:p w14:paraId="10A116A8"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r>
      <w:tr w:rsidR="000F3272" w:rsidRPr="005C2F45" w14:paraId="58819B5F" w14:textId="77777777" w:rsidTr="00F30C68">
        <w:tc>
          <w:tcPr>
            <w:tcW w:w="1888" w:type="dxa"/>
          </w:tcPr>
          <w:p w14:paraId="7C4E193B" w14:textId="2A176538" w:rsidR="000F3272" w:rsidRPr="005C2F45" w:rsidRDefault="004E1BA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m</m:t>
                    </m:r>
                  </m:sub>
                </m:sSub>
              </m:oMath>
            </m:oMathPara>
          </w:p>
        </w:tc>
        <w:tc>
          <w:tcPr>
            <w:tcW w:w="852" w:type="dxa"/>
          </w:tcPr>
          <w:p w14:paraId="5B2AF64D" w14:textId="7297EC2E" w:rsidR="000F3272" w:rsidRPr="005C2F45" w:rsidRDefault="004E1BA5" w:rsidP="007D6C90">
            <w:pPr>
              <w:spacing w:line="360" w:lineRule="auto"/>
              <w:jc w:val="center"/>
              <w:rPr>
                <w:rFonts w:ascii="Times New Roman" w:eastAsia="標楷體" w:hAnsi="Times New Roman" w:cs="Times New Roman"/>
                <w:bCs/>
                <w:szCs w:val="24"/>
              </w:rPr>
            </w:pPr>
            <m:oMathPara>
              <m:oMath>
                <m:sSub>
                  <m:sSubPr>
                    <m:ctrlPr>
                      <w:rPr>
                        <w:rFonts w:ascii="Cambria Math" w:eastAsia="標楷體" w:hAnsi="Cambria Math" w:cs="Times New Roman"/>
                        <w:i/>
                      </w:rPr>
                    </m:ctrlPr>
                  </m:sSubPr>
                  <m:e>
                    <m:r>
                      <w:rPr>
                        <w:rFonts w:ascii="Cambria Math" w:eastAsia="標楷體" w:hAnsi="Cambria Math" w:cs="Times New Roman"/>
                      </w:rPr>
                      <m:t>U</m:t>
                    </m:r>
                  </m:e>
                  <m:sub>
                    <m:r>
                      <w:rPr>
                        <w:rFonts w:ascii="Cambria Math" w:eastAsia="標楷體" w:hAnsi="Cambria Math" w:cs="Times New Roman"/>
                      </w:rPr>
                      <m:t>m,1</m:t>
                    </m:r>
                  </m:sub>
                </m:sSub>
              </m:oMath>
            </m:oMathPara>
          </w:p>
        </w:tc>
        <w:tc>
          <w:tcPr>
            <w:tcW w:w="783" w:type="dxa"/>
          </w:tcPr>
          <w:p w14:paraId="1A37CA35"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636" w:type="dxa"/>
          </w:tcPr>
          <w:p w14:paraId="69550BBF"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w:t>
            </w:r>
          </w:p>
        </w:tc>
        <w:tc>
          <w:tcPr>
            <w:tcW w:w="847" w:type="dxa"/>
          </w:tcPr>
          <w:p w14:paraId="7EB09CF0" w14:textId="77777777" w:rsidR="000F3272" w:rsidRPr="005C2F45" w:rsidRDefault="000F3272" w:rsidP="007D6C90">
            <w:pPr>
              <w:spacing w:line="360" w:lineRule="auto"/>
              <w:jc w:val="center"/>
              <w:rPr>
                <w:rFonts w:ascii="Times New Roman" w:eastAsia="標楷體" w:hAnsi="Times New Roman" w:cs="Times New Roman"/>
                <w:bCs/>
                <w:szCs w:val="24"/>
              </w:rPr>
            </w:pPr>
            <w:r w:rsidRPr="005C2F45">
              <w:rPr>
                <w:rFonts w:ascii="Times New Roman" w:eastAsia="標楷體" w:hAnsi="Times New Roman" w:cs="Times New Roman"/>
                <w:bCs/>
                <w:szCs w:val="24"/>
              </w:rPr>
              <w:t>1</w:t>
            </w:r>
          </w:p>
        </w:tc>
      </w:tr>
    </w:tbl>
    <w:p w14:paraId="3C8BB15D" w14:textId="77777777" w:rsidR="002146FB" w:rsidRPr="005C2F45" w:rsidRDefault="002146FB" w:rsidP="00F30C68">
      <w:pPr>
        <w:spacing w:line="360" w:lineRule="auto"/>
        <w:ind w:leftChars="354" w:left="850"/>
        <w:jc w:val="both"/>
        <w:rPr>
          <w:rFonts w:ascii="Times New Roman" w:eastAsia="標楷體" w:hAnsi="Times New Roman" w:cs="Times New Roman"/>
        </w:rPr>
      </w:pPr>
      <w:r w:rsidRPr="005C2F45">
        <w:rPr>
          <w:rFonts w:ascii="Times New Roman" w:eastAsia="標楷體" w:hAnsi="Times New Roman" w:cs="Times New Roman"/>
        </w:rPr>
        <w:t>參考資料：本研究整理</w:t>
      </w:r>
    </w:p>
    <w:p w14:paraId="6373222A" w14:textId="4D6A3C60" w:rsidR="00DD4903" w:rsidRPr="005C2F45" w:rsidRDefault="00DD4903" w:rsidP="00FA2DBB">
      <w:pPr>
        <w:spacing w:line="360" w:lineRule="auto"/>
        <w:ind w:firstLine="480"/>
        <w:jc w:val="both"/>
        <w:rPr>
          <w:rFonts w:ascii="Times New Roman" w:eastAsia="標楷體" w:hAnsi="Times New Roman" w:cs="Times New Roman"/>
        </w:rPr>
      </w:pPr>
    </w:p>
    <w:p w14:paraId="3174357C" w14:textId="72371C79" w:rsidR="007E3DF2" w:rsidRPr="005C2F45" w:rsidRDefault="00DD4903"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最後根據使用者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電影評分矩陣的使用者之建的相似性選擇了前</w:t>
      </w:r>
      <w:r w:rsidRPr="002711AB">
        <w:rPr>
          <w:rFonts w:ascii="Times New Roman" w:eastAsia="標楷體" w:hAnsi="Times New Roman" w:cs="Times New Roman"/>
          <w:i/>
        </w:rPr>
        <w:t>k</w:t>
      </w:r>
      <w:r w:rsidRPr="005C2F45">
        <w:rPr>
          <w:rFonts w:ascii="Times New Roman" w:eastAsia="標楷體" w:hAnsi="Times New Roman" w:cs="Times New Roman"/>
        </w:rPr>
        <w:t>個最相似的鄰居並且產生預測分數，計算公式如下</w:t>
      </w:r>
      <w:r w:rsidRPr="005C2F45">
        <w:rPr>
          <w:rFonts w:ascii="Times New Roman" w:eastAsia="標楷體" w:hAnsi="Times New Roman" w:cs="Times New Roman"/>
        </w:rPr>
        <w:t>:</w:t>
      </w:r>
    </w:p>
    <w:p w14:paraId="1932E6CB" w14:textId="6EB3D587" w:rsidR="00500A5B" w:rsidRPr="005C2F45" w:rsidRDefault="00CD611C" w:rsidP="007969A8">
      <w:pPr>
        <w:spacing w:line="360" w:lineRule="auto"/>
        <w:ind w:firstLine="480"/>
        <w:jc w:val="right"/>
        <w:rPr>
          <w:rFonts w:ascii="Times New Roman" w:eastAsia="標楷體" w:hAnsi="Times New Roman" w:cs="Times New Roman"/>
        </w:rPr>
      </w:pPr>
      <m:oMath>
        <m:r>
          <m:rPr>
            <m:sty m:val="p"/>
          </m:rPr>
          <w:rPr>
            <w:rFonts w:ascii="Cambria Math" w:eastAsia="標楷體" w:hAnsi="Cambria Math" w:cs="Times New Roman"/>
            <w:szCs w:val="24"/>
          </w:rPr>
          <m:t>p</m:t>
        </m:r>
        <m:d>
          <m:dPr>
            <m:ctrlPr>
              <w:rPr>
                <w:rFonts w:ascii="Cambria Math" w:eastAsia="標楷體" w:hAnsi="Cambria Math" w:cs="Times New Roman"/>
                <w:szCs w:val="24"/>
              </w:rPr>
            </m:ctrlPr>
          </m:dPr>
          <m:e>
            <m:r>
              <m:rPr>
                <m:sty m:val="p"/>
              </m:rPr>
              <w:rPr>
                <w:rFonts w:ascii="Cambria Math" w:eastAsia="標楷體" w:hAnsi="Cambria Math" w:cs="Times New Roman"/>
                <w:szCs w:val="24"/>
              </w:rPr>
              <m:t>u,m</m:t>
            </m:r>
          </m:e>
        </m:d>
        <m:r>
          <m:rPr>
            <m:sty m:val="p"/>
          </m:rPr>
          <w:rPr>
            <w:rFonts w:ascii="Cambria Math" w:eastAsia="標楷體" w:hAnsi="Cambria Math" w:cs="Times New Roman"/>
            <w:szCs w:val="24"/>
          </w:rPr>
          <m:t>=</m:t>
        </m:r>
        <m:nary>
          <m:naryPr>
            <m:chr m:val="∑"/>
            <m:limLoc m:val="undOvr"/>
            <m:supHide m:val="1"/>
            <m:ctrlPr>
              <w:rPr>
                <w:rFonts w:ascii="Cambria Math" w:eastAsia="標楷體" w:hAnsi="Cambria Math" w:cs="Times New Roman"/>
                <w:szCs w:val="24"/>
              </w:rPr>
            </m:ctrlPr>
          </m:naryPr>
          <m:sub>
            <m:r>
              <w:rPr>
                <w:rFonts w:ascii="Cambria Math" w:eastAsia="標楷體" w:hAnsi="Cambria Math" w:cs="Times New Roman"/>
                <w:szCs w:val="24"/>
              </w:rPr>
              <m:t>v∈S(u,K)∩N(m)</m:t>
            </m:r>
          </m:sub>
          <m:sup/>
          <m:e>
            <m:sSub>
              <m:sSubPr>
                <m:ctrlPr>
                  <w:rPr>
                    <w:rFonts w:ascii="Cambria Math" w:eastAsia="標楷體" w:hAnsi="Cambria Math" w:cs="Times New Roman"/>
                    <w:i/>
                    <w:szCs w:val="24"/>
                  </w:rPr>
                </m:ctrlPr>
              </m:sSubPr>
              <m:e>
                <m:r>
                  <w:rPr>
                    <w:rFonts w:ascii="Cambria Math" w:eastAsia="標楷體" w:hAnsi="Cambria Math" w:cs="Times New Roman"/>
                    <w:szCs w:val="24"/>
                  </w:rPr>
                  <m:t>w</m:t>
                </m:r>
              </m:e>
              <m:sub>
                <m:r>
                  <w:rPr>
                    <w:rFonts w:ascii="Cambria Math" w:eastAsia="標楷體" w:hAnsi="Cambria Math" w:cs="Times New Roman"/>
                    <w:szCs w:val="24"/>
                  </w:rPr>
                  <m:t>uv</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vm</m:t>
                </m:r>
              </m:sub>
            </m:sSub>
          </m:e>
        </m:nary>
      </m:oMath>
      <w:r w:rsidRPr="005C2F45">
        <w:rPr>
          <w:rFonts w:ascii="Times New Roman" w:eastAsia="標楷體" w:hAnsi="Times New Roman" w:cs="Times New Roman"/>
          <w:szCs w:val="24"/>
        </w:rPr>
        <w:tab/>
        <w:t xml:space="preserve">   </w:t>
      </w:r>
      <w:r w:rsidR="00FA2DBB" w:rsidRPr="005C2F45">
        <w:rPr>
          <w:rFonts w:ascii="Times New Roman" w:eastAsia="標楷體" w:hAnsi="Times New Roman" w:cs="Times New Roman"/>
          <w:szCs w:val="24"/>
        </w:rPr>
        <w:t xml:space="preserve">          </w:t>
      </w:r>
      <w:r w:rsidRPr="005C2F45">
        <w:rPr>
          <w:rFonts w:ascii="Times New Roman" w:eastAsia="標楷體" w:hAnsi="Times New Roman" w:cs="Times New Roman"/>
          <w:szCs w:val="24"/>
        </w:rPr>
        <w:t xml:space="preserve">                    (1</w:t>
      </w:r>
      <w:r w:rsidR="007969A8" w:rsidRPr="005C2F45">
        <w:rPr>
          <w:rFonts w:ascii="Times New Roman" w:eastAsia="標楷體" w:hAnsi="Times New Roman" w:cs="Times New Roman"/>
          <w:szCs w:val="24"/>
        </w:rPr>
        <w:t>8</w:t>
      </w:r>
      <w:r w:rsidRPr="005C2F45">
        <w:rPr>
          <w:rFonts w:ascii="Times New Roman" w:eastAsia="標楷體" w:hAnsi="Times New Roman" w:cs="Times New Roman"/>
          <w:szCs w:val="24"/>
        </w:rPr>
        <w:t>)</w:t>
      </w:r>
    </w:p>
    <w:p w14:paraId="1F52B83F" w14:textId="77777777" w:rsidR="00D30DB6" w:rsidRDefault="00D30DB6" w:rsidP="00D30DB6">
      <w:pPr>
        <w:spacing w:line="360" w:lineRule="auto"/>
        <w:ind w:leftChars="177" w:left="425"/>
        <w:jc w:val="both"/>
        <w:rPr>
          <w:rFonts w:ascii="Times New Roman" w:eastAsia="標楷體" w:hAnsi="Times New Roman" w:cs="Times New Roman"/>
        </w:rPr>
      </w:pPr>
    </w:p>
    <w:p w14:paraId="44BE1332" w14:textId="1DF95B7D" w:rsidR="00500A5B" w:rsidRPr="00886455" w:rsidRDefault="00886455" w:rsidP="00D30DB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其中</w:t>
      </w:r>
      <m:oMath>
        <m:r>
          <w:rPr>
            <w:rFonts w:ascii="Cambria Math" w:eastAsia="標楷體" w:hAnsi="Cambria Math" w:cs="Times New Roman"/>
            <w:szCs w:val="24"/>
          </w:rPr>
          <m:t>S(u,K)</m:t>
        </m:r>
      </m:oMath>
      <w:r w:rsidRPr="005C2F45">
        <w:rPr>
          <w:rFonts w:ascii="Times New Roman" w:eastAsia="標楷體" w:hAnsi="Times New Roman" w:cs="Times New Roman"/>
        </w:rPr>
        <w:t>包含和使用者喜好最相似的</w:t>
      </w:r>
      <w:r>
        <w:rPr>
          <w:rFonts w:ascii="Times New Roman" w:eastAsia="標楷體" w:hAnsi="Times New Roman" w:cs="Times New Roman"/>
          <w:i/>
        </w:rPr>
        <w:t>K</w:t>
      </w:r>
      <w:r w:rsidRPr="005C2F45">
        <w:rPr>
          <w:rFonts w:ascii="Times New Roman" w:eastAsia="標楷體" w:hAnsi="Times New Roman" w:cs="Times New Roman"/>
        </w:rPr>
        <w:t>個使用者</w:t>
      </w:r>
      <w:r w:rsidRPr="005C2F45">
        <w:rPr>
          <w:rFonts w:ascii="Times New Roman" w:eastAsia="標楷體" w:hAnsi="Times New Roman" w:cs="Times New Roman"/>
        </w:rPr>
        <w:t>;</w:t>
      </w:r>
      <m:oMath>
        <m:r>
          <w:rPr>
            <w:rFonts w:ascii="Cambria Math" w:eastAsia="標楷體" w:hAnsi="Cambria Math" w:cs="Times New Roman"/>
            <w:szCs w:val="24"/>
          </w:rPr>
          <m:t xml:space="preserve"> N(m)</m:t>
        </m:r>
      </m:oMath>
      <w:r w:rsidRPr="005C2F45">
        <w:rPr>
          <w:rFonts w:ascii="Times New Roman" w:eastAsia="標楷體" w:hAnsi="Times New Roman" w:cs="Times New Roman"/>
        </w:rPr>
        <w:t>為使用者對電影</w:t>
      </w:r>
      <w:r w:rsidRPr="002711AB">
        <w:rPr>
          <w:rFonts w:ascii="Times New Roman" w:eastAsia="標楷體" w:hAnsi="Times New Roman" w:cs="Times New Roman"/>
          <w:i/>
        </w:rPr>
        <w:t>m</w:t>
      </w:r>
      <w:r w:rsidRPr="005C2F45">
        <w:rPr>
          <w:rFonts w:ascii="Times New Roman" w:eastAsia="標楷體" w:hAnsi="Times New Roman" w:cs="Times New Roman"/>
        </w:rPr>
        <w:t>有過評分的使用者集合</w:t>
      </w:r>
      <w:r w:rsidRPr="005C2F45">
        <w:rPr>
          <w:rFonts w:ascii="Times New Roman" w:eastAsia="標楷體" w:hAnsi="Times New Roman" w:cs="Times New Roman"/>
        </w:rPr>
        <w:t xml:space="preserve">; </w:t>
      </w:r>
      <w:r w:rsidRPr="002711AB">
        <w:rPr>
          <w:rFonts w:ascii="Times New Roman" w:eastAsia="標楷體" w:hAnsi="Times New Roman" w:cs="Times New Roman"/>
          <w:i/>
        </w:rPr>
        <w:t>w</w:t>
      </w:r>
      <w:r w:rsidRPr="002711AB">
        <w:rPr>
          <w:rFonts w:ascii="Times New Roman" w:eastAsia="標楷體" w:hAnsi="Times New Roman" w:cs="Times New Roman"/>
          <w:i/>
          <w:sz w:val="18"/>
        </w:rPr>
        <w:t>uv</w:t>
      </w:r>
      <w:r w:rsidRPr="005C2F45">
        <w:rPr>
          <w:rFonts w:ascii="Times New Roman" w:eastAsia="標楷體" w:hAnsi="Times New Roman" w:cs="Times New Roman"/>
        </w:rPr>
        <w:t>為使用者</w:t>
      </w:r>
      <w:r w:rsidRPr="002711AB">
        <w:rPr>
          <w:rFonts w:ascii="Times New Roman" w:eastAsia="標楷體" w:hAnsi="Times New Roman" w:cs="Times New Roman"/>
          <w:i/>
        </w:rPr>
        <w:t>u</w:t>
      </w:r>
      <w:r w:rsidRPr="005C2F45">
        <w:rPr>
          <w:rFonts w:ascii="Times New Roman" w:eastAsia="標楷體" w:hAnsi="Times New Roman" w:cs="Times New Roman"/>
        </w:rPr>
        <w:t>和使用者</w:t>
      </w:r>
      <w:r w:rsidRPr="002711AB">
        <w:rPr>
          <w:rFonts w:ascii="Times New Roman" w:eastAsia="標楷體" w:hAnsi="Times New Roman" w:cs="Times New Roman"/>
          <w:i/>
        </w:rPr>
        <w:t>v</w:t>
      </w:r>
      <w:r w:rsidRPr="005C2F45">
        <w:rPr>
          <w:rFonts w:ascii="Times New Roman" w:eastAsia="標楷體" w:hAnsi="Times New Roman" w:cs="Times New Roman"/>
        </w:rPr>
        <w:t>的喜好相似度</w:t>
      </w:r>
      <w:r w:rsidRPr="005C2F45">
        <w:rPr>
          <w:rFonts w:ascii="Times New Roman" w:eastAsia="標楷體" w:hAnsi="Times New Roman" w:cs="Times New Roman"/>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r</m:t>
            </m:r>
          </m:e>
          <m:sub>
            <m:r>
              <w:rPr>
                <w:rFonts w:ascii="Cambria Math" w:eastAsia="標楷體" w:hAnsi="Cambria Math" w:cs="Times New Roman"/>
                <w:szCs w:val="24"/>
              </w:rPr>
              <m:t>vm</m:t>
            </m:r>
          </m:sub>
        </m:sSub>
      </m:oMath>
      <w:r w:rsidRPr="005C2F45">
        <w:rPr>
          <w:rFonts w:ascii="Times New Roman" w:eastAsia="標楷體" w:hAnsi="Times New Roman" w:cs="Times New Roman"/>
          <w:szCs w:val="24"/>
        </w:rPr>
        <w:t>為</w:t>
      </w:r>
      <w:r w:rsidRPr="005C2F45">
        <w:rPr>
          <w:rFonts w:ascii="Times New Roman" w:eastAsia="標楷體" w:hAnsi="Times New Roman" w:cs="Times New Roman"/>
        </w:rPr>
        <w:t>使用者</w:t>
      </w:r>
      <w:r w:rsidRPr="002711AB">
        <w:rPr>
          <w:rFonts w:ascii="Times New Roman" w:eastAsia="標楷體" w:hAnsi="Times New Roman" w:cs="Times New Roman"/>
          <w:i/>
        </w:rPr>
        <w:t>v</w:t>
      </w:r>
      <w:r w:rsidRPr="005C2F45">
        <w:rPr>
          <w:rFonts w:ascii="Times New Roman" w:eastAsia="標楷體" w:hAnsi="Times New Roman" w:cs="Times New Roman"/>
        </w:rPr>
        <w:t>對電影</w:t>
      </w:r>
      <w:r w:rsidRPr="002711AB">
        <w:rPr>
          <w:rFonts w:ascii="Times New Roman" w:eastAsia="標楷體" w:hAnsi="Times New Roman" w:cs="Times New Roman"/>
          <w:i/>
        </w:rPr>
        <w:t>m</w:t>
      </w:r>
      <w:r w:rsidRPr="005C2F45">
        <w:rPr>
          <w:rFonts w:ascii="Times New Roman" w:eastAsia="標楷體" w:hAnsi="Times New Roman" w:cs="Times New Roman"/>
        </w:rPr>
        <w:t>的評分</w:t>
      </w:r>
      <w:r w:rsidR="00850ED3" w:rsidRPr="005C2F45">
        <w:rPr>
          <w:rFonts w:ascii="Times New Roman" w:eastAsia="標楷體" w:hAnsi="Times New Roman" w:cs="Times New Roman"/>
        </w:rPr>
        <w:t>。</w:t>
      </w:r>
    </w:p>
    <w:p w14:paraId="6BFF7355" w14:textId="38AFA370" w:rsidR="007E3DF2" w:rsidRPr="005C2F45" w:rsidRDefault="007E3DF2" w:rsidP="00FA2DBB">
      <w:pPr>
        <w:spacing w:line="360" w:lineRule="auto"/>
        <w:jc w:val="both"/>
        <w:rPr>
          <w:rFonts w:ascii="Times New Roman" w:eastAsia="標楷體" w:hAnsi="Times New Roman" w:cs="Times New Roman"/>
        </w:rPr>
      </w:pPr>
    </w:p>
    <w:p w14:paraId="451DE1D8" w14:textId="77777777" w:rsidR="00312FB9" w:rsidRPr="005C2F45" w:rsidRDefault="00312FB9" w:rsidP="00FA2DBB">
      <w:pPr>
        <w:spacing w:line="360" w:lineRule="auto"/>
        <w:jc w:val="both"/>
        <w:rPr>
          <w:rFonts w:ascii="Times New Roman" w:eastAsia="標楷體" w:hAnsi="Times New Roman" w:cs="Times New Roman"/>
        </w:rPr>
      </w:pPr>
    </w:p>
    <w:p w14:paraId="0A170898" w14:textId="5491C49E" w:rsidR="000D2FD4" w:rsidRPr="005C2F45" w:rsidRDefault="0043185C" w:rsidP="00FA2DBB">
      <w:pPr>
        <w:pStyle w:val="2"/>
        <w:numPr>
          <w:ilvl w:val="2"/>
          <w:numId w:val="20"/>
        </w:numPr>
        <w:spacing w:line="360" w:lineRule="auto"/>
        <w:jc w:val="both"/>
        <w:rPr>
          <w:rFonts w:ascii="Times New Roman" w:eastAsia="標楷體" w:hAnsi="Times New Roman" w:cs="Times New Roman"/>
          <w:sz w:val="24"/>
          <w:szCs w:val="24"/>
        </w:rPr>
      </w:pPr>
      <w:bookmarkStart w:id="134" w:name="_Toc60187123"/>
      <w:r w:rsidRPr="005C2F45">
        <w:rPr>
          <w:rFonts w:ascii="Times New Roman" w:eastAsia="標楷體" w:hAnsi="Times New Roman" w:cs="Times New Roman"/>
          <w:sz w:val="24"/>
          <w:szCs w:val="24"/>
        </w:rPr>
        <w:t>產生</w:t>
      </w:r>
      <w:r w:rsidR="005E5211" w:rsidRPr="005C2F45">
        <w:rPr>
          <w:rFonts w:ascii="Times New Roman" w:eastAsia="標楷體" w:hAnsi="Times New Roman" w:cs="Times New Roman"/>
          <w:sz w:val="24"/>
          <w:szCs w:val="24"/>
        </w:rPr>
        <w:t>推薦</w:t>
      </w:r>
      <w:r w:rsidRPr="005C2F45">
        <w:rPr>
          <w:rFonts w:ascii="Times New Roman" w:eastAsia="標楷體" w:hAnsi="Times New Roman" w:cs="Times New Roman"/>
          <w:sz w:val="24"/>
          <w:szCs w:val="24"/>
        </w:rPr>
        <w:t>結果</w:t>
      </w:r>
      <w:bookmarkEnd w:id="134"/>
    </w:p>
    <w:p w14:paraId="26ECA836" w14:textId="77777777" w:rsidR="00312FB9" w:rsidRPr="005C2F45" w:rsidRDefault="00312FB9" w:rsidP="00FA2DBB">
      <w:pPr>
        <w:spacing w:line="360" w:lineRule="auto"/>
        <w:ind w:firstLine="1418"/>
        <w:jc w:val="both"/>
        <w:rPr>
          <w:rFonts w:ascii="Times New Roman" w:eastAsia="標楷體" w:hAnsi="Times New Roman" w:cs="Times New Roman"/>
        </w:rPr>
      </w:pPr>
    </w:p>
    <w:p w14:paraId="06AB6384" w14:textId="37BA4C5A" w:rsidR="000E68E7" w:rsidRDefault="008144B1" w:rsidP="00AE5166">
      <w:pPr>
        <w:spacing w:line="360" w:lineRule="auto"/>
        <w:ind w:leftChars="354" w:left="850" w:firstLineChars="200" w:firstLine="480"/>
        <w:jc w:val="both"/>
        <w:rPr>
          <w:rFonts w:ascii="Times New Roman" w:eastAsia="標楷體" w:hAnsi="Times New Roman" w:cs="Times New Roman"/>
        </w:rPr>
      </w:pPr>
      <w:r w:rsidRPr="005C2F45">
        <w:rPr>
          <w:rFonts w:ascii="Times New Roman" w:eastAsia="標楷體" w:hAnsi="Times New Roman" w:cs="Times New Roman"/>
        </w:rPr>
        <w:t>經過三種推薦算法計算過後，我們獲得三種不同算法對玩家的推薦分數結果，最後再</w:t>
      </w:r>
      <w:r w:rsidR="00F30C68">
        <w:rPr>
          <w:rFonts w:ascii="Times New Roman" w:eastAsia="標楷體" w:hAnsi="Times New Roman" w:cs="Times New Roman" w:hint="eastAsia"/>
        </w:rPr>
        <w:t>分別</w:t>
      </w:r>
      <w:r w:rsidRPr="005C2F45">
        <w:rPr>
          <w:rFonts w:ascii="Times New Roman" w:eastAsia="標楷體" w:hAnsi="Times New Roman" w:cs="Times New Roman"/>
        </w:rPr>
        <w:t>依</w:t>
      </w:r>
      <w:r w:rsidR="00F30C68">
        <w:rPr>
          <w:rFonts w:ascii="Times New Roman" w:eastAsia="標楷體" w:hAnsi="Times New Roman" w:cs="Times New Roman" w:hint="eastAsia"/>
        </w:rPr>
        <w:t>照</w:t>
      </w:r>
      <w:r w:rsidRPr="005C2F45">
        <w:rPr>
          <w:rFonts w:ascii="Times New Roman" w:eastAsia="標楷體" w:hAnsi="Times New Roman" w:cs="Times New Roman"/>
        </w:rPr>
        <w:t>Top-k</w:t>
      </w:r>
      <w:r w:rsidRPr="005C2F45">
        <w:rPr>
          <w:rFonts w:ascii="Times New Roman" w:eastAsia="標楷體" w:hAnsi="Times New Roman" w:cs="Times New Roman"/>
        </w:rPr>
        <w:t>推薦方式來產生最終的推薦分數。不同算法的推薦準確度將</w:t>
      </w:r>
      <w:r w:rsidR="00F30C68">
        <w:rPr>
          <w:rFonts w:ascii="Times New Roman" w:eastAsia="標楷體" w:hAnsi="Times New Roman" w:cs="Times New Roman" w:hint="eastAsia"/>
        </w:rPr>
        <w:t>進一步</w:t>
      </w:r>
      <w:r w:rsidRPr="005C2F45">
        <w:rPr>
          <w:rFonts w:ascii="Times New Roman" w:eastAsia="標楷體" w:hAnsi="Times New Roman" w:cs="Times New Roman"/>
        </w:rPr>
        <w:t>驗證</w:t>
      </w:r>
      <w:r w:rsidR="00F30C68">
        <w:rPr>
          <w:rFonts w:ascii="Times New Roman" w:eastAsia="標楷體" w:hAnsi="Times New Roman" w:cs="Times New Roman" w:hint="eastAsia"/>
        </w:rPr>
        <w:t>並</w:t>
      </w:r>
      <w:r w:rsidRPr="005C2F45">
        <w:rPr>
          <w:rFonts w:ascii="Times New Roman" w:eastAsia="標楷體" w:hAnsi="Times New Roman" w:cs="Times New Roman"/>
        </w:rPr>
        <w:t>選擇準確度最高者</w:t>
      </w:r>
      <w:r w:rsidR="00F30C68">
        <w:rPr>
          <w:rFonts w:ascii="Times New Roman" w:eastAsia="標楷體" w:hAnsi="Times New Roman" w:cs="Times New Roman" w:hint="eastAsia"/>
        </w:rPr>
        <w:t>。</w:t>
      </w:r>
    </w:p>
    <w:p w14:paraId="010FEC2B" w14:textId="5AE3EE6F" w:rsidR="00B817EB" w:rsidRDefault="00B817EB" w:rsidP="00AE5166">
      <w:pPr>
        <w:spacing w:line="360" w:lineRule="auto"/>
        <w:ind w:leftChars="354" w:left="850" w:firstLineChars="200" w:firstLine="480"/>
        <w:jc w:val="both"/>
        <w:rPr>
          <w:rFonts w:ascii="Times New Roman" w:eastAsia="標楷體" w:hAnsi="Times New Roman" w:cs="Times New Roman"/>
        </w:rPr>
      </w:pPr>
    </w:p>
    <w:p w14:paraId="753EF6BB" w14:textId="77777777" w:rsidR="00B817EB" w:rsidRDefault="00B817EB" w:rsidP="00AE5166">
      <w:pPr>
        <w:spacing w:line="360" w:lineRule="auto"/>
        <w:ind w:leftChars="354" w:left="850" w:firstLineChars="200" w:firstLine="480"/>
        <w:jc w:val="both"/>
        <w:rPr>
          <w:rFonts w:ascii="Times New Roman" w:eastAsia="標楷體" w:hAnsi="Times New Roman" w:cs="Times New Roman"/>
        </w:rPr>
      </w:pPr>
    </w:p>
    <w:p w14:paraId="0630B77F" w14:textId="21EEB1B6" w:rsidR="000E68E7" w:rsidRDefault="000E68E7" w:rsidP="000E68E7">
      <w:pPr>
        <w:pStyle w:val="2"/>
        <w:numPr>
          <w:ilvl w:val="1"/>
          <w:numId w:val="20"/>
        </w:numPr>
        <w:spacing w:line="360" w:lineRule="auto"/>
        <w:ind w:left="567"/>
        <w:jc w:val="both"/>
        <w:rPr>
          <w:rFonts w:ascii="Times New Roman" w:eastAsia="標楷體" w:hAnsi="Times New Roman" w:cs="Times New Roman"/>
          <w:sz w:val="28"/>
          <w:szCs w:val="28"/>
        </w:rPr>
      </w:pPr>
      <w:commentRangeStart w:id="135"/>
      <w:r>
        <w:rPr>
          <w:rFonts w:ascii="Times New Roman" w:eastAsia="標楷體" w:hAnsi="Times New Roman" w:cs="Times New Roman" w:hint="eastAsia"/>
          <w:sz w:val="28"/>
          <w:szCs w:val="28"/>
        </w:rPr>
        <w:lastRenderedPageBreak/>
        <w:t>實驗設計</w:t>
      </w:r>
    </w:p>
    <w:p w14:paraId="38D9A37E" w14:textId="77777777" w:rsidR="001A5263" w:rsidRDefault="001A5263" w:rsidP="001A5263">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基於第三章所說明的不同資料矩陣以及推薦算法，本研究針對時間因素、補值方式以及不同資料組合建構三種實驗。</w:t>
      </w:r>
    </w:p>
    <w:p w14:paraId="1061E0A2" w14:textId="77777777" w:rsidR="001A5263" w:rsidRDefault="001A5263" w:rsidP="001A5263">
      <w:pPr>
        <w:spacing w:line="360" w:lineRule="auto"/>
        <w:ind w:firstLineChars="200" w:firstLine="480"/>
        <w:jc w:val="both"/>
        <w:rPr>
          <w:rFonts w:ascii="Times New Roman" w:eastAsia="標楷體" w:hAnsi="Times New Roman" w:cs="Times New Roman"/>
        </w:rPr>
      </w:pPr>
    </w:p>
    <w:p w14:paraId="15F361C0" w14:textId="44A5BB7A" w:rsidR="001A5263" w:rsidRDefault="001A5263" w:rsidP="001A5263">
      <w:pPr>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實驗一為使用電影資料及使用者評論資料對稀疏的使用者</w:t>
      </w:r>
      <w:r w:rsidRPr="005C2F45">
        <w:rPr>
          <w:rFonts w:ascii="Times New Roman" w:eastAsia="標楷體" w:hAnsi="Times New Roman" w:cs="Times New Roman"/>
        </w:rPr>
        <w:t xml:space="preserve"> – </w:t>
      </w:r>
      <w:r w:rsidRPr="005C2F45">
        <w:rPr>
          <w:rFonts w:ascii="Times New Roman" w:eastAsia="標楷體" w:hAnsi="Times New Roman" w:cs="Times New Roman"/>
        </w:rPr>
        <w:t>電影評分矩陣進行補值，並透過三種算法之計算結果來探討加入時間因素的考量是否能增加推薦準確度</w:t>
      </w:r>
      <w:r>
        <w:rPr>
          <w:rFonts w:ascii="Times New Roman" w:eastAsia="標楷體" w:hAnsi="Times New Roman" w:cs="Times New Roman" w:hint="eastAsia"/>
        </w:rPr>
        <w:t>，如圖</w:t>
      </w:r>
      <w:r>
        <w:rPr>
          <w:rFonts w:ascii="Times New Roman" w:eastAsia="標楷體" w:hAnsi="Times New Roman" w:cs="Times New Roman" w:hint="eastAsia"/>
        </w:rPr>
        <w:t>4-1</w:t>
      </w:r>
      <w:r>
        <w:rPr>
          <w:rFonts w:ascii="Times New Roman" w:eastAsia="標楷體" w:hAnsi="Times New Roman" w:cs="Times New Roman" w:hint="eastAsia"/>
        </w:rPr>
        <w:t>所示</w:t>
      </w:r>
      <w:r w:rsidRPr="005C2F45">
        <w:rPr>
          <w:rFonts w:ascii="Times New Roman" w:eastAsia="標楷體" w:hAnsi="Times New Roman" w:cs="Times New Roman"/>
        </w:rPr>
        <w:t>。實驗二為針對</w:t>
      </w:r>
      <w:r w:rsidRPr="005C2F45">
        <w:rPr>
          <w:rFonts w:ascii="Times New Roman" w:eastAsia="標楷體" w:hAnsi="Times New Roman" w:cs="Times New Roman"/>
        </w:rPr>
        <w:t>Time SVD</w:t>
      </w:r>
      <w:r w:rsidRPr="005C2F45">
        <w:rPr>
          <w:rFonts w:ascii="Times New Roman" w:eastAsia="標楷體" w:hAnsi="Times New Roman" w:cs="Times New Roman"/>
        </w:rPr>
        <w:t>所使用之不同補值方式是否對推薦結果有所影響，分為評論時間取</w:t>
      </w:r>
      <w:r>
        <w:rPr>
          <w:rFonts w:ascii="Times New Roman" w:eastAsia="標楷體" w:hAnsi="Times New Roman" w:cs="Times New Roman" w:hint="eastAsia"/>
        </w:rPr>
        <w:t>平均日期</w:t>
      </w:r>
      <w:r w:rsidRPr="005C2F45">
        <w:rPr>
          <w:rFonts w:ascii="Times New Roman" w:eastAsia="標楷體" w:hAnsi="Times New Roman" w:cs="Times New Roman"/>
        </w:rPr>
        <w:t>與按照上映日</w:t>
      </w:r>
      <w:r w:rsidRPr="005C2F45">
        <w:rPr>
          <w:rFonts w:ascii="Times New Roman" w:eastAsia="標楷體" w:hAnsi="Times New Roman" w:cs="Times New Roman"/>
        </w:rPr>
        <w:t>+7</w:t>
      </w:r>
      <w:r w:rsidRPr="005C2F45">
        <w:rPr>
          <w:rFonts w:ascii="Times New Roman" w:eastAsia="標楷體" w:hAnsi="Times New Roman" w:cs="Times New Roman"/>
        </w:rPr>
        <w:t>天進行時間的補值</w:t>
      </w:r>
      <w:r>
        <w:rPr>
          <w:rFonts w:ascii="Times New Roman" w:eastAsia="標楷體" w:hAnsi="Times New Roman" w:cs="Times New Roman" w:hint="eastAsia"/>
        </w:rPr>
        <w:t>，如圖</w:t>
      </w:r>
      <w:r>
        <w:rPr>
          <w:rFonts w:ascii="Times New Roman" w:eastAsia="標楷體" w:hAnsi="Times New Roman" w:cs="Times New Roman" w:hint="eastAsia"/>
        </w:rPr>
        <w:t>4-2</w:t>
      </w:r>
      <w:r>
        <w:rPr>
          <w:rFonts w:ascii="Times New Roman" w:eastAsia="標楷體" w:hAnsi="Times New Roman" w:cs="Times New Roman" w:hint="eastAsia"/>
        </w:rPr>
        <w:t>所示</w:t>
      </w:r>
      <w:r w:rsidRPr="005C2F45">
        <w:rPr>
          <w:rFonts w:ascii="Times New Roman" w:eastAsia="標楷體" w:hAnsi="Times New Roman" w:cs="Times New Roman"/>
        </w:rPr>
        <w:t>。</w:t>
      </w:r>
      <w:r>
        <w:rPr>
          <w:rFonts w:ascii="Times New Roman" w:eastAsia="標楷體" w:hAnsi="Times New Roman" w:cs="Times New Roman" w:hint="eastAsia"/>
        </w:rPr>
        <w:t>而圖</w:t>
      </w:r>
      <w:r>
        <w:rPr>
          <w:rFonts w:ascii="Times New Roman" w:eastAsia="標楷體" w:hAnsi="Times New Roman" w:cs="Times New Roman" w:hint="eastAsia"/>
        </w:rPr>
        <w:t>4-3</w:t>
      </w:r>
      <w:r>
        <w:rPr>
          <w:rFonts w:ascii="Times New Roman" w:eastAsia="標楷體" w:hAnsi="Times New Roman" w:cs="Times New Roman" w:hint="eastAsia"/>
        </w:rPr>
        <w:t>為</w:t>
      </w:r>
      <w:r w:rsidRPr="005C2F45">
        <w:rPr>
          <w:rFonts w:ascii="Times New Roman" w:eastAsia="標楷體" w:hAnsi="Times New Roman" w:cs="Times New Roman"/>
        </w:rPr>
        <w:t>實驗三</w:t>
      </w:r>
      <w:r>
        <w:rPr>
          <w:rFonts w:ascii="Times New Roman" w:eastAsia="標楷體" w:hAnsi="Times New Roman" w:cs="Times New Roman" w:hint="eastAsia"/>
        </w:rPr>
        <w:t>的架構圖，實驗三</w:t>
      </w:r>
      <w:r w:rsidRPr="005C2F45">
        <w:rPr>
          <w:rFonts w:ascii="Times New Roman" w:eastAsia="標楷體" w:hAnsi="Times New Roman" w:cs="Times New Roman"/>
        </w:rPr>
        <w:t>使用不同資料組合搭配</w:t>
      </w:r>
      <w:r w:rsidRPr="005C2F45">
        <w:rPr>
          <w:rFonts w:ascii="Times New Roman" w:eastAsia="標楷體" w:hAnsi="Times New Roman" w:cs="Times New Roman"/>
        </w:rPr>
        <w:t>Time SVD</w:t>
      </w:r>
      <w:r w:rsidRPr="005C2F45">
        <w:rPr>
          <w:rFonts w:ascii="Times New Roman" w:eastAsia="標楷體" w:hAnsi="Times New Roman" w:cs="Times New Roman"/>
        </w:rPr>
        <w:t>進行推薦，資料組合分為四種，分別為單獨使用電影資料補值、單獨使用使用者評論資料補值、同時使用電影資料及使用者評論資料補值與不使用資料補值。透過所設計之三種實驗方法，我們最後將比較哪種方法有較良好的推薦結果</w:t>
      </w:r>
      <w:r>
        <w:rPr>
          <w:rFonts w:ascii="Times New Roman" w:eastAsia="標楷體" w:hAnsi="Times New Roman" w:cs="Times New Roman" w:hint="eastAsia"/>
        </w:rPr>
        <w:t>。</w:t>
      </w:r>
    </w:p>
    <w:p w14:paraId="34F9AD63" w14:textId="77777777" w:rsidR="001A5263" w:rsidRPr="005C2F45" w:rsidRDefault="001A5263" w:rsidP="001A5263">
      <w:pPr>
        <w:spacing w:line="360" w:lineRule="auto"/>
        <w:ind w:firstLine="993"/>
        <w:jc w:val="both"/>
        <w:rPr>
          <w:rFonts w:ascii="Times New Roman" w:eastAsia="標楷體" w:hAnsi="Times New Roman" w:cs="Times New Roman"/>
        </w:rPr>
      </w:pPr>
    </w:p>
    <w:p w14:paraId="697D7000" w14:textId="77777777" w:rsidR="001A5263" w:rsidRPr="005C2F45" w:rsidRDefault="001A5263" w:rsidP="001A5263">
      <w:pPr>
        <w:pStyle w:val="a9"/>
        <w:spacing w:line="360" w:lineRule="auto"/>
        <w:rPr>
          <w:rFonts w:ascii="Times New Roman" w:eastAsia="標楷體" w:hAnsi="Times New Roman" w:cs="Times New Roman"/>
        </w:rPr>
      </w:pPr>
      <w:commentRangeStart w:id="136"/>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Pr>
          <w:rFonts w:ascii="Times New Roman" w:eastAsia="標楷體" w:hAnsi="Times New Roman" w:cs="Times New Roman" w:hint="eastAsia"/>
          <w:noProof/>
        </w:rPr>
        <w:t>四</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Pr>
          <w:rFonts w:ascii="Times New Roman" w:eastAsia="標楷體" w:hAnsi="Times New Roman" w:cs="Times New Roman"/>
          <w:noProof/>
        </w:rPr>
        <w:t>1</w:t>
      </w:r>
      <w:r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實驗一</w:t>
      </w:r>
      <w:commentRangeEnd w:id="136"/>
      <w:r w:rsidR="00A403E1">
        <w:rPr>
          <w:rStyle w:val="af5"/>
          <w:rFonts w:cstheme="minorBidi"/>
          <w:i w:val="0"/>
          <w:iCs w:val="0"/>
        </w:rPr>
        <w:commentReference w:id="136"/>
      </w:r>
    </w:p>
    <w:p w14:paraId="0C3EA351" w14:textId="77777777" w:rsidR="001A5263" w:rsidRPr="005C2F45" w:rsidRDefault="001A5263" w:rsidP="001A5263">
      <w:pPr>
        <w:spacing w:line="360" w:lineRule="auto"/>
        <w:jc w:val="both"/>
        <w:rPr>
          <w:rFonts w:ascii="Times New Roman" w:eastAsia="標楷體" w:hAnsi="Times New Roman" w:cs="Times New Roman"/>
          <w:color w:val="FF0000"/>
        </w:rPr>
      </w:pPr>
      <w:r w:rsidRPr="005C2F45">
        <w:rPr>
          <w:rFonts w:ascii="Times New Roman" w:eastAsia="標楷體" w:hAnsi="Times New Roman" w:cs="Times New Roman"/>
          <w:noProof/>
          <w:color w:val="FF0000"/>
        </w:rPr>
        <w:drawing>
          <wp:inline distT="0" distB="0" distL="0" distR="0" wp14:anchorId="0F83CB53" wp14:editId="4E1BD690">
            <wp:extent cx="5463540" cy="1790503"/>
            <wp:effectExtent l="19050" t="19050" r="22860" b="196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4613" cy="1803963"/>
                    </a:xfrm>
                    <a:prstGeom prst="rect">
                      <a:avLst/>
                    </a:prstGeom>
                    <a:noFill/>
                    <a:ln>
                      <a:solidFill>
                        <a:schemeClr val="tx1"/>
                      </a:solidFill>
                    </a:ln>
                  </pic:spPr>
                </pic:pic>
              </a:graphicData>
            </a:graphic>
          </wp:inline>
        </w:drawing>
      </w:r>
    </w:p>
    <w:p w14:paraId="5A0C22CE" w14:textId="77777777" w:rsidR="001A5263" w:rsidRDefault="001A5263" w:rsidP="001A5263">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00A569BE" w14:textId="6AD68721" w:rsidR="001A5263" w:rsidRDefault="001A5263" w:rsidP="001A5263">
      <w:pPr>
        <w:pStyle w:val="a9"/>
        <w:spacing w:line="360" w:lineRule="auto"/>
        <w:rPr>
          <w:rFonts w:ascii="Times New Roman" w:eastAsia="標楷體" w:hAnsi="Times New Roman" w:cs="Times New Roman"/>
        </w:rPr>
      </w:pPr>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Pr>
          <w:rFonts w:ascii="Times New Roman" w:eastAsia="標楷體" w:hAnsi="Times New Roman" w:cs="Times New Roman" w:hint="eastAsia"/>
          <w:noProof/>
        </w:rPr>
        <w:t>四</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Pr>
          <w:rFonts w:ascii="Times New Roman" w:eastAsia="標楷體" w:hAnsi="Times New Roman" w:cs="Times New Roman"/>
          <w:noProof/>
        </w:rPr>
        <w:t>2</w:t>
      </w:r>
      <w:r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實驗二</w:t>
      </w:r>
    </w:p>
    <w:p w14:paraId="4618E0FE" w14:textId="0CA0044F" w:rsidR="001A5263" w:rsidRPr="005C2F45" w:rsidRDefault="001A5263" w:rsidP="001A5263">
      <w:pPr>
        <w:spacing w:line="360" w:lineRule="auto"/>
        <w:jc w:val="both"/>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14:anchorId="71D1FCC0" wp14:editId="1FDA4F79">
            <wp:extent cx="5492750" cy="156654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2750" cy="1566545"/>
                    </a:xfrm>
                    <a:prstGeom prst="rect">
                      <a:avLst/>
                    </a:prstGeom>
                    <a:noFill/>
                  </pic:spPr>
                </pic:pic>
              </a:graphicData>
            </a:graphic>
          </wp:inline>
        </w:drawing>
      </w:r>
    </w:p>
    <w:p w14:paraId="64D661AF" w14:textId="77777777" w:rsidR="001A5263" w:rsidRDefault="001A5263" w:rsidP="001A5263">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0F6E513E" w14:textId="77777777" w:rsidR="001A5263" w:rsidRDefault="001A5263" w:rsidP="001A5263">
      <w:pPr>
        <w:spacing w:line="360" w:lineRule="auto"/>
        <w:rPr>
          <w:rFonts w:ascii="Times New Roman" w:eastAsia="標楷體" w:hAnsi="Times New Roman" w:cs="Times New Roman"/>
        </w:rPr>
      </w:pPr>
    </w:p>
    <w:p w14:paraId="162F6E39" w14:textId="77777777" w:rsidR="001A5263" w:rsidRPr="005C2F45" w:rsidRDefault="001A5263" w:rsidP="001A5263">
      <w:pPr>
        <w:pStyle w:val="a9"/>
        <w:spacing w:line="360" w:lineRule="auto"/>
        <w:rPr>
          <w:rFonts w:ascii="Times New Roman" w:eastAsia="標楷體" w:hAnsi="Times New Roman" w:cs="Times New Roman"/>
        </w:rPr>
      </w:pPr>
      <w:r w:rsidRPr="005C2F45">
        <w:rPr>
          <w:rFonts w:ascii="Times New Roman" w:eastAsia="標楷體" w:hAnsi="Times New Roman" w:cs="Times New Roman"/>
        </w:rPr>
        <w:t>圖</w:t>
      </w:r>
      <w:r w:rsidRPr="005C2F45">
        <w:rPr>
          <w:rFonts w:ascii="Times New Roman" w:eastAsia="標楷體" w:hAnsi="Times New Roman" w:cs="Times New Roman"/>
        </w:rPr>
        <w:t xml:space="preserve"> </w:t>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STYLEREF 1 \s </w:instrText>
      </w:r>
      <w:r w:rsidRPr="005C2F45">
        <w:rPr>
          <w:rFonts w:ascii="Times New Roman" w:eastAsia="標楷體" w:hAnsi="Times New Roman" w:cs="Times New Roman"/>
        </w:rPr>
        <w:fldChar w:fldCharType="separate"/>
      </w:r>
      <w:r>
        <w:rPr>
          <w:rFonts w:ascii="Times New Roman" w:eastAsia="標楷體" w:hAnsi="Times New Roman" w:cs="Times New Roman" w:hint="eastAsia"/>
          <w:noProof/>
        </w:rPr>
        <w:t>四</w:t>
      </w:r>
      <w:r w:rsidRPr="005C2F45">
        <w:rPr>
          <w:rFonts w:ascii="Times New Roman" w:eastAsia="標楷體" w:hAnsi="Times New Roman" w:cs="Times New Roman"/>
        </w:rPr>
        <w:fldChar w:fldCharType="end"/>
      </w:r>
      <w:r w:rsidRPr="005C2F45">
        <w:rPr>
          <w:rFonts w:ascii="Times New Roman" w:eastAsia="標楷體" w:hAnsi="Times New Roman" w:cs="Times New Roman"/>
        </w:rPr>
        <w:noBreakHyphen/>
      </w:r>
      <w:r w:rsidRPr="005C2F45">
        <w:rPr>
          <w:rFonts w:ascii="Times New Roman" w:eastAsia="標楷體" w:hAnsi="Times New Roman" w:cs="Times New Roman"/>
        </w:rPr>
        <w:fldChar w:fldCharType="begin"/>
      </w:r>
      <w:r w:rsidRPr="005C2F45">
        <w:rPr>
          <w:rFonts w:ascii="Times New Roman" w:eastAsia="標楷體" w:hAnsi="Times New Roman" w:cs="Times New Roman"/>
        </w:rPr>
        <w:instrText xml:space="preserve"> SEQ </w:instrText>
      </w:r>
      <w:r w:rsidRPr="005C2F45">
        <w:rPr>
          <w:rFonts w:ascii="Times New Roman" w:eastAsia="標楷體" w:hAnsi="Times New Roman" w:cs="Times New Roman"/>
        </w:rPr>
        <w:instrText>圖</w:instrText>
      </w:r>
      <w:r w:rsidRPr="005C2F45">
        <w:rPr>
          <w:rFonts w:ascii="Times New Roman" w:eastAsia="標楷體" w:hAnsi="Times New Roman" w:cs="Times New Roman"/>
        </w:rPr>
        <w:instrText xml:space="preserve"> \* ARABIC \s 1 </w:instrText>
      </w:r>
      <w:r w:rsidRPr="005C2F45">
        <w:rPr>
          <w:rFonts w:ascii="Times New Roman" w:eastAsia="標楷體" w:hAnsi="Times New Roman" w:cs="Times New Roman"/>
        </w:rPr>
        <w:fldChar w:fldCharType="separate"/>
      </w:r>
      <w:r>
        <w:rPr>
          <w:rFonts w:ascii="Times New Roman" w:eastAsia="標楷體" w:hAnsi="Times New Roman" w:cs="Times New Roman"/>
          <w:noProof/>
        </w:rPr>
        <w:t>3</w:t>
      </w:r>
      <w:r w:rsidRPr="005C2F45">
        <w:rPr>
          <w:rFonts w:ascii="Times New Roman" w:eastAsia="標楷體" w:hAnsi="Times New Roman" w:cs="Times New Roman"/>
        </w:rPr>
        <w:fldChar w:fldCharType="end"/>
      </w:r>
      <w:r w:rsidRPr="005C2F45">
        <w:rPr>
          <w:rFonts w:ascii="Times New Roman" w:eastAsia="標楷體" w:hAnsi="Times New Roman" w:cs="Times New Roman"/>
        </w:rPr>
        <w:t xml:space="preserve">: </w:t>
      </w:r>
      <w:r w:rsidRPr="005C2F45">
        <w:rPr>
          <w:rFonts w:ascii="Times New Roman" w:eastAsia="標楷體" w:hAnsi="Times New Roman" w:cs="Times New Roman"/>
        </w:rPr>
        <w:t>實驗三</w:t>
      </w:r>
    </w:p>
    <w:p w14:paraId="34A44B1D" w14:textId="77777777" w:rsidR="001A5263" w:rsidRPr="005C2F45" w:rsidRDefault="001A5263" w:rsidP="001A5263">
      <w:pPr>
        <w:spacing w:line="360" w:lineRule="auto"/>
        <w:jc w:val="both"/>
        <w:rPr>
          <w:rFonts w:ascii="Times New Roman" w:eastAsia="標楷體" w:hAnsi="Times New Roman" w:cs="Times New Roman"/>
        </w:rPr>
      </w:pPr>
      <w:r w:rsidRPr="005C2F45">
        <w:rPr>
          <w:rFonts w:ascii="Times New Roman" w:eastAsia="標楷體" w:hAnsi="Times New Roman" w:cs="Times New Roman"/>
          <w:noProof/>
        </w:rPr>
        <w:drawing>
          <wp:inline distT="0" distB="0" distL="0" distR="0" wp14:anchorId="697B0019" wp14:editId="2EBFA8BB">
            <wp:extent cx="5468112" cy="1536192"/>
            <wp:effectExtent l="19050" t="19050" r="18415" b="26035"/>
            <wp:docPr id="12" name="圖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68112" cy="1536192"/>
                    </a:xfrm>
                    <a:prstGeom prst="rect">
                      <a:avLst/>
                    </a:prstGeom>
                    <a:noFill/>
                    <a:ln>
                      <a:solidFill>
                        <a:schemeClr val="tx1"/>
                      </a:solidFill>
                    </a:ln>
                  </pic:spPr>
                </pic:pic>
              </a:graphicData>
            </a:graphic>
          </wp:inline>
        </w:drawing>
      </w:r>
    </w:p>
    <w:p w14:paraId="1DE2592D" w14:textId="77777777" w:rsidR="001A5263" w:rsidRPr="005C2F45" w:rsidRDefault="001A5263" w:rsidP="001A5263">
      <w:pPr>
        <w:spacing w:line="360" w:lineRule="auto"/>
        <w:rPr>
          <w:rFonts w:ascii="Times New Roman" w:eastAsia="標楷體" w:hAnsi="Times New Roman" w:cs="Times New Roman"/>
        </w:rPr>
      </w:pPr>
      <w:r w:rsidRPr="005C2F45">
        <w:rPr>
          <w:rFonts w:ascii="Times New Roman" w:eastAsia="標楷體" w:hAnsi="Times New Roman" w:cs="Times New Roman"/>
        </w:rPr>
        <w:t>參考資料：本研究整理</w:t>
      </w:r>
    </w:p>
    <w:p w14:paraId="0EA5082E" w14:textId="6C378C2C" w:rsidR="000E68E7" w:rsidRDefault="000E68E7" w:rsidP="000E68E7"/>
    <w:p w14:paraId="2A096E6B" w14:textId="46DDD138" w:rsidR="000E68E7" w:rsidRDefault="000E68E7" w:rsidP="000E68E7"/>
    <w:p w14:paraId="6D4AB4B4" w14:textId="4E00CDAB" w:rsidR="000E68E7" w:rsidRPr="005C2F45" w:rsidRDefault="000E68E7" w:rsidP="000E68E7">
      <w:pPr>
        <w:pStyle w:val="2"/>
        <w:numPr>
          <w:ilvl w:val="1"/>
          <w:numId w:val="20"/>
        </w:numPr>
        <w:spacing w:line="360" w:lineRule="auto"/>
        <w:ind w:left="567"/>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資料驗證與評估指標</w:t>
      </w:r>
    </w:p>
    <w:p w14:paraId="46B01CB9" w14:textId="77777777" w:rsidR="000E68E7" w:rsidRPr="000E68E7" w:rsidRDefault="000E68E7" w:rsidP="000E68E7"/>
    <w:p w14:paraId="5FDA60E2" w14:textId="77777777" w:rsidR="00333D62" w:rsidRDefault="00333D62" w:rsidP="00333D62">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本研究使用留一驗證</w:t>
      </w:r>
      <w:r w:rsidRPr="005C2F45">
        <w:rPr>
          <w:rFonts w:ascii="Times New Roman" w:eastAsia="標楷體" w:hAnsi="Times New Roman" w:cs="Times New Roman"/>
        </w:rPr>
        <w:t xml:space="preserve"> (Leave-one-out Cross-Validation, LOOCV)</w:t>
      </w:r>
      <w:r w:rsidRPr="005C2F45">
        <w:rPr>
          <w:rFonts w:ascii="Times New Roman" w:eastAsia="標楷體" w:hAnsi="Times New Roman" w:cs="Times New Roman"/>
        </w:rPr>
        <w:t>方法來對推薦系統進行評估，</w:t>
      </w:r>
      <w:r w:rsidRPr="005C2F45">
        <w:rPr>
          <w:rFonts w:ascii="Times New Roman" w:eastAsia="標楷體" w:hAnsi="Times New Roman" w:cs="Times New Roman"/>
        </w:rPr>
        <w:t>LOOCV</w:t>
      </w:r>
      <w:r w:rsidRPr="005C2F45">
        <w:rPr>
          <w:rFonts w:ascii="Times New Roman" w:eastAsia="標楷體" w:hAnsi="Times New Roman" w:cs="Times New Roman"/>
        </w:rPr>
        <w:t>執行方式為每次只使用一筆資料來做測試，而剩下的資料則保留下來用作訓練，此步驟持續重複直到資料集中的每一筆樣本皆被當作過測試資料為止。</w:t>
      </w:r>
    </w:p>
    <w:p w14:paraId="57C3B7A2" w14:textId="77777777" w:rsidR="00333D62" w:rsidRDefault="00333D62" w:rsidP="00333D62">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透過</w:t>
      </w:r>
      <w:r w:rsidRPr="005C2F45">
        <w:rPr>
          <w:rFonts w:ascii="Times New Roman" w:eastAsia="標楷體" w:hAnsi="Times New Roman" w:cs="Times New Roman"/>
        </w:rPr>
        <w:t>LOOCV</w:t>
      </w:r>
      <w:r w:rsidRPr="005C2F45">
        <w:rPr>
          <w:rFonts w:ascii="Times New Roman" w:eastAsia="標楷體" w:hAnsi="Times New Roman" w:cs="Times New Roman"/>
        </w:rPr>
        <w:t>法我們將輪流保留一位使用者的評分資料，其餘使用者評分資料作為訓練使用，以確保資料集中的所有樣本皆有被作為訓練集和測試集且經過驗證，最後將預測結果與真實答案進行比較來評估模型好壞。</w:t>
      </w:r>
    </w:p>
    <w:p w14:paraId="0A68B385" w14:textId="77777777" w:rsidR="00333D62" w:rsidRDefault="00333D62" w:rsidP="00333D62">
      <w:pPr>
        <w:widowControl/>
        <w:spacing w:line="360" w:lineRule="auto"/>
        <w:ind w:firstLineChars="200" w:firstLine="480"/>
        <w:jc w:val="both"/>
        <w:rPr>
          <w:rFonts w:ascii="Times New Roman" w:eastAsia="標楷體" w:hAnsi="Times New Roman" w:cs="Times New Roman"/>
        </w:rPr>
      </w:pPr>
    </w:p>
    <w:p w14:paraId="6DBBBDD8" w14:textId="77777777" w:rsidR="00333D62" w:rsidRPr="005C2F45" w:rsidRDefault="00333D62" w:rsidP="00333D62">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lastRenderedPageBreak/>
        <w:t>本研究採用採用平均絕對誤差</w:t>
      </w:r>
      <w:r w:rsidRPr="005C2F45">
        <w:rPr>
          <w:rFonts w:ascii="Times New Roman" w:eastAsia="標楷體" w:hAnsi="Times New Roman" w:cs="Times New Roman"/>
        </w:rPr>
        <w:t xml:space="preserve"> (Mean Absolute Error, MAE)</w:t>
      </w:r>
      <w:r w:rsidRPr="005C2F45">
        <w:rPr>
          <w:rFonts w:ascii="Times New Roman" w:eastAsia="標楷體" w:hAnsi="Times New Roman" w:cs="Times New Roman"/>
        </w:rPr>
        <w:t>與均方根誤差</w:t>
      </w:r>
      <w:r w:rsidRPr="005C2F45">
        <w:rPr>
          <w:rFonts w:ascii="Times New Roman" w:eastAsia="標楷體" w:hAnsi="Times New Roman" w:cs="Times New Roman"/>
        </w:rPr>
        <w:t>(Root Mean Square Error, RMSE)</w:t>
      </w:r>
      <w:r w:rsidRPr="005C2F45">
        <w:rPr>
          <w:rFonts w:ascii="Times New Roman" w:eastAsia="標楷體" w:hAnsi="Times New Roman" w:cs="Times New Roman"/>
        </w:rPr>
        <w:t>作為系統的評估指標，此兩種指標為推薦系統研究領域中最常見的評估指標。</w:t>
      </w:r>
      <w:r w:rsidRPr="005C2F45">
        <w:rPr>
          <w:rFonts w:ascii="Times New Roman" w:eastAsia="標楷體" w:hAnsi="Times New Roman" w:cs="Times New Roman"/>
        </w:rPr>
        <w:t>MAE</w:t>
      </w:r>
      <w:r w:rsidRPr="005C2F45">
        <w:rPr>
          <w:rFonts w:ascii="Times New Roman" w:eastAsia="標楷體" w:hAnsi="Times New Roman" w:cs="Times New Roman"/>
        </w:rPr>
        <w:t>為絕對誤差的平均值，用來反映預測值誤差的實際情況。在電影推薦系統中，用來評估使用者對電影的評分與實際使用者對電影的評分之平均絕對誤差，</w:t>
      </w:r>
      <w:r w:rsidRPr="005C2F45">
        <w:rPr>
          <w:rFonts w:ascii="Times New Roman" w:eastAsia="標楷體" w:hAnsi="Times New Roman" w:cs="Times New Roman"/>
        </w:rPr>
        <w:t>MAE</w:t>
      </w:r>
      <w:r w:rsidRPr="005C2F45">
        <w:rPr>
          <w:rFonts w:ascii="Times New Roman" w:eastAsia="標楷體" w:hAnsi="Times New Roman" w:cs="Times New Roman"/>
        </w:rPr>
        <w:t>值越低，代表預測結果有較高的準確度。其計算公式如下</w:t>
      </w:r>
      <w:r w:rsidRPr="005C2F45">
        <w:rPr>
          <w:rFonts w:ascii="Times New Roman" w:eastAsia="標楷體" w:hAnsi="Times New Roman" w:cs="Times New Roman"/>
        </w:rPr>
        <w:t>:</w:t>
      </w:r>
    </w:p>
    <w:p w14:paraId="566F0114" w14:textId="77777777" w:rsidR="00333D62" w:rsidRPr="005C2F45" w:rsidRDefault="00333D62" w:rsidP="00333D62">
      <w:pPr>
        <w:widowControl/>
        <w:spacing w:line="360" w:lineRule="auto"/>
        <w:ind w:firstLine="425"/>
        <w:jc w:val="right"/>
        <w:rPr>
          <w:rFonts w:ascii="Times New Roman" w:eastAsia="標楷體" w:hAnsi="Times New Roman" w:cs="Times New Roman"/>
        </w:rPr>
      </w:pPr>
      <m:oMath>
        <m:r>
          <w:rPr>
            <w:rFonts w:ascii="Cambria Math" w:eastAsia="標楷體" w:hAnsi="Cambria Math" w:cs="Times New Roman"/>
            <w:szCs w:val="24"/>
          </w:rPr>
          <m:t>MAE=</m:t>
        </m:r>
        <m:f>
          <m:fPr>
            <m:ctrlPr>
              <w:rPr>
                <w:rFonts w:ascii="Cambria Math" w:eastAsia="標楷體" w:hAnsi="Cambria Math" w:cs="Times New Roman"/>
                <w:i/>
                <w:szCs w:val="24"/>
              </w:rPr>
            </m:ctrlPr>
          </m:fPr>
          <m:num>
            <m:r>
              <w:rPr>
                <w:rFonts w:ascii="Cambria Math" w:eastAsia="標楷體" w:hAnsi="Cambria Math" w:cs="Times New Roman"/>
                <w:szCs w:val="24"/>
              </w:rPr>
              <m:t>1</m:t>
            </m:r>
          </m:num>
          <m:den>
            <m:r>
              <w:rPr>
                <w:rFonts w:ascii="Cambria Math" w:eastAsia="標楷體" w:hAnsi="Cambria Math" w:cs="Times New Roman"/>
                <w:szCs w:val="24"/>
              </w:rPr>
              <m:t>T</m:t>
            </m:r>
          </m:den>
        </m:f>
        <m:nary>
          <m:naryPr>
            <m:chr m:val="∑"/>
            <m:limLoc m:val="subSup"/>
            <m:grow m:val="1"/>
            <m:ctrlPr>
              <w:rPr>
                <w:rFonts w:ascii="Cambria Math" w:eastAsia="標楷體" w:hAnsi="Cambria Math" w:cs="Times New Roman"/>
                <w:i/>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T</m:t>
            </m:r>
          </m:sup>
          <m:e>
            <m:d>
              <m:dPr>
                <m:begChr m:val="|"/>
                <m:endChr m:val="|"/>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i,a</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i,a</m:t>
                    </m:r>
                  </m:sub>
                </m:sSub>
              </m:e>
            </m:d>
          </m:e>
        </m:nary>
      </m:oMath>
      <w:r w:rsidRPr="005C2F45">
        <w:rPr>
          <w:rFonts w:ascii="Times New Roman" w:eastAsia="標楷體" w:hAnsi="Times New Roman" w:cs="Times New Roman"/>
          <w:szCs w:val="24"/>
        </w:rPr>
        <w:tab/>
        <w:t xml:space="preserve">      </w:t>
      </w:r>
      <w:r>
        <w:rPr>
          <w:rFonts w:ascii="Times New Roman" w:eastAsia="標楷體" w:hAnsi="Times New Roman" w:cs="Times New Roman"/>
          <w:szCs w:val="24"/>
        </w:rPr>
        <w:tab/>
      </w:r>
      <w:r>
        <w:rPr>
          <w:rFonts w:ascii="Times New Roman" w:eastAsia="標楷體" w:hAnsi="Times New Roman" w:cs="Times New Roman"/>
          <w:szCs w:val="24"/>
        </w:rPr>
        <w:tab/>
      </w:r>
      <w:r w:rsidRPr="005C2F45">
        <w:rPr>
          <w:rFonts w:ascii="Times New Roman" w:eastAsia="標楷體" w:hAnsi="Times New Roman" w:cs="Times New Roman"/>
          <w:szCs w:val="24"/>
        </w:rPr>
        <w:t xml:space="preserve">                  (19)</w:t>
      </w:r>
    </w:p>
    <w:p w14:paraId="7B892E9C" w14:textId="77777777" w:rsidR="00333D62" w:rsidRDefault="00333D62" w:rsidP="00333D62">
      <w:pPr>
        <w:widowControl/>
        <w:spacing w:line="360" w:lineRule="auto"/>
        <w:jc w:val="both"/>
        <w:rPr>
          <w:rFonts w:ascii="Times New Roman" w:eastAsia="標楷體" w:hAnsi="Times New Roman" w:cs="Times New Roman"/>
        </w:rPr>
      </w:pPr>
    </w:p>
    <w:p w14:paraId="58CE0869" w14:textId="77777777" w:rsidR="00333D62" w:rsidRPr="005C2F45" w:rsidRDefault="00333D62" w:rsidP="00333D62">
      <w:pPr>
        <w:widowControl/>
        <w:spacing w:line="360" w:lineRule="auto"/>
        <w:ind w:firstLineChars="200" w:firstLine="480"/>
        <w:jc w:val="both"/>
        <w:rPr>
          <w:rFonts w:ascii="Times New Roman" w:eastAsia="標楷體" w:hAnsi="Times New Roman" w:cs="Times New Roman"/>
        </w:rPr>
      </w:pPr>
      <w:r w:rsidRPr="005C2F45">
        <w:rPr>
          <w:rFonts w:ascii="Times New Roman" w:eastAsia="標楷體" w:hAnsi="Times New Roman" w:cs="Times New Roman"/>
        </w:rPr>
        <w:t>而</w:t>
      </w:r>
      <w:r w:rsidRPr="005C2F45">
        <w:rPr>
          <w:rFonts w:ascii="Times New Roman" w:eastAsia="標楷體" w:hAnsi="Times New Roman" w:cs="Times New Roman"/>
        </w:rPr>
        <w:t>RMSE</w:t>
      </w:r>
      <w:r w:rsidRPr="005C2F45">
        <w:rPr>
          <w:rFonts w:ascii="Times New Roman" w:eastAsia="標楷體" w:hAnsi="Times New Roman" w:cs="Times New Roman"/>
        </w:rPr>
        <w:t>為用來評估預測值和實際值之差的樣本標準差，較低的</w:t>
      </w:r>
      <w:r w:rsidRPr="005C2F45">
        <w:rPr>
          <w:rFonts w:ascii="Times New Roman" w:eastAsia="標楷體" w:hAnsi="Times New Roman" w:cs="Times New Roman"/>
        </w:rPr>
        <w:t>RMSE</w:t>
      </w:r>
      <w:r w:rsidRPr="005C2F45">
        <w:rPr>
          <w:rFonts w:ascii="Times New Roman" w:eastAsia="標楷體" w:hAnsi="Times New Roman" w:cs="Times New Roman"/>
        </w:rPr>
        <w:t>代表有較高的推薦準確度，與</w:t>
      </w:r>
      <w:r w:rsidRPr="005C2F45">
        <w:rPr>
          <w:rFonts w:ascii="Times New Roman" w:eastAsia="標楷體" w:hAnsi="Times New Roman" w:cs="Times New Roman"/>
        </w:rPr>
        <w:t>MAE</w:t>
      </w:r>
      <w:r w:rsidRPr="005C2F45">
        <w:rPr>
          <w:rFonts w:ascii="Times New Roman" w:eastAsia="標楷體" w:hAnsi="Times New Roman" w:cs="Times New Roman"/>
        </w:rPr>
        <w:t>的主要差別為</w:t>
      </w:r>
      <w:r w:rsidRPr="005C2F45">
        <w:rPr>
          <w:rFonts w:ascii="Times New Roman" w:eastAsia="標楷體" w:hAnsi="Times New Roman" w:cs="Times New Roman"/>
        </w:rPr>
        <w:t>RMSE</w:t>
      </w:r>
      <w:r w:rsidRPr="005C2F45">
        <w:rPr>
          <w:rFonts w:ascii="Times New Roman" w:eastAsia="標楷體" w:hAnsi="Times New Roman" w:cs="Times New Roman"/>
        </w:rPr>
        <w:t>在對誤差取平均前做了平方。其計算公式如下</w:t>
      </w:r>
      <w:r w:rsidRPr="005C2F45">
        <w:rPr>
          <w:rFonts w:ascii="Times New Roman" w:eastAsia="標楷體" w:hAnsi="Times New Roman" w:cs="Times New Roman"/>
        </w:rPr>
        <w:t>:</w:t>
      </w:r>
    </w:p>
    <w:p w14:paraId="73259A27" w14:textId="77777777" w:rsidR="00333D62" w:rsidRPr="005C2F45" w:rsidRDefault="00333D62" w:rsidP="00333D62">
      <w:pPr>
        <w:widowControl/>
        <w:spacing w:line="360" w:lineRule="auto"/>
        <w:ind w:firstLine="425"/>
        <w:jc w:val="right"/>
        <w:rPr>
          <w:rFonts w:ascii="Times New Roman" w:eastAsia="標楷體" w:hAnsi="Times New Roman" w:cs="Times New Roman"/>
        </w:rPr>
      </w:pPr>
      <m:oMath>
        <m:r>
          <w:rPr>
            <w:rFonts w:ascii="Cambria Math" w:eastAsia="標楷體" w:hAnsi="Cambria Math" w:cs="Times New Roman"/>
            <w:szCs w:val="24"/>
          </w:rPr>
          <m:t>RMSE=</m:t>
        </m:r>
        <m:rad>
          <m:radPr>
            <m:degHide m:val="1"/>
            <m:ctrlPr>
              <w:rPr>
                <w:rFonts w:ascii="Cambria Math" w:eastAsia="標楷體" w:hAnsi="Cambria Math" w:cs="Times New Roman"/>
                <w:i/>
                <w:szCs w:val="24"/>
              </w:rPr>
            </m:ctrlPr>
          </m:radPr>
          <m:deg/>
          <m:e>
            <m:f>
              <m:fPr>
                <m:ctrlPr>
                  <w:rPr>
                    <w:rFonts w:ascii="Cambria Math" w:eastAsia="標楷體" w:hAnsi="Cambria Math" w:cs="Times New Roman"/>
                    <w:i/>
                    <w:szCs w:val="24"/>
                  </w:rPr>
                </m:ctrlPr>
              </m:fPr>
              <m:num>
                <m:r>
                  <w:rPr>
                    <w:rFonts w:ascii="Cambria Math" w:eastAsia="標楷體" w:hAnsi="Cambria Math" w:cs="Times New Roman"/>
                    <w:szCs w:val="24"/>
                  </w:rPr>
                  <m:t>1</m:t>
                </m:r>
              </m:num>
              <m:den>
                <m:r>
                  <w:rPr>
                    <w:rFonts w:ascii="Cambria Math" w:eastAsia="標楷體" w:hAnsi="Cambria Math" w:cs="Times New Roman"/>
                    <w:szCs w:val="24"/>
                  </w:rPr>
                  <m:t>T</m:t>
                </m:r>
              </m:den>
            </m:f>
            <m:nary>
              <m:naryPr>
                <m:chr m:val="∑"/>
                <m:limLoc m:val="subSup"/>
                <m:grow m:val="1"/>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T</m:t>
                </m:r>
              </m:sup>
              <m:e>
                <m:sSup>
                  <m:sSupPr>
                    <m:ctrlPr>
                      <w:rPr>
                        <w:rFonts w:ascii="Cambria Math" w:eastAsia="標楷體" w:hAnsi="Cambria Math" w:cs="Times New Roman"/>
                        <w:i/>
                        <w:szCs w:val="24"/>
                      </w:rPr>
                    </m:ctrlPr>
                  </m:sSupPr>
                  <m:e>
                    <m:d>
                      <m:dPr>
                        <m:ctrlPr>
                          <w:rPr>
                            <w:rFonts w:ascii="Cambria Math" w:eastAsia="標楷體" w:hAnsi="Cambria Math" w:cs="Times New Roman"/>
                            <w:i/>
                            <w:szCs w:val="24"/>
                          </w:rPr>
                        </m:ctrlPr>
                      </m:d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m:t>
                            </m:r>
                          </m:sub>
                        </m:sSub>
                        <m:r>
                          <w:rPr>
                            <w:rFonts w:ascii="Cambria Math" w:eastAsia="標楷體" w:hAnsi="Cambria Math" w:cs="Times New Roman"/>
                            <w:szCs w:val="24"/>
                          </w:rPr>
                          <m:t>,a-</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i,a</m:t>
                            </m:r>
                          </m:sub>
                        </m:sSub>
                      </m:e>
                    </m:d>
                  </m:e>
                  <m:sup>
                    <m:r>
                      <w:rPr>
                        <w:rFonts w:ascii="Cambria Math" w:eastAsia="標楷體" w:hAnsi="Cambria Math" w:cs="Times New Roman"/>
                        <w:szCs w:val="24"/>
                      </w:rPr>
                      <m:t>2</m:t>
                    </m:r>
                  </m:sup>
                </m:sSup>
              </m:e>
            </m:nary>
          </m:e>
        </m:rad>
      </m:oMath>
      <w:r w:rsidRPr="00F30C68">
        <w:rPr>
          <w:rFonts w:ascii="Times New Roman" w:eastAsia="標楷體" w:hAnsi="Times New Roman" w:cs="Times New Roman"/>
          <w:szCs w:val="24"/>
        </w:rPr>
        <w:tab/>
      </w:r>
      <w:r w:rsidRPr="005C2F45">
        <w:rPr>
          <w:rFonts w:ascii="Times New Roman" w:eastAsia="標楷體" w:hAnsi="Times New Roman" w:cs="Times New Roman"/>
          <w:szCs w:val="24"/>
        </w:rPr>
        <w:t xml:space="preserve">     </w:t>
      </w: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szCs w:val="24"/>
        </w:rPr>
        <w:tab/>
      </w:r>
      <w:r w:rsidRPr="005C2F45">
        <w:rPr>
          <w:rFonts w:ascii="Times New Roman" w:eastAsia="標楷體" w:hAnsi="Times New Roman" w:cs="Times New Roman"/>
          <w:szCs w:val="24"/>
        </w:rPr>
        <w:t xml:space="preserve">         (20)</w:t>
      </w:r>
    </w:p>
    <w:p w14:paraId="0497CD99" w14:textId="77777777" w:rsidR="00333D62" w:rsidRDefault="00333D62" w:rsidP="00333D62">
      <w:pPr>
        <w:widowControl/>
        <w:spacing w:line="360" w:lineRule="auto"/>
        <w:jc w:val="both"/>
        <w:rPr>
          <w:rFonts w:ascii="Times New Roman" w:eastAsia="標楷體" w:hAnsi="Times New Roman" w:cs="Times New Roman"/>
        </w:rPr>
      </w:pPr>
    </w:p>
    <w:p w14:paraId="4EB70AC6" w14:textId="77777777" w:rsidR="00333D62" w:rsidRDefault="00333D62" w:rsidP="00333D62">
      <w:r w:rsidRPr="005C2F45">
        <w:rPr>
          <w:rFonts w:ascii="Times New Roman" w:eastAsia="標楷體" w:hAnsi="Times New Roman" w:cs="Times New Roman"/>
        </w:rPr>
        <w:t>MAE</w:t>
      </w:r>
      <w:r w:rsidRPr="005C2F45">
        <w:rPr>
          <w:rFonts w:ascii="Times New Roman" w:eastAsia="標楷體" w:hAnsi="Times New Roman" w:cs="Times New Roman"/>
        </w:rPr>
        <w:t>與</w:t>
      </w:r>
      <w:r w:rsidRPr="005C2F45">
        <w:rPr>
          <w:rFonts w:ascii="Times New Roman" w:eastAsia="標楷體" w:hAnsi="Times New Roman" w:cs="Times New Roman"/>
        </w:rPr>
        <w:t>RMSE</w:t>
      </w:r>
      <w:r w:rsidRPr="005C2F45">
        <w:rPr>
          <w:rFonts w:ascii="Times New Roman" w:eastAsia="標楷體" w:hAnsi="Times New Roman" w:cs="Times New Roman"/>
        </w:rPr>
        <w:t>的計算公式中，</w:t>
      </w:r>
      <w:r w:rsidRPr="005C2F45">
        <w:rPr>
          <w:rFonts w:ascii="Times New Roman" w:eastAsia="標楷體" w:hAnsi="Times New Roman" w:cs="Times New Roman"/>
        </w:rPr>
        <w:t>T</w:t>
      </w:r>
      <w:r w:rsidRPr="005C2F45">
        <w:rPr>
          <w:rFonts w:ascii="Times New Roman" w:eastAsia="標楷體" w:hAnsi="Times New Roman" w:cs="Times New Roman"/>
        </w:rPr>
        <w:t>為訓練資料中的評分總數</w:t>
      </w:r>
      <w:r w:rsidRPr="005C2F45">
        <w:rPr>
          <w:rFonts w:ascii="Times New Roman" w:eastAsia="標楷體" w:hAnsi="Times New Roman" w:cs="Times New Roman"/>
        </w:rPr>
        <w:t xml:space="preserve">; </w:t>
      </w:r>
      <w:r w:rsidRPr="005C2F45">
        <w:rPr>
          <w:rFonts w:ascii="Times New Roman" w:eastAsia="標楷體" w:hAnsi="Times New Roman" w:cs="Times New Roman"/>
        </w:rPr>
        <w:t>預測使用者</w:t>
      </w:r>
      <w:r w:rsidRPr="002711AB">
        <w:rPr>
          <w:rFonts w:ascii="Times New Roman" w:eastAsia="標楷體" w:hAnsi="Times New Roman" w:cs="Times New Roman"/>
          <w:i/>
        </w:rPr>
        <w:t>i</w:t>
      </w:r>
      <w:r w:rsidRPr="005C2F45">
        <w:rPr>
          <w:rFonts w:ascii="Times New Roman" w:eastAsia="標楷體" w:hAnsi="Times New Roman" w:cs="Times New Roman"/>
        </w:rPr>
        <w:t>對電影</w:t>
      </w:r>
      <w:r w:rsidRPr="002711AB">
        <w:rPr>
          <w:rFonts w:ascii="Times New Roman" w:eastAsia="標楷體" w:hAnsi="Times New Roman" w:cs="Times New Roman"/>
          <w:i/>
        </w:rPr>
        <w:t>a</w:t>
      </w:r>
      <w:r w:rsidRPr="005C2F45">
        <w:rPr>
          <w:rFonts w:ascii="Times New Roman" w:eastAsia="標楷體" w:hAnsi="Times New Roman" w:cs="Times New Roman"/>
        </w:rPr>
        <w:t>的評分標記為</w:t>
      </w:r>
      <w:r w:rsidRPr="005C2F45">
        <w:rPr>
          <w:rFonts w:ascii="Times New Roman" w:eastAsia="標楷體" w:hAnsi="Times New Roman" w:cs="Times New Roman"/>
          <w:i/>
          <w:iCs/>
        </w:rPr>
        <w:t>P</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rPr>
        <w:t xml:space="preserve">; </w:t>
      </w:r>
      <w:r w:rsidRPr="005C2F45">
        <w:rPr>
          <w:rFonts w:ascii="Times New Roman" w:eastAsia="標楷體" w:hAnsi="Times New Roman" w:cs="Times New Roman"/>
        </w:rPr>
        <w:t>實際使用者</w:t>
      </w:r>
      <w:r w:rsidRPr="005C2F45">
        <w:rPr>
          <w:rFonts w:ascii="Times New Roman" w:eastAsia="標楷體" w:hAnsi="Times New Roman" w:cs="Times New Roman"/>
          <w:i/>
          <w:iCs/>
        </w:rPr>
        <w:t>i</w:t>
      </w:r>
      <w:r w:rsidRPr="005C2F45">
        <w:rPr>
          <w:rFonts w:ascii="Times New Roman" w:eastAsia="標楷體" w:hAnsi="Times New Roman" w:cs="Times New Roman"/>
        </w:rPr>
        <w:t>對電影</w:t>
      </w:r>
      <w:r w:rsidRPr="002711AB">
        <w:rPr>
          <w:rFonts w:ascii="Times New Roman" w:eastAsia="標楷體" w:hAnsi="Times New Roman" w:cs="Times New Roman"/>
          <w:i/>
        </w:rPr>
        <w:t>a</w:t>
      </w:r>
      <w:r w:rsidRPr="005C2F45">
        <w:rPr>
          <w:rFonts w:ascii="Times New Roman" w:eastAsia="標楷體" w:hAnsi="Times New Roman" w:cs="Times New Roman"/>
        </w:rPr>
        <w:t>的評分標記為</w:t>
      </w:r>
      <w:r w:rsidRPr="005C2F45">
        <w:rPr>
          <w:rFonts w:ascii="Times New Roman" w:eastAsia="標楷體" w:hAnsi="Times New Roman" w:cs="Times New Roman"/>
          <w:i/>
          <w:iCs/>
        </w:rPr>
        <w:t>A</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rPr>
        <w:t xml:space="preserve">; </w:t>
      </w:r>
      <w:r w:rsidRPr="005C2F45">
        <w:rPr>
          <w:rFonts w:ascii="Times New Roman" w:eastAsia="標楷體" w:hAnsi="Times New Roman" w:cs="Times New Roman"/>
          <w:i/>
          <w:iCs/>
        </w:rPr>
        <w:t>P</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sz w:val="18"/>
          <w:szCs w:val="16"/>
        </w:rPr>
        <w:t xml:space="preserve"> </w:t>
      </w:r>
      <w:r w:rsidRPr="005C2F45">
        <w:rPr>
          <w:rFonts w:ascii="Times New Roman" w:eastAsia="標楷體" w:hAnsi="Times New Roman" w:cs="Times New Roman"/>
        </w:rPr>
        <w:t xml:space="preserve">- </w:t>
      </w:r>
      <w:r w:rsidRPr="005C2F45">
        <w:rPr>
          <w:rFonts w:ascii="Times New Roman" w:eastAsia="標楷體" w:hAnsi="Times New Roman" w:cs="Times New Roman"/>
          <w:i/>
          <w:iCs/>
        </w:rPr>
        <w:t>A</w:t>
      </w:r>
      <w:r w:rsidRPr="005C2F45">
        <w:rPr>
          <w:rFonts w:ascii="Times New Roman" w:eastAsia="標楷體" w:hAnsi="Times New Roman" w:cs="Times New Roman"/>
          <w:i/>
          <w:iCs/>
          <w:sz w:val="18"/>
          <w:szCs w:val="16"/>
        </w:rPr>
        <w:t>i,a</w:t>
      </w:r>
      <w:r w:rsidRPr="005C2F45">
        <w:rPr>
          <w:rFonts w:ascii="Times New Roman" w:eastAsia="標楷體" w:hAnsi="Times New Roman" w:cs="Times New Roman"/>
        </w:rPr>
        <w:t>為預測值與實際值的誤差。本研究依照上述的實驗建構步驟，使用</w:t>
      </w:r>
      <w:r w:rsidRPr="005C2F45">
        <w:rPr>
          <w:rFonts w:ascii="Times New Roman" w:eastAsia="標楷體" w:hAnsi="Times New Roman" w:cs="Times New Roman"/>
        </w:rPr>
        <w:t>MAE</w:t>
      </w:r>
      <w:r w:rsidRPr="005C2F45">
        <w:rPr>
          <w:rFonts w:ascii="Times New Roman" w:eastAsia="標楷體" w:hAnsi="Times New Roman" w:cs="Times New Roman"/>
        </w:rPr>
        <w:t>與</w:t>
      </w:r>
      <w:r w:rsidRPr="005C2F45">
        <w:rPr>
          <w:rFonts w:ascii="Times New Roman" w:eastAsia="標楷體" w:hAnsi="Times New Roman" w:cs="Times New Roman"/>
        </w:rPr>
        <w:t>RMSE</w:t>
      </w:r>
      <w:r w:rsidRPr="005C2F45">
        <w:rPr>
          <w:rFonts w:ascii="Times New Roman" w:eastAsia="標楷體" w:hAnsi="Times New Roman" w:cs="Times New Roman"/>
        </w:rPr>
        <w:t>作為實驗的評估指標來衡量推薦系統之準確度。</w:t>
      </w:r>
      <w:commentRangeEnd w:id="135"/>
      <w:r w:rsidR="00B20339">
        <w:rPr>
          <w:rStyle w:val="af5"/>
        </w:rPr>
        <w:commentReference w:id="135"/>
      </w:r>
    </w:p>
    <w:p w14:paraId="4A523449" w14:textId="77777777" w:rsidR="000E68E7" w:rsidRPr="00333D62" w:rsidRDefault="000E68E7" w:rsidP="00333D62">
      <w:pPr>
        <w:spacing w:line="360" w:lineRule="auto"/>
        <w:jc w:val="both"/>
        <w:rPr>
          <w:rFonts w:ascii="Times New Roman" w:eastAsia="標楷體" w:hAnsi="Times New Roman" w:cs="Times New Roman"/>
        </w:rPr>
      </w:pPr>
    </w:p>
    <w:p w14:paraId="53791355" w14:textId="55ABD18F" w:rsidR="00693320"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137" w:name="_Toc53005742"/>
      <w:bookmarkStart w:id="138" w:name="_Toc60187124"/>
      <w:r w:rsidRPr="005C2F45">
        <w:rPr>
          <w:rFonts w:ascii="Times New Roman" w:eastAsia="標楷體" w:hAnsi="Times New Roman" w:cs="Times New Roman"/>
          <w:sz w:val="36"/>
          <w:szCs w:val="36"/>
        </w:rPr>
        <w:lastRenderedPageBreak/>
        <w:t>實驗</w:t>
      </w:r>
      <w:r w:rsidR="001427A7" w:rsidRPr="005C2F45">
        <w:rPr>
          <w:rFonts w:ascii="Times New Roman" w:eastAsia="標楷體" w:hAnsi="Times New Roman" w:cs="Times New Roman"/>
          <w:sz w:val="36"/>
          <w:szCs w:val="36"/>
        </w:rPr>
        <w:t>方法與設計</w:t>
      </w:r>
      <w:bookmarkEnd w:id="137"/>
      <w:bookmarkEnd w:id="138"/>
    </w:p>
    <w:p w14:paraId="0AFB32E1" w14:textId="370C3FD4" w:rsidR="00DC7887" w:rsidRPr="005C2F45" w:rsidRDefault="00DC7887" w:rsidP="00134E17">
      <w:pPr>
        <w:spacing w:line="288" w:lineRule="auto"/>
        <w:jc w:val="both"/>
        <w:rPr>
          <w:rFonts w:ascii="Times New Roman" w:eastAsia="標楷體" w:hAnsi="Times New Roman" w:cs="Times New Roman"/>
        </w:rPr>
      </w:pPr>
    </w:p>
    <w:p w14:paraId="6BF96741" w14:textId="77777777" w:rsidR="00134E17" w:rsidRPr="005C2F45" w:rsidRDefault="00134E17" w:rsidP="00134E17">
      <w:pPr>
        <w:spacing w:line="288" w:lineRule="auto"/>
        <w:jc w:val="both"/>
        <w:rPr>
          <w:rFonts w:ascii="Times New Roman" w:eastAsia="標楷體" w:hAnsi="Times New Roman" w:cs="Times New Roman"/>
        </w:rPr>
      </w:pPr>
    </w:p>
    <w:p w14:paraId="3CF0E4A1" w14:textId="77777777" w:rsidR="00701613" w:rsidRPr="005C2F45" w:rsidRDefault="00701613" w:rsidP="00FA2DBB">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139" w:name="_Toc53002556"/>
      <w:bookmarkStart w:id="140" w:name="_Toc53005743"/>
      <w:bookmarkStart w:id="141" w:name="_Toc53005783"/>
      <w:bookmarkStart w:id="142" w:name="_Toc53006137"/>
      <w:bookmarkStart w:id="143" w:name="_Toc53006177"/>
      <w:bookmarkStart w:id="144" w:name="_Toc53761425"/>
      <w:bookmarkStart w:id="145" w:name="_Toc59568862"/>
      <w:bookmarkStart w:id="146" w:name="_Toc59568909"/>
      <w:bookmarkStart w:id="147" w:name="_Toc60002756"/>
      <w:bookmarkStart w:id="148" w:name="_Toc60015175"/>
      <w:bookmarkStart w:id="149" w:name="_Toc60015334"/>
      <w:bookmarkStart w:id="150" w:name="_Toc60015507"/>
      <w:bookmarkStart w:id="151" w:name="_Toc60187066"/>
      <w:bookmarkStart w:id="152" w:name="_Toc60187125"/>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64C8E29E" w14:textId="0BCF8A8E" w:rsidR="004947F6" w:rsidRDefault="005908E6" w:rsidP="00D30DB6">
      <w:pPr>
        <w:pStyle w:val="2"/>
        <w:numPr>
          <w:ilvl w:val="1"/>
          <w:numId w:val="20"/>
        </w:numPr>
        <w:spacing w:line="360" w:lineRule="auto"/>
        <w:ind w:left="567"/>
        <w:jc w:val="both"/>
        <w:rPr>
          <w:rFonts w:ascii="Times New Roman" w:eastAsia="標楷體" w:hAnsi="Times New Roman" w:cs="Times New Roman"/>
          <w:sz w:val="28"/>
          <w:szCs w:val="28"/>
        </w:rPr>
      </w:pPr>
      <w:bookmarkStart w:id="153" w:name="_Toc53005744"/>
      <w:bookmarkStart w:id="154" w:name="_Toc60187126"/>
      <w:commentRangeStart w:id="155"/>
      <w:r w:rsidRPr="005C2F45">
        <w:rPr>
          <w:rFonts w:ascii="Times New Roman" w:eastAsia="標楷體" w:hAnsi="Times New Roman" w:cs="Times New Roman"/>
          <w:sz w:val="28"/>
          <w:szCs w:val="28"/>
        </w:rPr>
        <w:t>實驗</w:t>
      </w:r>
      <w:bookmarkEnd w:id="153"/>
      <w:bookmarkEnd w:id="154"/>
      <w:r w:rsidR="00546BCA">
        <w:rPr>
          <w:rFonts w:ascii="Times New Roman" w:eastAsia="標楷體" w:hAnsi="Times New Roman" w:cs="Times New Roman" w:hint="eastAsia"/>
          <w:sz w:val="28"/>
          <w:szCs w:val="28"/>
        </w:rPr>
        <w:t>資料</w:t>
      </w:r>
    </w:p>
    <w:p w14:paraId="340316EB" w14:textId="75930B16" w:rsidR="00546BCA" w:rsidRDefault="00546BCA" w:rsidP="00546BCA"/>
    <w:p w14:paraId="049F090D" w14:textId="511CBE2C" w:rsidR="00AB21E2" w:rsidRDefault="00453510" w:rsidP="00AB21E2">
      <w:pPr>
        <w:ind w:firstLine="480"/>
        <w:rPr>
          <w:rFonts w:ascii="標楷體" w:eastAsia="標楷體" w:hAnsi="標楷體"/>
        </w:rPr>
      </w:pPr>
      <w:r w:rsidRPr="00453510">
        <w:rPr>
          <w:rFonts w:ascii="標楷體" w:eastAsia="標楷體" w:hAnsi="標楷體" w:hint="eastAsia"/>
        </w:rPr>
        <w:t>根據本研究</w:t>
      </w:r>
      <w:r w:rsidR="004D4E33">
        <w:rPr>
          <w:rFonts w:ascii="標楷體" w:eastAsia="標楷體" w:hAnsi="標楷體" w:hint="eastAsia"/>
        </w:rPr>
        <w:t>之3</w:t>
      </w:r>
      <w:r w:rsidR="004D4E33">
        <w:rPr>
          <w:rFonts w:ascii="標楷體" w:eastAsia="標楷體" w:hAnsi="標楷體"/>
        </w:rPr>
        <w:t>.2</w:t>
      </w:r>
      <w:r w:rsidR="004D4E33">
        <w:rPr>
          <w:rFonts w:ascii="標楷體" w:eastAsia="標楷體" w:hAnsi="標楷體" w:hint="eastAsia"/>
        </w:rPr>
        <w:t>章節</w:t>
      </w:r>
      <w:r w:rsidR="004D4E33" w:rsidRPr="004D4E33">
        <w:rPr>
          <w:rFonts w:ascii="標楷體" w:eastAsia="標楷體" w:hAnsi="標楷體" w:hint="eastAsia"/>
        </w:rPr>
        <w:t>資料收集與說明</w:t>
      </w:r>
      <w:r w:rsidR="004D4E33">
        <w:rPr>
          <w:rFonts w:ascii="標楷體" w:eastAsia="標楷體" w:hAnsi="標楷體" w:hint="eastAsia"/>
        </w:rPr>
        <w:t>之規範，本研究的實驗資料來源為I</w:t>
      </w:r>
      <w:r w:rsidR="004D4E33">
        <w:rPr>
          <w:rFonts w:ascii="標楷體" w:eastAsia="標楷體" w:hAnsi="標楷體"/>
        </w:rPr>
        <w:t>MDb</w:t>
      </w:r>
      <w:r w:rsidR="004D4E33">
        <w:rPr>
          <w:rFonts w:ascii="標楷體" w:eastAsia="標楷體" w:hAnsi="標楷體" w:hint="eastAsia"/>
        </w:rPr>
        <w:t>英文網站</w:t>
      </w:r>
      <w:r w:rsidR="004D4E33" w:rsidRPr="004D4E33">
        <w:rPr>
          <w:rFonts w:ascii="標楷體" w:eastAsia="標楷體" w:hAnsi="標楷體" w:hint="eastAsia"/>
        </w:rPr>
        <w:t>2010年1月1號到2020年1月1號期間的IMDb Feature Film</w:t>
      </w:r>
      <w:r w:rsidR="004D4E33">
        <w:rPr>
          <w:rFonts w:ascii="標楷體" w:eastAsia="標楷體" w:hAnsi="標楷體" w:hint="eastAsia"/>
        </w:rPr>
        <w:t>排行</w:t>
      </w:r>
      <w:r w:rsidR="004D4E33" w:rsidRPr="004D4E33">
        <w:rPr>
          <w:rFonts w:ascii="標楷體" w:eastAsia="標楷體" w:hAnsi="標楷體" w:hint="eastAsia"/>
        </w:rPr>
        <w:t>前</w:t>
      </w:r>
      <w:r w:rsidR="004D4E33">
        <w:rPr>
          <w:rFonts w:ascii="標楷體" w:eastAsia="標楷體" w:hAnsi="標楷體" w:hint="eastAsia"/>
        </w:rPr>
        <w:t>6</w:t>
      </w:r>
      <w:r w:rsidR="004D4E33" w:rsidRPr="004D4E33">
        <w:rPr>
          <w:rFonts w:ascii="標楷體" w:eastAsia="標楷體" w:hAnsi="標楷體" w:hint="eastAsia"/>
        </w:rPr>
        <w:t>0部電影</w:t>
      </w:r>
      <w:r w:rsidR="004D4E33">
        <w:rPr>
          <w:rFonts w:ascii="標楷體" w:eastAsia="標楷體" w:hAnsi="標楷體" w:hint="eastAsia"/>
        </w:rPr>
        <w:t>，其中包含8</w:t>
      </w:r>
      <w:r w:rsidR="004D4E33">
        <w:rPr>
          <w:rFonts w:ascii="標楷體" w:eastAsia="標楷體" w:hAnsi="標楷體"/>
        </w:rPr>
        <w:t>36</w:t>
      </w:r>
      <w:r w:rsidR="004D4E33">
        <w:rPr>
          <w:rFonts w:ascii="標楷體" w:eastAsia="標楷體" w:hAnsi="標楷體" w:hint="eastAsia"/>
        </w:rPr>
        <w:t>名使用者對該6</w:t>
      </w:r>
      <w:r w:rsidR="004D4E33">
        <w:rPr>
          <w:rFonts w:ascii="標楷體" w:eastAsia="標楷體" w:hAnsi="標楷體"/>
        </w:rPr>
        <w:t>0</w:t>
      </w:r>
      <w:r w:rsidR="004D4E33">
        <w:rPr>
          <w:rFonts w:ascii="標楷體" w:eastAsia="標楷體" w:hAnsi="標楷體" w:hint="eastAsia"/>
        </w:rPr>
        <w:t>部電影的評論資料，每名使用者含有最少2</w:t>
      </w:r>
      <w:r w:rsidR="004D4E33">
        <w:rPr>
          <w:rFonts w:ascii="標楷體" w:eastAsia="標楷體" w:hAnsi="標楷體"/>
        </w:rPr>
        <w:t>0</w:t>
      </w:r>
      <w:r w:rsidR="004D4E33">
        <w:rPr>
          <w:rFonts w:ascii="標楷體" w:eastAsia="標楷體" w:hAnsi="標楷體" w:hint="eastAsia"/>
        </w:rPr>
        <w:t>部最多60部電影評論資料。</w:t>
      </w:r>
    </w:p>
    <w:p w14:paraId="3AB3E6E1" w14:textId="38E9B1A9" w:rsidR="00224EEF" w:rsidRDefault="004A4CAE" w:rsidP="008611D3">
      <w:r>
        <w:tab/>
      </w:r>
    </w:p>
    <w:p w14:paraId="6639C717" w14:textId="77777777" w:rsidR="00224EEF" w:rsidRPr="00546BCA" w:rsidRDefault="00224EEF" w:rsidP="00453510">
      <w:pPr>
        <w:ind w:left="480"/>
      </w:pPr>
    </w:p>
    <w:p w14:paraId="7501EBCE" w14:textId="082238CE" w:rsidR="00546BCA" w:rsidRDefault="00546BCA" w:rsidP="00546BCA">
      <w:pPr>
        <w:pStyle w:val="2"/>
        <w:numPr>
          <w:ilvl w:val="1"/>
          <w:numId w:val="20"/>
        </w:numPr>
        <w:spacing w:line="360" w:lineRule="auto"/>
        <w:ind w:left="567"/>
        <w:jc w:val="both"/>
        <w:rPr>
          <w:rFonts w:ascii="Times New Roman" w:eastAsia="標楷體" w:hAnsi="Times New Roman" w:cs="Times New Roman"/>
          <w:sz w:val="28"/>
          <w:szCs w:val="28"/>
        </w:rPr>
      </w:pPr>
      <w:r w:rsidRPr="005C2F45">
        <w:rPr>
          <w:rFonts w:ascii="Times New Roman" w:eastAsia="標楷體" w:hAnsi="Times New Roman" w:cs="Times New Roman"/>
          <w:sz w:val="28"/>
          <w:szCs w:val="28"/>
        </w:rPr>
        <w:t>實驗</w:t>
      </w:r>
      <w:r>
        <w:rPr>
          <w:rFonts w:ascii="Times New Roman" w:eastAsia="標楷體" w:hAnsi="Times New Roman" w:cs="Times New Roman" w:hint="eastAsia"/>
          <w:sz w:val="28"/>
          <w:szCs w:val="28"/>
        </w:rPr>
        <w:t>結果與評估</w:t>
      </w:r>
    </w:p>
    <w:p w14:paraId="23E9E3A5" w14:textId="77777777" w:rsidR="00CD4831" w:rsidRPr="00CD4831" w:rsidRDefault="00CD4831" w:rsidP="00CD4831"/>
    <w:p w14:paraId="5AC61BDC" w14:textId="1CD40DCD" w:rsidR="00CD4831" w:rsidRPr="00E5683F" w:rsidRDefault="00CD4831" w:rsidP="00E5683F">
      <w:pPr>
        <w:ind w:firstLine="480"/>
        <w:rPr>
          <w:rFonts w:ascii="Times New Roman" w:eastAsia="標楷體" w:hAnsi="Times New Roman" w:cs="Times New Roman"/>
        </w:rPr>
      </w:pPr>
      <w:r>
        <w:rPr>
          <w:rFonts w:ascii="標楷體" w:eastAsia="標楷體" w:hAnsi="標楷體" w:hint="eastAsia"/>
        </w:rPr>
        <w:t>本研究設計三項實驗:實驗一比較三種算法之</w:t>
      </w:r>
      <w:r w:rsidR="007666C9">
        <w:rPr>
          <w:rFonts w:ascii="標楷體" w:eastAsia="標楷體" w:hAnsi="標楷體" w:hint="eastAsia"/>
        </w:rPr>
        <w:t>實驗</w:t>
      </w:r>
      <w:r>
        <w:rPr>
          <w:rFonts w:ascii="標楷體" w:eastAsia="標楷體" w:hAnsi="標楷體" w:hint="eastAsia"/>
        </w:rPr>
        <w:t>結果來探討加入時間因素的考量是否能增加推薦準確度；實驗二</w:t>
      </w:r>
      <w:r w:rsidR="007666C9">
        <w:rPr>
          <w:rFonts w:ascii="標楷體" w:eastAsia="標楷體" w:hAnsi="標楷體" w:hint="eastAsia"/>
        </w:rPr>
        <w:t>比較</w:t>
      </w:r>
      <w:r w:rsidRPr="005C2F45">
        <w:rPr>
          <w:rFonts w:ascii="Times New Roman" w:eastAsia="標楷體" w:hAnsi="Times New Roman" w:cs="Times New Roman"/>
        </w:rPr>
        <w:t>Time SVD</w:t>
      </w:r>
      <w:r>
        <w:rPr>
          <w:rFonts w:ascii="Times New Roman" w:eastAsia="標楷體" w:hAnsi="Times New Roman" w:cs="Times New Roman" w:hint="eastAsia"/>
        </w:rPr>
        <w:t>模型之時間參數使用不同補值方法</w:t>
      </w:r>
      <w:r w:rsidR="007666C9">
        <w:rPr>
          <w:rFonts w:ascii="Times New Roman" w:eastAsia="標楷體" w:hAnsi="Times New Roman" w:cs="Times New Roman" w:hint="eastAsia"/>
        </w:rPr>
        <w:t>的實驗結果</w:t>
      </w:r>
      <w:r>
        <w:rPr>
          <w:rFonts w:ascii="Times New Roman" w:eastAsia="標楷體" w:hAnsi="Times New Roman" w:cs="Times New Roman" w:hint="eastAsia"/>
        </w:rPr>
        <w:t>，</w:t>
      </w:r>
      <w:r w:rsidR="007666C9">
        <w:rPr>
          <w:rFonts w:ascii="Times New Roman" w:eastAsia="標楷體" w:hAnsi="Times New Roman" w:cs="Times New Roman" w:hint="eastAsia"/>
        </w:rPr>
        <w:t>探討兩種不同補值方打對推薦模型的結果的影響；</w:t>
      </w:r>
      <w:r>
        <w:rPr>
          <w:rFonts w:ascii="Times New Roman" w:eastAsia="標楷體" w:hAnsi="Times New Roman" w:cs="Times New Roman" w:hint="eastAsia"/>
        </w:rPr>
        <w:t>實驗三</w:t>
      </w:r>
      <w:r w:rsidR="007666C9">
        <w:rPr>
          <w:rFonts w:ascii="Times New Roman" w:eastAsia="標楷體" w:hAnsi="Times New Roman" w:cs="Times New Roman" w:hint="eastAsia"/>
        </w:rPr>
        <w:t>則是</w:t>
      </w:r>
      <w:r>
        <w:rPr>
          <w:rFonts w:ascii="Times New Roman" w:eastAsia="標楷體" w:hAnsi="Times New Roman" w:cs="Times New Roman" w:hint="eastAsia"/>
        </w:rPr>
        <w:t>比較</w:t>
      </w:r>
      <w:r w:rsidRPr="005C2F45">
        <w:rPr>
          <w:rFonts w:ascii="Times New Roman" w:eastAsia="標楷體" w:hAnsi="Times New Roman" w:cs="Times New Roman"/>
        </w:rPr>
        <w:t>Time SVD</w:t>
      </w:r>
      <w:r>
        <w:rPr>
          <w:rFonts w:ascii="Times New Roman" w:eastAsia="標楷體" w:hAnsi="Times New Roman" w:cs="Times New Roman" w:hint="eastAsia"/>
        </w:rPr>
        <w:t>模型在使用不同資料組合與參數之</w:t>
      </w:r>
      <w:r w:rsidR="007666C9">
        <w:rPr>
          <w:rFonts w:ascii="Times New Roman" w:eastAsia="標楷體" w:hAnsi="Times New Roman" w:cs="Times New Roman" w:hint="eastAsia"/>
        </w:rPr>
        <w:t>實驗</w:t>
      </w:r>
      <w:r>
        <w:rPr>
          <w:rFonts w:ascii="Times New Roman" w:eastAsia="標楷體" w:hAnsi="Times New Roman" w:cs="Times New Roman" w:hint="eastAsia"/>
        </w:rPr>
        <w:t>結果的差異，</w:t>
      </w:r>
      <w:r w:rsidR="007666C9">
        <w:rPr>
          <w:rFonts w:ascii="Times New Roman" w:eastAsia="標楷體" w:hAnsi="Times New Roman" w:cs="Times New Roman" w:hint="eastAsia"/>
        </w:rPr>
        <w:t>並找出實驗結果最佳之資料組合與參數配置。</w:t>
      </w:r>
      <w:r w:rsidR="007666C9">
        <w:rPr>
          <w:rFonts w:ascii="標楷體" w:eastAsia="標楷體" w:hAnsi="標楷體" w:hint="eastAsia"/>
        </w:rPr>
        <w:t xml:space="preserve"> </w:t>
      </w:r>
    </w:p>
    <w:p w14:paraId="763B5A98" w14:textId="6D9A45EC" w:rsidR="00982AD6" w:rsidRDefault="00982AD6" w:rsidP="008611D3">
      <w:pPr>
        <w:spacing w:line="360" w:lineRule="auto"/>
        <w:jc w:val="both"/>
        <w:rPr>
          <w:rFonts w:ascii="Times New Roman" w:eastAsia="標楷體" w:hAnsi="Times New Roman" w:cs="Times New Roman"/>
        </w:rPr>
      </w:pPr>
    </w:p>
    <w:p w14:paraId="52796E30" w14:textId="1785003B" w:rsidR="008939C1" w:rsidRDefault="008939C1" w:rsidP="008611D3">
      <w:pPr>
        <w:spacing w:line="360" w:lineRule="auto"/>
        <w:jc w:val="both"/>
        <w:rPr>
          <w:rFonts w:ascii="Times New Roman" w:eastAsia="標楷體" w:hAnsi="Times New Roman" w:cs="Times New Roman"/>
        </w:rPr>
      </w:pPr>
    </w:p>
    <w:p w14:paraId="64669446" w14:textId="3AC45CB0" w:rsidR="008939C1" w:rsidRPr="00526D8C" w:rsidRDefault="008939C1" w:rsidP="008939C1">
      <w:pPr>
        <w:pStyle w:val="2"/>
        <w:numPr>
          <w:ilvl w:val="2"/>
          <w:numId w:val="20"/>
        </w:numPr>
        <w:spacing w:line="360" w:lineRule="auto"/>
        <w:jc w:val="both"/>
        <w:rPr>
          <w:rFonts w:ascii="Times New Roman" w:eastAsia="標楷體" w:hAnsi="Times New Roman" w:cs="Times New Roman"/>
          <w:sz w:val="24"/>
          <w:szCs w:val="24"/>
        </w:rPr>
      </w:pPr>
      <w:commentRangeStart w:id="156"/>
      <w:r w:rsidRPr="00526D8C">
        <w:rPr>
          <w:rFonts w:ascii="Times New Roman" w:eastAsia="標楷體" w:hAnsi="Times New Roman" w:cs="Times New Roman"/>
          <w:sz w:val="24"/>
          <w:szCs w:val="24"/>
        </w:rPr>
        <w:t>實驗</w:t>
      </w:r>
      <w:r w:rsidRPr="00526D8C">
        <w:rPr>
          <w:rFonts w:ascii="Times New Roman" w:eastAsia="標楷體" w:hAnsi="Times New Roman" w:cs="Times New Roman" w:hint="eastAsia"/>
          <w:sz w:val="24"/>
          <w:szCs w:val="24"/>
        </w:rPr>
        <w:t>一</w:t>
      </w:r>
      <w:commentRangeEnd w:id="156"/>
      <w:r w:rsidR="000E462E">
        <w:rPr>
          <w:rStyle w:val="af5"/>
          <w:rFonts w:asciiTheme="minorHAnsi" w:eastAsiaTheme="minorEastAsia" w:hAnsiTheme="minorHAnsi" w:cstheme="minorBidi"/>
          <w:b w:val="0"/>
          <w:bCs w:val="0"/>
        </w:rPr>
        <w:commentReference w:id="156"/>
      </w:r>
    </w:p>
    <w:p w14:paraId="148F162C" w14:textId="1037B3DF" w:rsidR="00AE45C0" w:rsidRDefault="00396F56" w:rsidP="008939C1">
      <w:pPr>
        <w:spacing w:line="360" w:lineRule="auto"/>
        <w:ind w:left="851" w:firstLine="480"/>
        <w:jc w:val="both"/>
        <w:rPr>
          <w:rFonts w:ascii="Times New Roman" w:eastAsia="標楷體" w:hAnsi="Times New Roman" w:cs="Times New Roman"/>
        </w:rPr>
      </w:pPr>
      <w:r>
        <w:rPr>
          <w:rFonts w:ascii="Times New Roman" w:eastAsia="標楷體" w:hAnsi="Times New Roman" w:cs="Times New Roman" w:hint="eastAsia"/>
        </w:rPr>
        <w:t>實驗一實驗結果如圖</w:t>
      </w:r>
      <w:r>
        <w:rPr>
          <w:rFonts w:ascii="Times New Roman" w:eastAsia="標楷體" w:hAnsi="Times New Roman" w:cs="Times New Roman" w:hint="eastAsia"/>
        </w:rPr>
        <w:t>?</w:t>
      </w:r>
      <w:r>
        <w:rPr>
          <w:rFonts w:ascii="Times New Roman" w:eastAsia="標楷體" w:hAnsi="Times New Roman" w:cs="Times New Roman" w:hint="eastAsia"/>
        </w:rPr>
        <w:t>與表</w:t>
      </w:r>
      <w:r>
        <w:rPr>
          <w:rFonts w:ascii="Times New Roman" w:eastAsia="標楷體" w:hAnsi="Times New Roman" w:cs="Times New Roman" w:hint="eastAsia"/>
        </w:rPr>
        <w:t>?</w:t>
      </w:r>
      <w:r>
        <w:rPr>
          <w:rFonts w:ascii="Times New Roman" w:eastAsia="標楷體" w:hAnsi="Times New Roman" w:cs="Times New Roman" w:hint="eastAsia"/>
        </w:rPr>
        <w:t>所示，</w:t>
      </w:r>
      <w:r w:rsidR="006E2C8C">
        <w:rPr>
          <w:rFonts w:ascii="Times New Roman" w:eastAsia="標楷體" w:hAnsi="Times New Roman" w:cs="Times New Roman" w:hint="eastAsia"/>
        </w:rPr>
        <w:t>其中</w:t>
      </w:r>
      <w:r w:rsidR="006E2C8C">
        <w:rPr>
          <w:rFonts w:ascii="Times New Roman" w:eastAsia="標楷體" w:hAnsi="Times New Roman" w:cs="Times New Roman" w:hint="eastAsia"/>
        </w:rPr>
        <w:t>f</w:t>
      </w:r>
      <w:r w:rsidR="006E2C8C">
        <w:rPr>
          <w:rFonts w:ascii="Times New Roman" w:eastAsia="標楷體" w:hAnsi="Times New Roman" w:cs="Times New Roman" w:hint="eastAsia"/>
        </w:rPr>
        <w:t>為</w:t>
      </w:r>
      <w:r w:rsidR="006E2C8C">
        <w:rPr>
          <w:rFonts w:ascii="Times New Roman" w:eastAsia="標楷體" w:hAnsi="Times New Roman" w:cs="Times New Roman"/>
        </w:rPr>
        <w:t>SV</w:t>
      </w:r>
      <w:r w:rsidR="006E2C8C">
        <w:rPr>
          <w:rFonts w:ascii="Times New Roman" w:eastAsia="標楷體" w:hAnsi="Times New Roman" w:cs="Times New Roman" w:hint="eastAsia"/>
        </w:rPr>
        <w:t>D</w:t>
      </w:r>
      <w:r w:rsidR="006E2C8C">
        <w:rPr>
          <w:rFonts w:ascii="Times New Roman" w:eastAsia="標楷體" w:hAnsi="Times New Roman" w:cs="Times New Roman" w:hint="eastAsia"/>
        </w:rPr>
        <w:t>模型引入的隱含空間維度，</w:t>
      </w:r>
      <w:r w:rsidR="00306F6E">
        <w:rPr>
          <w:rFonts w:ascii="Times New Roman" w:eastAsia="標楷體" w:hAnsi="Times New Roman" w:cs="Times New Roman" w:hint="eastAsia"/>
        </w:rPr>
        <w:t>使用之訓練與驗證資料皆經過電影基本資料、電影劇情關鍵字與使用者評論文本資料進行補值，在模型經過訓練</w:t>
      </w:r>
      <w:r w:rsidR="004D1F1C">
        <w:rPr>
          <w:rFonts w:ascii="Times New Roman" w:eastAsia="標楷體" w:hAnsi="Times New Roman" w:cs="Times New Roman" w:hint="eastAsia"/>
        </w:rPr>
        <w:t>損失值</w:t>
      </w:r>
      <w:r w:rsidR="00306F6E">
        <w:rPr>
          <w:rFonts w:ascii="Times New Roman" w:eastAsia="標楷體" w:hAnsi="Times New Roman" w:cs="Times New Roman" w:hint="eastAsia"/>
        </w:rPr>
        <w:t>趨於穩定後，</w:t>
      </w:r>
      <w:r w:rsidR="007D7760">
        <w:rPr>
          <w:rFonts w:ascii="Times New Roman" w:eastAsia="標楷體" w:hAnsi="Times New Roman" w:cs="Times New Roman" w:hint="eastAsia"/>
        </w:rPr>
        <w:t>加入時間參數的</w:t>
      </w:r>
      <w:r w:rsidR="007D7760">
        <w:rPr>
          <w:rFonts w:ascii="Times New Roman" w:eastAsia="標楷體" w:hAnsi="Times New Roman" w:cs="Times New Roman"/>
        </w:rPr>
        <w:t>Time SVD</w:t>
      </w:r>
      <w:r w:rsidR="007D7760">
        <w:rPr>
          <w:rFonts w:ascii="Times New Roman" w:eastAsia="標楷體" w:hAnsi="Times New Roman" w:cs="Times New Roman" w:hint="eastAsia"/>
        </w:rPr>
        <w:t>模型之訓練結果在評估指標</w:t>
      </w:r>
      <w:r w:rsidR="007D7760">
        <w:rPr>
          <w:rFonts w:ascii="Times New Roman" w:eastAsia="標楷體" w:hAnsi="Times New Roman" w:cs="Times New Roman"/>
        </w:rPr>
        <w:t>RMSE</w:t>
      </w:r>
      <w:r w:rsidR="007D7760">
        <w:rPr>
          <w:rFonts w:ascii="Times New Roman" w:eastAsia="標楷體" w:hAnsi="Times New Roman" w:cs="Times New Roman" w:hint="eastAsia"/>
        </w:rPr>
        <w:t>與</w:t>
      </w:r>
      <w:r w:rsidR="007D7760">
        <w:rPr>
          <w:rFonts w:ascii="Times New Roman" w:eastAsia="標楷體" w:hAnsi="Times New Roman" w:cs="Times New Roman"/>
        </w:rPr>
        <w:t>MAE</w:t>
      </w:r>
      <w:r w:rsidR="007D7760">
        <w:rPr>
          <w:rFonts w:ascii="Times New Roman" w:eastAsia="標楷體" w:hAnsi="Times New Roman" w:cs="Times New Roman" w:hint="eastAsia"/>
        </w:rPr>
        <w:t>皆為最低，而</w:t>
      </w:r>
      <w:r w:rsidR="007D7760">
        <w:rPr>
          <w:rFonts w:ascii="Times New Roman" w:eastAsia="標楷體" w:hAnsi="Times New Roman" w:cs="Times New Roman"/>
        </w:rPr>
        <w:t>Funk SVD</w:t>
      </w:r>
      <w:r w:rsidR="007D7760">
        <w:rPr>
          <w:rFonts w:ascii="Times New Roman" w:eastAsia="標楷體" w:hAnsi="Times New Roman" w:cs="Times New Roman" w:hint="eastAsia"/>
        </w:rPr>
        <w:t>與基於內容的協同過濾模型的訓練結果在兩種評估指標中分別獲得居中以及最高</w:t>
      </w:r>
      <w:r w:rsidR="0084760E">
        <w:rPr>
          <w:rFonts w:ascii="Times New Roman" w:eastAsia="標楷體" w:hAnsi="Times New Roman" w:cs="Times New Roman" w:hint="eastAsia"/>
        </w:rPr>
        <w:t>，</w:t>
      </w:r>
      <w:r w:rsidR="00832C03">
        <w:rPr>
          <w:rFonts w:ascii="Times New Roman" w:eastAsia="標楷體" w:hAnsi="Times New Roman" w:cs="Times New Roman" w:hint="eastAsia"/>
        </w:rPr>
        <w:t>其中，三種模型之結果在</w:t>
      </w:r>
      <w:r w:rsidR="00832C03">
        <w:rPr>
          <w:rFonts w:ascii="Times New Roman" w:eastAsia="標楷體" w:hAnsi="Times New Roman" w:cs="Times New Roman" w:hint="eastAsia"/>
        </w:rPr>
        <w:t>R</w:t>
      </w:r>
      <w:r w:rsidR="00832C03">
        <w:rPr>
          <w:rFonts w:ascii="Times New Roman" w:eastAsia="標楷體" w:hAnsi="Times New Roman" w:cs="Times New Roman"/>
        </w:rPr>
        <w:t>MSE</w:t>
      </w:r>
      <w:r w:rsidR="00832C03">
        <w:rPr>
          <w:rFonts w:ascii="Times New Roman" w:eastAsia="標楷體" w:hAnsi="Times New Roman" w:cs="Times New Roman" w:hint="eastAsia"/>
        </w:rPr>
        <w:t>與</w:t>
      </w:r>
      <w:r w:rsidR="00832C03">
        <w:rPr>
          <w:rFonts w:ascii="Times New Roman" w:eastAsia="標楷體" w:hAnsi="Times New Roman" w:cs="Times New Roman" w:hint="eastAsia"/>
        </w:rPr>
        <w:t>M</w:t>
      </w:r>
      <w:r w:rsidR="00832C03">
        <w:rPr>
          <w:rFonts w:ascii="Times New Roman" w:eastAsia="標楷體" w:hAnsi="Times New Roman" w:cs="Times New Roman"/>
        </w:rPr>
        <w:t>AE</w:t>
      </w:r>
      <w:r w:rsidR="00832C03">
        <w:rPr>
          <w:rFonts w:ascii="Times New Roman" w:eastAsia="標楷體" w:hAnsi="Times New Roman" w:cs="Times New Roman" w:hint="eastAsia"/>
        </w:rPr>
        <w:t>最高與最低分別相差大約</w:t>
      </w:r>
      <w:r w:rsidR="00832C03">
        <w:rPr>
          <w:rFonts w:ascii="Times New Roman" w:eastAsia="標楷體" w:hAnsi="Times New Roman" w:cs="Times New Roman" w:hint="eastAsia"/>
        </w:rPr>
        <w:t>2</w:t>
      </w:r>
      <w:r w:rsidR="00832C03">
        <w:rPr>
          <w:rFonts w:ascii="Times New Roman" w:eastAsia="標楷體" w:hAnsi="Times New Roman" w:cs="Times New Roman"/>
        </w:rPr>
        <w:t>.295</w:t>
      </w:r>
      <w:r w:rsidR="00832C03">
        <w:rPr>
          <w:rFonts w:ascii="Times New Roman" w:eastAsia="標楷體" w:hAnsi="Times New Roman" w:cs="Times New Roman" w:hint="eastAsia"/>
        </w:rPr>
        <w:t>和</w:t>
      </w:r>
      <w:r w:rsidR="00832C03">
        <w:rPr>
          <w:rFonts w:ascii="Times New Roman" w:eastAsia="標楷體" w:hAnsi="Times New Roman" w:cs="Times New Roman" w:hint="eastAsia"/>
        </w:rPr>
        <w:t>1</w:t>
      </w:r>
      <w:r w:rsidR="00832C03">
        <w:rPr>
          <w:rFonts w:ascii="Times New Roman" w:eastAsia="標楷體" w:hAnsi="Times New Roman" w:cs="Times New Roman"/>
        </w:rPr>
        <w:t>.025</w:t>
      </w:r>
      <w:r w:rsidR="007D7760">
        <w:rPr>
          <w:rFonts w:ascii="Times New Roman" w:eastAsia="標楷體" w:hAnsi="Times New Roman" w:cs="Times New Roman" w:hint="eastAsia"/>
        </w:rPr>
        <w:t>。</w:t>
      </w:r>
    </w:p>
    <w:p w14:paraId="18910C25" w14:textId="77777777" w:rsidR="008611D3" w:rsidRDefault="008611D3" w:rsidP="008611D3">
      <w:pPr>
        <w:spacing w:line="360" w:lineRule="auto"/>
        <w:ind w:firstLineChars="200" w:firstLine="480"/>
        <w:jc w:val="both"/>
        <w:rPr>
          <w:rFonts w:ascii="Times New Roman" w:eastAsia="標楷體" w:hAnsi="Times New Roman" w:cs="Times New Roman"/>
        </w:rPr>
      </w:pPr>
    </w:p>
    <w:p w14:paraId="59258D79" w14:textId="36A2620E" w:rsidR="002B1E6E" w:rsidRDefault="002B1E6E" w:rsidP="00FD0B2B">
      <w:pPr>
        <w:spacing w:line="360" w:lineRule="auto"/>
        <w:jc w:val="both"/>
        <w:rPr>
          <w:rFonts w:ascii="Times New Roman" w:eastAsia="標楷體" w:hAnsi="Times New Roman" w:cs="Times New Roman"/>
        </w:rPr>
      </w:pPr>
      <w:r>
        <w:rPr>
          <w:noProof/>
        </w:rPr>
        <w:lastRenderedPageBreak/>
        <w:drawing>
          <wp:inline distT="0" distB="0" distL="0" distR="0" wp14:anchorId="0754E5A4" wp14:editId="33967C6E">
            <wp:extent cx="4572000" cy="2743200"/>
            <wp:effectExtent l="0" t="0" r="0" b="0"/>
            <wp:docPr id="6" name="圖表 6">
              <a:extLst xmlns:a="http://schemas.openxmlformats.org/drawingml/2006/main">
                <a:ext uri="{FF2B5EF4-FFF2-40B4-BE49-F238E27FC236}">
                  <a16:creationId xmlns:a16="http://schemas.microsoft.com/office/drawing/2014/main" id="{F8097062-2233-47E4-8D80-65972B3E43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E988B21" w14:textId="0D1E34E0" w:rsidR="003A34A6" w:rsidRDefault="003A34A6" w:rsidP="00FD0B2B">
      <w:pPr>
        <w:spacing w:line="360" w:lineRule="auto"/>
        <w:jc w:val="both"/>
        <w:rPr>
          <w:rFonts w:ascii="Times New Roman" w:eastAsia="標楷體" w:hAnsi="Times New Roman" w:cs="Times New Roman"/>
        </w:rPr>
      </w:pPr>
    </w:p>
    <w:p w14:paraId="5ADF3E94" w14:textId="7AF38BE6" w:rsidR="003A34A6" w:rsidRDefault="003A34A6" w:rsidP="00FD0B2B">
      <w:pPr>
        <w:spacing w:line="360" w:lineRule="auto"/>
        <w:jc w:val="both"/>
        <w:rPr>
          <w:rFonts w:ascii="Times New Roman" w:eastAsia="標楷體" w:hAnsi="Times New Roman" w:cs="Times New Roman"/>
        </w:rPr>
      </w:pPr>
      <w:r>
        <w:rPr>
          <w:noProof/>
        </w:rPr>
        <w:drawing>
          <wp:inline distT="0" distB="0" distL="0" distR="0" wp14:anchorId="6C4AEA51" wp14:editId="1211CBC5">
            <wp:extent cx="4572000" cy="2743200"/>
            <wp:effectExtent l="0" t="0" r="0" b="0"/>
            <wp:docPr id="27" name="圖表 27">
              <a:extLst xmlns:a="http://schemas.openxmlformats.org/drawingml/2006/main">
                <a:ext uri="{FF2B5EF4-FFF2-40B4-BE49-F238E27FC236}">
                  <a16:creationId xmlns:a16="http://schemas.microsoft.com/office/drawing/2014/main" id="{F719C998-7C04-4616-B05B-4EDA90F9AD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8465329" w14:textId="6C0D1AE3" w:rsidR="002B1E6E" w:rsidRDefault="002B1E6E" w:rsidP="00D30DB6">
      <w:pPr>
        <w:spacing w:line="360" w:lineRule="auto"/>
        <w:ind w:firstLineChars="200" w:firstLine="480"/>
        <w:jc w:val="both"/>
        <w:rPr>
          <w:rFonts w:ascii="Times New Roman" w:eastAsia="標楷體" w:hAnsi="Times New Roman" w:cs="Times New Roman"/>
        </w:rPr>
      </w:pPr>
    </w:p>
    <w:tbl>
      <w:tblPr>
        <w:tblStyle w:val="af0"/>
        <w:tblW w:w="0" w:type="auto"/>
        <w:tblLook w:val="04A0" w:firstRow="1" w:lastRow="0" w:firstColumn="1" w:lastColumn="0" w:noHBand="0" w:noVBand="1"/>
      </w:tblPr>
      <w:tblGrid>
        <w:gridCol w:w="2925"/>
        <w:gridCol w:w="2926"/>
        <w:gridCol w:w="2926"/>
      </w:tblGrid>
      <w:tr w:rsidR="002B1E6E" w14:paraId="2DE83B9A" w14:textId="77777777" w:rsidTr="00FD0B2B">
        <w:tc>
          <w:tcPr>
            <w:tcW w:w="2925" w:type="dxa"/>
            <w:vMerge w:val="restart"/>
            <w:vAlign w:val="center"/>
          </w:tcPr>
          <w:p w14:paraId="56E78302" w14:textId="587BA5FA" w:rsidR="002B1E6E" w:rsidRDefault="00454B7A" w:rsidP="00454B7A">
            <w:pPr>
              <w:spacing w:line="360" w:lineRule="auto"/>
              <w:jc w:val="center"/>
              <w:rPr>
                <w:rFonts w:ascii="Times New Roman" w:eastAsia="標楷體" w:hAnsi="Times New Roman" w:cs="Times New Roman"/>
              </w:rPr>
            </w:pPr>
            <w:r>
              <w:rPr>
                <w:rFonts w:ascii="Times New Roman" w:eastAsia="標楷體" w:hAnsi="Times New Roman" w:cs="Times New Roman" w:hint="eastAsia"/>
              </w:rPr>
              <w:t>實驗一</w:t>
            </w:r>
          </w:p>
        </w:tc>
        <w:tc>
          <w:tcPr>
            <w:tcW w:w="5852" w:type="dxa"/>
            <w:gridSpan w:val="2"/>
            <w:vAlign w:val="center"/>
          </w:tcPr>
          <w:p w14:paraId="489F9A1E" w14:textId="0434909C" w:rsidR="002B1E6E" w:rsidRDefault="002B1E6E" w:rsidP="00DD6F37">
            <w:pPr>
              <w:spacing w:line="360" w:lineRule="auto"/>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 xml:space="preserve"> = 100</w:t>
            </w:r>
          </w:p>
        </w:tc>
      </w:tr>
      <w:tr w:rsidR="002B1E6E" w14:paraId="44416D76" w14:textId="77777777" w:rsidTr="00FD0B2B">
        <w:tc>
          <w:tcPr>
            <w:tcW w:w="2925" w:type="dxa"/>
            <w:vMerge/>
            <w:vAlign w:val="center"/>
          </w:tcPr>
          <w:p w14:paraId="41436075" w14:textId="77777777" w:rsidR="002B1E6E" w:rsidRDefault="002B1E6E" w:rsidP="00DD6F37">
            <w:pPr>
              <w:spacing w:line="360" w:lineRule="auto"/>
              <w:jc w:val="center"/>
              <w:rPr>
                <w:rFonts w:ascii="Times New Roman" w:eastAsia="標楷體" w:hAnsi="Times New Roman" w:cs="Times New Roman"/>
              </w:rPr>
            </w:pPr>
          </w:p>
        </w:tc>
        <w:tc>
          <w:tcPr>
            <w:tcW w:w="2926" w:type="dxa"/>
            <w:vAlign w:val="center"/>
          </w:tcPr>
          <w:p w14:paraId="50D8365B" w14:textId="3333441D" w:rsidR="002B1E6E" w:rsidRDefault="002B1E6E" w:rsidP="00DD6F37">
            <w:pPr>
              <w:spacing w:line="360" w:lineRule="auto"/>
              <w:jc w:val="center"/>
              <w:rPr>
                <w:rFonts w:ascii="Times New Roman" w:eastAsia="標楷體" w:hAnsi="Times New Roman" w:cs="Times New Roman"/>
              </w:rPr>
            </w:pPr>
            <w:commentRangeStart w:id="157"/>
            <w:r>
              <w:rPr>
                <w:rFonts w:ascii="Times New Roman" w:eastAsia="標楷體" w:hAnsi="Times New Roman" w:cs="Times New Roman" w:hint="eastAsia"/>
              </w:rPr>
              <w:t>R</w:t>
            </w:r>
            <w:r>
              <w:rPr>
                <w:rFonts w:ascii="Times New Roman" w:eastAsia="標楷體" w:hAnsi="Times New Roman" w:cs="Times New Roman"/>
              </w:rPr>
              <w:t>MSE</w:t>
            </w:r>
            <w:commentRangeEnd w:id="157"/>
            <w:r w:rsidR="000E462E">
              <w:rPr>
                <w:rStyle w:val="af5"/>
              </w:rPr>
              <w:commentReference w:id="157"/>
            </w:r>
          </w:p>
        </w:tc>
        <w:tc>
          <w:tcPr>
            <w:tcW w:w="2926" w:type="dxa"/>
            <w:vAlign w:val="center"/>
          </w:tcPr>
          <w:p w14:paraId="11AA1056" w14:textId="4C1B3014" w:rsidR="002B1E6E" w:rsidRDefault="002B1E6E" w:rsidP="00DD6F37">
            <w:pPr>
              <w:spacing w:line="360" w:lineRule="auto"/>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AE</w:t>
            </w:r>
          </w:p>
        </w:tc>
      </w:tr>
      <w:tr w:rsidR="002B1E6E" w14:paraId="7198EA20" w14:textId="77777777" w:rsidTr="00FD0B2B">
        <w:tc>
          <w:tcPr>
            <w:tcW w:w="2925" w:type="dxa"/>
            <w:vAlign w:val="center"/>
          </w:tcPr>
          <w:p w14:paraId="1D1126E1" w14:textId="53D64DFD" w:rsidR="002B1E6E" w:rsidRDefault="002B1E6E" w:rsidP="00DD6F37">
            <w:pPr>
              <w:spacing w:line="360" w:lineRule="auto"/>
              <w:jc w:val="center"/>
              <w:rPr>
                <w:rFonts w:ascii="Times New Roman" w:eastAsia="標楷體" w:hAnsi="Times New Roman" w:cs="Times New Roman"/>
              </w:rPr>
            </w:pPr>
            <w:r>
              <w:rPr>
                <w:rFonts w:ascii="Times New Roman" w:eastAsia="標楷體" w:hAnsi="Times New Roman" w:cs="Times New Roman" w:hint="eastAsia"/>
              </w:rPr>
              <w:t>T</w:t>
            </w:r>
            <w:r>
              <w:rPr>
                <w:rFonts w:ascii="Times New Roman" w:eastAsia="標楷體" w:hAnsi="Times New Roman" w:cs="Times New Roman"/>
              </w:rPr>
              <w:t>ime SVD</w:t>
            </w:r>
          </w:p>
        </w:tc>
        <w:tc>
          <w:tcPr>
            <w:tcW w:w="2926" w:type="dxa"/>
            <w:vAlign w:val="center"/>
          </w:tcPr>
          <w:p w14:paraId="360D4581" w14:textId="4C39B041" w:rsidR="002B1E6E" w:rsidRPr="002B1E6E" w:rsidRDefault="002B1E6E" w:rsidP="00DD6F37">
            <w:pPr>
              <w:widowControl/>
              <w:jc w:val="center"/>
              <w:rPr>
                <w:color w:val="000000"/>
              </w:rPr>
            </w:pPr>
            <w:r>
              <w:rPr>
                <w:rFonts w:hint="eastAsia"/>
                <w:color w:val="000000"/>
              </w:rPr>
              <w:t>0.922185</w:t>
            </w:r>
          </w:p>
        </w:tc>
        <w:tc>
          <w:tcPr>
            <w:tcW w:w="2926" w:type="dxa"/>
            <w:vAlign w:val="center"/>
          </w:tcPr>
          <w:p w14:paraId="36302F72" w14:textId="6510675C" w:rsidR="002B1E6E" w:rsidRPr="002B1E6E" w:rsidRDefault="002B1E6E" w:rsidP="00DD6F37">
            <w:pPr>
              <w:widowControl/>
              <w:jc w:val="center"/>
              <w:rPr>
                <w:color w:val="000000"/>
              </w:rPr>
            </w:pPr>
            <w:r>
              <w:rPr>
                <w:rFonts w:hint="eastAsia"/>
                <w:color w:val="000000"/>
              </w:rPr>
              <w:t>0.515967</w:t>
            </w:r>
          </w:p>
        </w:tc>
      </w:tr>
      <w:tr w:rsidR="002B1E6E" w14:paraId="187867F3" w14:textId="77777777" w:rsidTr="00FD0B2B">
        <w:tc>
          <w:tcPr>
            <w:tcW w:w="2925" w:type="dxa"/>
            <w:vAlign w:val="center"/>
          </w:tcPr>
          <w:p w14:paraId="125AB2EE" w14:textId="66D428E0" w:rsidR="002B1E6E" w:rsidRDefault="002B1E6E" w:rsidP="00DD6F37">
            <w:pPr>
              <w:spacing w:line="360" w:lineRule="auto"/>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unk SVD</w:t>
            </w:r>
          </w:p>
        </w:tc>
        <w:tc>
          <w:tcPr>
            <w:tcW w:w="2926" w:type="dxa"/>
            <w:vAlign w:val="center"/>
          </w:tcPr>
          <w:p w14:paraId="3C8F1E1E" w14:textId="324AA6ED" w:rsidR="002B1E6E" w:rsidRPr="002B1E6E" w:rsidRDefault="002B1E6E" w:rsidP="00DD6F37">
            <w:pPr>
              <w:widowControl/>
              <w:jc w:val="center"/>
              <w:rPr>
                <w:color w:val="000000"/>
              </w:rPr>
            </w:pPr>
            <w:r>
              <w:rPr>
                <w:rFonts w:hint="eastAsia"/>
                <w:color w:val="000000"/>
              </w:rPr>
              <w:t>0.976254</w:t>
            </w:r>
          </w:p>
        </w:tc>
        <w:tc>
          <w:tcPr>
            <w:tcW w:w="2926" w:type="dxa"/>
            <w:vAlign w:val="center"/>
          </w:tcPr>
          <w:p w14:paraId="59832D94" w14:textId="4C35C87D" w:rsidR="002B1E6E" w:rsidRPr="002B1E6E" w:rsidRDefault="002B1E6E" w:rsidP="00DD6F37">
            <w:pPr>
              <w:widowControl/>
              <w:jc w:val="center"/>
              <w:rPr>
                <w:color w:val="000000"/>
              </w:rPr>
            </w:pPr>
            <w:r>
              <w:rPr>
                <w:rFonts w:hint="eastAsia"/>
                <w:color w:val="000000"/>
              </w:rPr>
              <w:t>0.541268</w:t>
            </w:r>
          </w:p>
        </w:tc>
      </w:tr>
      <w:tr w:rsidR="002B1E6E" w14:paraId="7BEBFC66" w14:textId="77777777" w:rsidTr="00FD0B2B">
        <w:tc>
          <w:tcPr>
            <w:tcW w:w="2925" w:type="dxa"/>
            <w:vAlign w:val="center"/>
          </w:tcPr>
          <w:p w14:paraId="5E389F4E" w14:textId="16E38027" w:rsidR="002B1E6E" w:rsidRDefault="002B1E6E" w:rsidP="00DD6F37">
            <w:pPr>
              <w:spacing w:line="360" w:lineRule="auto"/>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F</w:t>
            </w:r>
          </w:p>
        </w:tc>
        <w:tc>
          <w:tcPr>
            <w:tcW w:w="2926" w:type="dxa"/>
            <w:vAlign w:val="center"/>
          </w:tcPr>
          <w:p w14:paraId="3D445EDC" w14:textId="16B8F430" w:rsidR="002B1E6E" w:rsidRPr="002B1E6E" w:rsidRDefault="002B1E6E" w:rsidP="00DD6F37">
            <w:pPr>
              <w:widowControl/>
              <w:jc w:val="center"/>
              <w:rPr>
                <w:color w:val="000000"/>
              </w:rPr>
            </w:pPr>
            <w:r>
              <w:rPr>
                <w:rFonts w:hint="eastAsia"/>
                <w:color w:val="000000"/>
              </w:rPr>
              <w:t>3.217323</w:t>
            </w:r>
          </w:p>
        </w:tc>
        <w:tc>
          <w:tcPr>
            <w:tcW w:w="2926" w:type="dxa"/>
            <w:vAlign w:val="center"/>
          </w:tcPr>
          <w:p w14:paraId="02F7EA81" w14:textId="390A7AB6" w:rsidR="002B1E6E" w:rsidRPr="002B1E6E" w:rsidRDefault="002B1E6E" w:rsidP="00DD6F37">
            <w:pPr>
              <w:widowControl/>
              <w:jc w:val="center"/>
              <w:rPr>
                <w:color w:val="000000"/>
              </w:rPr>
            </w:pPr>
            <w:r>
              <w:rPr>
                <w:rFonts w:hint="eastAsia"/>
                <w:color w:val="000000"/>
              </w:rPr>
              <w:t>1.541268</w:t>
            </w:r>
          </w:p>
        </w:tc>
      </w:tr>
    </w:tbl>
    <w:p w14:paraId="76086D1B" w14:textId="6E719D77" w:rsidR="00982AD6" w:rsidRDefault="00982AD6" w:rsidP="008611D3">
      <w:pPr>
        <w:spacing w:line="360" w:lineRule="auto"/>
        <w:jc w:val="both"/>
        <w:rPr>
          <w:rFonts w:ascii="Times New Roman" w:eastAsia="標楷體" w:hAnsi="Times New Roman" w:cs="Times New Roman"/>
        </w:rPr>
      </w:pPr>
    </w:p>
    <w:p w14:paraId="17B2DD50" w14:textId="43E0FBF0" w:rsidR="00FA1B6A" w:rsidRDefault="00FA1B6A" w:rsidP="008611D3">
      <w:pPr>
        <w:spacing w:line="360" w:lineRule="auto"/>
        <w:jc w:val="both"/>
        <w:rPr>
          <w:rFonts w:ascii="Times New Roman" w:eastAsia="標楷體" w:hAnsi="Times New Roman" w:cs="Times New Roman"/>
        </w:rPr>
      </w:pPr>
    </w:p>
    <w:p w14:paraId="627698BA" w14:textId="748420CF" w:rsidR="00FA1B6A" w:rsidRPr="00526D8C" w:rsidRDefault="00FA1B6A" w:rsidP="001925EE">
      <w:pPr>
        <w:pStyle w:val="2"/>
        <w:numPr>
          <w:ilvl w:val="2"/>
          <w:numId w:val="20"/>
        </w:numPr>
        <w:spacing w:line="360" w:lineRule="auto"/>
        <w:jc w:val="both"/>
        <w:rPr>
          <w:rFonts w:ascii="Times New Roman" w:eastAsia="標楷體" w:hAnsi="Times New Roman" w:cs="Times New Roman"/>
          <w:sz w:val="24"/>
          <w:szCs w:val="24"/>
        </w:rPr>
      </w:pPr>
      <w:r w:rsidRPr="00526D8C">
        <w:rPr>
          <w:rFonts w:ascii="Times New Roman" w:eastAsia="標楷體" w:hAnsi="Times New Roman" w:cs="Times New Roman"/>
          <w:sz w:val="24"/>
          <w:szCs w:val="24"/>
        </w:rPr>
        <w:t>實驗</w:t>
      </w:r>
      <w:r w:rsidR="001925EE" w:rsidRPr="00526D8C">
        <w:rPr>
          <w:rFonts w:ascii="Times New Roman" w:eastAsia="標楷體" w:hAnsi="Times New Roman" w:cs="Times New Roman" w:hint="eastAsia"/>
          <w:sz w:val="24"/>
          <w:szCs w:val="24"/>
        </w:rPr>
        <w:t>二</w:t>
      </w:r>
    </w:p>
    <w:p w14:paraId="292DF0AB" w14:textId="77777777" w:rsidR="00FA1B6A" w:rsidRDefault="00FA1B6A" w:rsidP="008611D3">
      <w:pPr>
        <w:spacing w:line="360" w:lineRule="auto"/>
        <w:jc w:val="both"/>
        <w:rPr>
          <w:rFonts w:ascii="Times New Roman" w:eastAsia="標楷體" w:hAnsi="Times New Roman" w:cs="Times New Roman"/>
        </w:rPr>
      </w:pPr>
    </w:p>
    <w:p w14:paraId="0BFF768A" w14:textId="26E47206" w:rsidR="00011921" w:rsidRDefault="007971E9" w:rsidP="00FA1B6A">
      <w:pPr>
        <w:spacing w:line="360" w:lineRule="auto"/>
        <w:ind w:left="851" w:firstLineChars="200" w:firstLine="480"/>
        <w:jc w:val="both"/>
        <w:rPr>
          <w:rFonts w:ascii="Times New Roman" w:eastAsia="標楷體" w:hAnsi="Times New Roman" w:cs="Times New Roman"/>
        </w:rPr>
      </w:pPr>
      <w:r>
        <w:rPr>
          <w:rFonts w:ascii="Times New Roman" w:eastAsia="標楷體" w:hAnsi="Times New Roman" w:cs="Times New Roman" w:hint="eastAsia"/>
        </w:rPr>
        <w:lastRenderedPageBreak/>
        <w:t>實驗二實驗結果如圖</w:t>
      </w:r>
      <w:r>
        <w:rPr>
          <w:rFonts w:ascii="Times New Roman" w:eastAsia="標楷體" w:hAnsi="Times New Roman" w:cs="Times New Roman" w:hint="eastAsia"/>
        </w:rPr>
        <w:t>?</w:t>
      </w:r>
      <w:r>
        <w:rPr>
          <w:rFonts w:ascii="Times New Roman" w:eastAsia="標楷體" w:hAnsi="Times New Roman" w:cs="Times New Roman" w:hint="eastAsia"/>
        </w:rPr>
        <w:t>與表</w:t>
      </w:r>
      <w:r>
        <w:rPr>
          <w:rFonts w:ascii="Times New Roman" w:eastAsia="標楷體" w:hAnsi="Times New Roman" w:cs="Times New Roman" w:hint="eastAsia"/>
        </w:rPr>
        <w:t>?</w:t>
      </w:r>
      <w:r>
        <w:rPr>
          <w:rFonts w:ascii="Times New Roman" w:eastAsia="標楷體" w:hAnsi="Times New Roman" w:cs="Times New Roman" w:hint="eastAsia"/>
        </w:rPr>
        <w:t>所示，</w:t>
      </w:r>
      <w:r w:rsidR="00011921">
        <w:rPr>
          <w:rFonts w:ascii="Times New Roman" w:eastAsia="標楷體" w:hAnsi="Times New Roman" w:cs="Times New Roman" w:hint="eastAsia"/>
        </w:rPr>
        <w:t>使用之訓練與驗證資料皆經過電影基本資料、電影劇情關鍵字與使用者評論文本資料進行補值，</w:t>
      </w:r>
      <w:r w:rsidR="006D3887">
        <w:rPr>
          <w:rFonts w:ascii="Times New Roman" w:eastAsia="標楷體" w:hAnsi="Times New Roman" w:cs="Times New Roman" w:hint="eastAsia"/>
        </w:rPr>
        <w:t>評論時間經過上映日與平均值兩種補值後，使用使用者平均評論時間的</w:t>
      </w:r>
      <w:r w:rsidR="006D3887">
        <w:rPr>
          <w:rFonts w:ascii="Times New Roman" w:eastAsia="標楷體" w:hAnsi="Times New Roman" w:cs="Times New Roman" w:hint="eastAsia"/>
        </w:rPr>
        <w:t>R</w:t>
      </w:r>
      <w:r w:rsidR="006D3887">
        <w:rPr>
          <w:rFonts w:ascii="Times New Roman" w:eastAsia="標楷體" w:hAnsi="Times New Roman" w:cs="Times New Roman"/>
        </w:rPr>
        <w:t>MSE</w:t>
      </w:r>
      <w:r w:rsidR="006D3887">
        <w:rPr>
          <w:rFonts w:ascii="Times New Roman" w:eastAsia="標楷體" w:hAnsi="Times New Roman" w:cs="Times New Roman" w:hint="eastAsia"/>
        </w:rPr>
        <w:t>與</w:t>
      </w:r>
      <w:r w:rsidR="006D3887">
        <w:rPr>
          <w:rFonts w:ascii="Times New Roman" w:eastAsia="標楷體" w:hAnsi="Times New Roman" w:cs="Times New Roman" w:hint="eastAsia"/>
        </w:rPr>
        <w:t>M</w:t>
      </w:r>
      <w:r w:rsidR="006D3887">
        <w:rPr>
          <w:rFonts w:ascii="Times New Roman" w:eastAsia="標楷體" w:hAnsi="Times New Roman" w:cs="Times New Roman"/>
        </w:rPr>
        <w:t>AE</w:t>
      </w:r>
      <w:r w:rsidR="006D3887">
        <w:rPr>
          <w:rFonts w:ascii="Times New Roman" w:eastAsia="標楷體" w:hAnsi="Times New Roman" w:cs="Times New Roman" w:hint="eastAsia"/>
        </w:rPr>
        <w:t>相較於使用上映日</w:t>
      </w:r>
      <w:r w:rsidR="006D3887">
        <w:rPr>
          <w:rFonts w:ascii="Times New Roman" w:eastAsia="標楷體" w:hAnsi="Times New Roman" w:cs="Times New Roman" w:hint="eastAsia"/>
        </w:rPr>
        <w:t>+7</w:t>
      </w:r>
      <w:r w:rsidR="006D3887">
        <w:rPr>
          <w:rFonts w:ascii="Times New Roman" w:eastAsia="標楷體" w:hAnsi="Times New Roman" w:cs="Times New Roman" w:hint="eastAsia"/>
        </w:rPr>
        <w:t>皆有較佳的結果，</w:t>
      </w:r>
      <w:r w:rsidR="0043414C">
        <w:rPr>
          <w:rFonts w:ascii="Times New Roman" w:eastAsia="標楷體" w:hAnsi="Times New Roman" w:cs="Times New Roman" w:hint="eastAsia"/>
        </w:rPr>
        <w:t>其中，兩種不值方式之結果在</w:t>
      </w:r>
      <w:r w:rsidR="0043414C">
        <w:rPr>
          <w:rFonts w:ascii="Times New Roman" w:eastAsia="標楷體" w:hAnsi="Times New Roman" w:cs="Times New Roman" w:hint="eastAsia"/>
        </w:rPr>
        <w:t>RMSE</w:t>
      </w:r>
      <w:r w:rsidR="0043414C">
        <w:rPr>
          <w:rFonts w:ascii="Times New Roman" w:eastAsia="標楷體" w:hAnsi="Times New Roman" w:cs="Times New Roman" w:hint="eastAsia"/>
        </w:rPr>
        <w:t>與</w:t>
      </w:r>
      <w:r w:rsidR="0043414C">
        <w:rPr>
          <w:rFonts w:ascii="Times New Roman" w:eastAsia="標楷體" w:hAnsi="Times New Roman" w:cs="Times New Roman" w:hint="eastAsia"/>
        </w:rPr>
        <w:t>M</w:t>
      </w:r>
      <w:r w:rsidR="0043414C">
        <w:rPr>
          <w:rFonts w:ascii="Times New Roman" w:eastAsia="標楷體" w:hAnsi="Times New Roman" w:cs="Times New Roman"/>
        </w:rPr>
        <w:t>AE</w:t>
      </w:r>
      <w:r w:rsidR="0043414C">
        <w:rPr>
          <w:rFonts w:ascii="Times New Roman" w:eastAsia="標楷體" w:hAnsi="Times New Roman" w:cs="Times New Roman" w:hint="eastAsia"/>
        </w:rPr>
        <w:t>分別相差大約</w:t>
      </w:r>
      <w:r w:rsidR="0043414C" w:rsidRPr="0043414C">
        <w:rPr>
          <w:rFonts w:ascii="Times New Roman" w:eastAsia="標楷體" w:hAnsi="Times New Roman" w:cs="Times New Roman"/>
        </w:rPr>
        <w:t>0.037</w:t>
      </w:r>
      <w:r w:rsidR="0043414C">
        <w:rPr>
          <w:rFonts w:ascii="Times New Roman" w:eastAsia="標楷體" w:hAnsi="Times New Roman" w:cs="Times New Roman" w:hint="eastAsia"/>
        </w:rPr>
        <w:t>與</w:t>
      </w:r>
      <w:r w:rsidR="0043414C" w:rsidRPr="0043414C">
        <w:rPr>
          <w:rFonts w:ascii="Times New Roman" w:eastAsia="標楷體" w:hAnsi="Times New Roman" w:cs="Times New Roman"/>
        </w:rPr>
        <w:t>0.016</w:t>
      </w:r>
      <w:r w:rsidR="008B42CB">
        <w:rPr>
          <w:rFonts w:ascii="Times New Roman" w:eastAsia="標楷體" w:hAnsi="Times New Roman" w:cs="Times New Roman" w:hint="eastAsia"/>
        </w:rPr>
        <w:t>，</w:t>
      </w:r>
      <w:r w:rsidR="0092728D">
        <w:rPr>
          <w:rFonts w:ascii="Times New Roman" w:eastAsia="標楷體" w:hAnsi="Times New Roman" w:cs="Times New Roman" w:hint="eastAsia"/>
        </w:rPr>
        <w:t>故實驗二選出以</w:t>
      </w:r>
      <w:r w:rsidR="0092728D" w:rsidRPr="005C2F45">
        <w:rPr>
          <w:rFonts w:ascii="Times New Roman" w:eastAsia="標楷體" w:hAnsi="Times New Roman" w:cs="Times New Roman"/>
        </w:rPr>
        <w:t>評論時間取</w:t>
      </w:r>
      <w:r w:rsidR="0092728D">
        <w:rPr>
          <w:rFonts w:ascii="Times New Roman" w:eastAsia="標楷體" w:hAnsi="Times New Roman" w:cs="Times New Roman" w:hint="eastAsia"/>
        </w:rPr>
        <w:t>平均值的資料集作為後續實驗三之探討對象</w:t>
      </w:r>
      <w:r w:rsidR="0043414C">
        <w:rPr>
          <w:rFonts w:ascii="Times New Roman" w:eastAsia="標楷體" w:hAnsi="Times New Roman" w:cs="Times New Roman" w:hint="eastAsia"/>
        </w:rPr>
        <w:t>。</w:t>
      </w:r>
    </w:p>
    <w:p w14:paraId="188C0DC0" w14:textId="63905A8D" w:rsidR="0043414C" w:rsidRDefault="0043414C" w:rsidP="00EF697D">
      <w:pPr>
        <w:spacing w:line="360" w:lineRule="auto"/>
        <w:jc w:val="both"/>
        <w:rPr>
          <w:rFonts w:ascii="Times New Roman" w:eastAsia="標楷體" w:hAnsi="Times New Roman" w:cs="Times New Roman"/>
        </w:rPr>
      </w:pPr>
    </w:p>
    <w:p w14:paraId="33EEB48E" w14:textId="2D649328" w:rsidR="002419C4" w:rsidRDefault="002419C4" w:rsidP="00EF697D">
      <w:pPr>
        <w:spacing w:line="360" w:lineRule="auto"/>
        <w:jc w:val="both"/>
        <w:rPr>
          <w:rFonts w:ascii="Times New Roman" w:eastAsia="標楷體" w:hAnsi="Times New Roman" w:cs="Times New Roman"/>
        </w:rPr>
      </w:pPr>
      <w:r>
        <w:rPr>
          <w:noProof/>
        </w:rPr>
        <w:drawing>
          <wp:inline distT="0" distB="0" distL="0" distR="0" wp14:anchorId="066E31AA" wp14:editId="4C73E8DA">
            <wp:extent cx="4572000" cy="2743200"/>
            <wp:effectExtent l="0" t="0" r="0" b="0"/>
            <wp:docPr id="32" name="圖表 32">
              <a:extLst xmlns:a="http://schemas.openxmlformats.org/drawingml/2006/main">
                <a:ext uri="{FF2B5EF4-FFF2-40B4-BE49-F238E27FC236}">
                  <a16:creationId xmlns:a16="http://schemas.microsoft.com/office/drawing/2014/main" id="{61D69287-F8E7-4487-A891-06EE3C626B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4709B80" w14:textId="77777777" w:rsidR="002419C4" w:rsidRPr="006D3887" w:rsidRDefault="002419C4" w:rsidP="00EF697D">
      <w:pPr>
        <w:spacing w:line="360" w:lineRule="auto"/>
        <w:jc w:val="both"/>
        <w:rPr>
          <w:rFonts w:ascii="Times New Roman" w:eastAsia="標楷體" w:hAnsi="Times New Roman" w:cs="Times New Roman"/>
        </w:rPr>
      </w:pPr>
    </w:p>
    <w:p w14:paraId="788A6A4B" w14:textId="2EF43920" w:rsidR="00011921" w:rsidRDefault="002419C4" w:rsidP="002419C4">
      <w:pPr>
        <w:spacing w:line="360" w:lineRule="auto"/>
        <w:jc w:val="both"/>
        <w:rPr>
          <w:rFonts w:ascii="Times New Roman" w:eastAsia="標楷體" w:hAnsi="Times New Roman" w:cs="Times New Roman"/>
        </w:rPr>
      </w:pPr>
      <w:r>
        <w:rPr>
          <w:noProof/>
        </w:rPr>
        <w:drawing>
          <wp:inline distT="0" distB="0" distL="0" distR="0" wp14:anchorId="6A405B49" wp14:editId="41FAF77B">
            <wp:extent cx="4572000" cy="2743200"/>
            <wp:effectExtent l="0" t="0" r="0" b="0"/>
            <wp:docPr id="31" name="圖表 31">
              <a:extLst xmlns:a="http://schemas.openxmlformats.org/drawingml/2006/main">
                <a:ext uri="{FF2B5EF4-FFF2-40B4-BE49-F238E27FC236}">
                  <a16:creationId xmlns:a16="http://schemas.microsoft.com/office/drawing/2014/main" id="{5765ABF6-451C-4A51-8C09-E12894AF70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8F8AF1B" w14:textId="77777777" w:rsidR="002419C4" w:rsidRDefault="002419C4" w:rsidP="002419C4">
      <w:pPr>
        <w:spacing w:line="360" w:lineRule="auto"/>
        <w:jc w:val="both"/>
        <w:rPr>
          <w:rFonts w:ascii="Times New Roman" w:eastAsia="標楷體" w:hAnsi="Times New Roman" w:cs="Times New Roman"/>
        </w:rPr>
      </w:pPr>
    </w:p>
    <w:tbl>
      <w:tblPr>
        <w:tblStyle w:val="af0"/>
        <w:tblW w:w="0" w:type="auto"/>
        <w:tblLook w:val="04A0" w:firstRow="1" w:lastRow="0" w:firstColumn="1" w:lastColumn="0" w:noHBand="0" w:noVBand="1"/>
      </w:tblPr>
      <w:tblGrid>
        <w:gridCol w:w="2925"/>
        <w:gridCol w:w="2926"/>
        <w:gridCol w:w="2926"/>
      </w:tblGrid>
      <w:tr w:rsidR="002419C4" w14:paraId="2C87361B" w14:textId="77777777" w:rsidTr="00614347">
        <w:tc>
          <w:tcPr>
            <w:tcW w:w="2925" w:type="dxa"/>
            <w:vMerge w:val="restart"/>
            <w:vAlign w:val="center"/>
          </w:tcPr>
          <w:p w14:paraId="6A0FA0B8" w14:textId="77269182" w:rsidR="002419C4" w:rsidRDefault="002419C4" w:rsidP="00614347">
            <w:pPr>
              <w:spacing w:line="360" w:lineRule="auto"/>
              <w:jc w:val="center"/>
              <w:rPr>
                <w:rFonts w:ascii="Times New Roman" w:eastAsia="標楷體" w:hAnsi="Times New Roman" w:cs="Times New Roman"/>
              </w:rPr>
            </w:pPr>
            <w:r>
              <w:rPr>
                <w:rFonts w:ascii="Times New Roman" w:eastAsia="標楷體" w:hAnsi="Times New Roman" w:cs="Times New Roman" w:hint="eastAsia"/>
              </w:rPr>
              <w:t>實驗二</w:t>
            </w:r>
          </w:p>
        </w:tc>
        <w:tc>
          <w:tcPr>
            <w:tcW w:w="5852" w:type="dxa"/>
            <w:gridSpan w:val="2"/>
            <w:vAlign w:val="center"/>
          </w:tcPr>
          <w:p w14:paraId="7495A927" w14:textId="77777777" w:rsidR="002419C4" w:rsidRDefault="002419C4" w:rsidP="00614347">
            <w:pPr>
              <w:spacing w:line="360" w:lineRule="auto"/>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 xml:space="preserve"> = 100</w:t>
            </w:r>
          </w:p>
        </w:tc>
      </w:tr>
      <w:tr w:rsidR="002419C4" w14:paraId="2B75A7DF" w14:textId="77777777" w:rsidTr="00614347">
        <w:tc>
          <w:tcPr>
            <w:tcW w:w="2925" w:type="dxa"/>
            <w:vMerge/>
            <w:vAlign w:val="center"/>
          </w:tcPr>
          <w:p w14:paraId="5A3363E0" w14:textId="77777777" w:rsidR="002419C4" w:rsidRDefault="002419C4" w:rsidP="00614347">
            <w:pPr>
              <w:spacing w:line="360" w:lineRule="auto"/>
              <w:jc w:val="center"/>
              <w:rPr>
                <w:rFonts w:ascii="Times New Roman" w:eastAsia="標楷體" w:hAnsi="Times New Roman" w:cs="Times New Roman"/>
              </w:rPr>
            </w:pPr>
          </w:p>
        </w:tc>
        <w:tc>
          <w:tcPr>
            <w:tcW w:w="2926" w:type="dxa"/>
            <w:vAlign w:val="center"/>
          </w:tcPr>
          <w:p w14:paraId="008B7FD1" w14:textId="77777777" w:rsidR="002419C4" w:rsidRDefault="002419C4" w:rsidP="00614347">
            <w:pPr>
              <w:spacing w:line="360" w:lineRule="auto"/>
              <w:jc w:val="center"/>
              <w:rPr>
                <w:rFonts w:ascii="Times New Roman" w:eastAsia="標楷體" w:hAnsi="Times New Roman" w:cs="Times New Roman"/>
              </w:rPr>
            </w:pPr>
            <w:r>
              <w:rPr>
                <w:rFonts w:ascii="Times New Roman" w:eastAsia="標楷體" w:hAnsi="Times New Roman" w:cs="Times New Roman" w:hint="eastAsia"/>
              </w:rPr>
              <w:t>R</w:t>
            </w:r>
            <w:r>
              <w:rPr>
                <w:rFonts w:ascii="Times New Roman" w:eastAsia="標楷體" w:hAnsi="Times New Roman" w:cs="Times New Roman"/>
              </w:rPr>
              <w:t>MSE</w:t>
            </w:r>
          </w:p>
        </w:tc>
        <w:tc>
          <w:tcPr>
            <w:tcW w:w="2926" w:type="dxa"/>
            <w:vAlign w:val="center"/>
          </w:tcPr>
          <w:p w14:paraId="02B31693" w14:textId="77777777" w:rsidR="002419C4" w:rsidRDefault="002419C4" w:rsidP="00614347">
            <w:pPr>
              <w:spacing w:line="360" w:lineRule="auto"/>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AE</w:t>
            </w:r>
          </w:p>
        </w:tc>
      </w:tr>
      <w:tr w:rsidR="002419C4" w14:paraId="38A65741" w14:textId="77777777" w:rsidTr="00614347">
        <w:tc>
          <w:tcPr>
            <w:tcW w:w="2925" w:type="dxa"/>
            <w:vAlign w:val="center"/>
          </w:tcPr>
          <w:p w14:paraId="5BB5EA44" w14:textId="6E9335E4" w:rsidR="002419C4" w:rsidRDefault="002419C4" w:rsidP="00614347">
            <w:pPr>
              <w:spacing w:line="360" w:lineRule="auto"/>
              <w:jc w:val="center"/>
              <w:rPr>
                <w:rFonts w:ascii="Times New Roman" w:eastAsia="標楷體" w:hAnsi="Times New Roman" w:cs="Times New Roman"/>
              </w:rPr>
            </w:pPr>
            <w:r>
              <w:rPr>
                <w:rFonts w:ascii="Times New Roman" w:eastAsia="標楷體" w:hAnsi="Times New Roman" w:cs="Times New Roman" w:hint="eastAsia"/>
              </w:rPr>
              <w:t>平均值補值</w:t>
            </w:r>
          </w:p>
        </w:tc>
        <w:tc>
          <w:tcPr>
            <w:tcW w:w="2926" w:type="dxa"/>
            <w:vAlign w:val="center"/>
          </w:tcPr>
          <w:p w14:paraId="6CE9127F" w14:textId="77777777" w:rsidR="002419C4" w:rsidRPr="002B1E6E" w:rsidRDefault="002419C4" w:rsidP="00614347">
            <w:pPr>
              <w:widowControl/>
              <w:jc w:val="center"/>
              <w:rPr>
                <w:color w:val="000000"/>
              </w:rPr>
            </w:pPr>
            <w:r>
              <w:rPr>
                <w:rFonts w:hint="eastAsia"/>
                <w:color w:val="000000"/>
              </w:rPr>
              <w:t>0.922185</w:t>
            </w:r>
          </w:p>
        </w:tc>
        <w:tc>
          <w:tcPr>
            <w:tcW w:w="2926" w:type="dxa"/>
            <w:vAlign w:val="center"/>
          </w:tcPr>
          <w:p w14:paraId="447787ED" w14:textId="77777777" w:rsidR="002419C4" w:rsidRPr="002B1E6E" w:rsidRDefault="002419C4" w:rsidP="00614347">
            <w:pPr>
              <w:widowControl/>
              <w:jc w:val="center"/>
              <w:rPr>
                <w:color w:val="000000"/>
              </w:rPr>
            </w:pPr>
            <w:r>
              <w:rPr>
                <w:rFonts w:hint="eastAsia"/>
                <w:color w:val="000000"/>
              </w:rPr>
              <w:t>0.515967</w:t>
            </w:r>
          </w:p>
        </w:tc>
      </w:tr>
      <w:tr w:rsidR="002419C4" w14:paraId="4E21FF8D" w14:textId="77777777" w:rsidTr="00614347">
        <w:tc>
          <w:tcPr>
            <w:tcW w:w="2925" w:type="dxa"/>
            <w:vAlign w:val="center"/>
          </w:tcPr>
          <w:p w14:paraId="606E2F61" w14:textId="622C0184" w:rsidR="002419C4" w:rsidRDefault="002419C4" w:rsidP="00614347">
            <w:pPr>
              <w:spacing w:line="360" w:lineRule="auto"/>
              <w:jc w:val="center"/>
              <w:rPr>
                <w:rFonts w:ascii="Times New Roman" w:eastAsia="標楷體" w:hAnsi="Times New Roman" w:cs="Times New Roman"/>
              </w:rPr>
            </w:pPr>
            <w:r>
              <w:rPr>
                <w:rFonts w:ascii="Times New Roman" w:eastAsia="標楷體" w:hAnsi="Times New Roman" w:cs="Times New Roman" w:hint="eastAsia"/>
              </w:rPr>
              <w:t>上映日</w:t>
            </w:r>
            <w:r>
              <w:rPr>
                <w:rFonts w:ascii="Times New Roman" w:eastAsia="標楷體" w:hAnsi="Times New Roman" w:cs="Times New Roman" w:hint="eastAsia"/>
              </w:rPr>
              <w:t>+</w:t>
            </w:r>
            <w:r>
              <w:rPr>
                <w:rFonts w:ascii="Times New Roman" w:eastAsia="標楷體" w:hAnsi="Times New Roman" w:cs="Times New Roman"/>
              </w:rPr>
              <w:t>7</w:t>
            </w:r>
            <w:r>
              <w:rPr>
                <w:rFonts w:ascii="Times New Roman" w:eastAsia="標楷體" w:hAnsi="Times New Roman" w:cs="Times New Roman" w:hint="eastAsia"/>
              </w:rPr>
              <w:t>補值</w:t>
            </w:r>
          </w:p>
        </w:tc>
        <w:tc>
          <w:tcPr>
            <w:tcW w:w="2926" w:type="dxa"/>
            <w:vAlign w:val="center"/>
          </w:tcPr>
          <w:p w14:paraId="7E1C831D" w14:textId="63CD6F4E" w:rsidR="002419C4" w:rsidRPr="002B1E6E" w:rsidRDefault="003E7587" w:rsidP="003E7587">
            <w:pPr>
              <w:widowControl/>
              <w:jc w:val="center"/>
              <w:rPr>
                <w:color w:val="000000"/>
              </w:rPr>
            </w:pPr>
            <w:r>
              <w:rPr>
                <w:rFonts w:hint="eastAsia"/>
                <w:color w:val="000000"/>
              </w:rPr>
              <w:t>0.960043</w:t>
            </w:r>
          </w:p>
        </w:tc>
        <w:tc>
          <w:tcPr>
            <w:tcW w:w="2926" w:type="dxa"/>
            <w:vAlign w:val="center"/>
          </w:tcPr>
          <w:p w14:paraId="26DED870" w14:textId="0EE3624B" w:rsidR="002419C4" w:rsidRPr="002B1E6E" w:rsidRDefault="003E7587" w:rsidP="003E7587">
            <w:pPr>
              <w:widowControl/>
              <w:jc w:val="center"/>
              <w:rPr>
                <w:color w:val="000000"/>
              </w:rPr>
            </w:pPr>
            <w:r>
              <w:rPr>
                <w:rFonts w:hint="eastAsia"/>
                <w:color w:val="000000"/>
              </w:rPr>
              <w:t>0.532133</w:t>
            </w:r>
          </w:p>
        </w:tc>
      </w:tr>
    </w:tbl>
    <w:p w14:paraId="5FBABDE8" w14:textId="3EAA78DF" w:rsidR="009F796E" w:rsidRDefault="009F796E" w:rsidP="009C348B">
      <w:pPr>
        <w:spacing w:line="360" w:lineRule="auto"/>
        <w:ind w:right="960"/>
        <w:rPr>
          <w:rFonts w:ascii="Times New Roman" w:eastAsia="標楷體" w:hAnsi="Times New Roman" w:cs="Times New Roman"/>
        </w:rPr>
      </w:pPr>
    </w:p>
    <w:p w14:paraId="2CEBDB6E" w14:textId="6F4DCB52" w:rsidR="001925EE" w:rsidRDefault="001925EE" w:rsidP="009C348B">
      <w:pPr>
        <w:spacing w:line="360" w:lineRule="auto"/>
        <w:ind w:right="960"/>
        <w:rPr>
          <w:rFonts w:ascii="Times New Roman" w:eastAsia="標楷體" w:hAnsi="Times New Roman" w:cs="Times New Roman"/>
        </w:rPr>
      </w:pPr>
    </w:p>
    <w:p w14:paraId="7C56E827" w14:textId="434DAA33" w:rsidR="001925EE" w:rsidRPr="00526D8C" w:rsidRDefault="001925EE" w:rsidP="001925EE">
      <w:pPr>
        <w:pStyle w:val="2"/>
        <w:numPr>
          <w:ilvl w:val="2"/>
          <w:numId w:val="20"/>
        </w:numPr>
        <w:spacing w:line="360" w:lineRule="auto"/>
        <w:jc w:val="both"/>
        <w:rPr>
          <w:rFonts w:ascii="Times New Roman" w:eastAsia="標楷體" w:hAnsi="Times New Roman" w:cs="Times New Roman"/>
          <w:sz w:val="24"/>
          <w:szCs w:val="24"/>
        </w:rPr>
      </w:pPr>
      <w:commentRangeStart w:id="158"/>
      <w:r w:rsidRPr="00526D8C">
        <w:rPr>
          <w:rFonts w:ascii="Times New Roman" w:eastAsia="標楷體" w:hAnsi="Times New Roman" w:cs="Times New Roman"/>
          <w:sz w:val="24"/>
          <w:szCs w:val="24"/>
        </w:rPr>
        <w:t>實驗</w:t>
      </w:r>
      <w:r w:rsidRPr="00526D8C">
        <w:rPr>
          <w:rFonts w:ascii="Times New Roman" w:eastAsia="標楷體" w:hAnsi="Times New Roman" w:cs="Times New Roman" w:hint="eastAsia"/>
          <w:sz w:val="24"/>
          <w:szCs w:val="24"/>
        </w:rPr>
        <w:t>三</w:t>
      </w:r>
      <w:commentRangeEnd w:id="158"/>
      <w:r w:rsidR="000E462E">
        <w:rPr>
          <w:rStyle w:val="af5"/>
          <w:rFonts w:asciiTheme="minorHAnsi" w:eastAsiaTheme="minorEastAsia" w:hAnsiTheme="minorHAnsi" w:cstheme="minorBidi"/>
          <w:b w:val="0"/>
          <w:bCs w:val="0"/>
        </w:rPr>
        <w:commentReference w:id="158"/>
      </w:r>
    </w:p>
    <w:p w14:paraId="167E0A1E" w14:textId="77777777" w:rsidR="001925EE" w:rsidRPr="005C2F45" w:rsidRDefault="001925EE" w:rsidP="009C348B">
      <w:pPr>
        <w:spacing w:line="360" w:lineRule="auto"/>
        <w:ind w:right="960"/>
        <w:rPr>
          <w:rFonts w:ascii="Times New Roman" w:eastAsia="標楷體" w:hAnsi="Times New Roman" w:cs="Times New Roman"/>
        </w:rPr>
      </w:pPr>
    </w:p>
    <w:p w14:paraId="447F9E92" w14:textId="77777777" w:rsidR="00DF7126" w:rsidRDefault="00CB1528" w:rsidP="001925EE">
      <w:pPr>
        <w:widowControl/>
        <w:spacing w:line="360" w:lineRule="auto"/>
        <w:ind w:left="851" w:firstLine="480"/>
        <w:jc w:val="both"/>
        <w:rPr>
          <w:rFonts w:ascii="Times New Roman" w:eastAsia="標楷體" w:hAnsi="Times New Roman" w:cs="Times New Roman"/>
        </w:rPr>
        <w:sectPr w:rsidR="00DF7126" w:rsidSect="001102A9">
          <w:pgSz w:w="11906" w:h="16838"/>
          <w:pgMar w:top="1418" w:right="1701" w:bottom="1418" w:left="1418" w:header="567" w:footer="567" w:gutter="0"/>
          <w:cols w:space="720"/>
          <w:formProt w:val="0"/>
          <w:docGrid w:type="lines" w:linePitch="360" w:charSpace="-6145"/>
        </w:sectPr>
      </w:pPr>
      <w:r>
        <w:rPr>
          <w:rFonts w:ascii="Times New Roman" w:eastAsia="標楷體" w:hAnsi="Times New Roman" w:cs="Times New Roman" w:hint="eastAsia"/>
        </w:rPr>
        <w:t>實驗三實驗結果如圖</w:t>
      </w:r>
      <w:r>
        <w:rPr>
          <w:rFonts w:ascii="Times New Roman" w:eastAsia="標楷體" w:hAnsi="Times New Roman" w:cs="Times New Roman" w:hint="eastAsia"/>
        </w:rPr>
        <w:t>?</w:t>
      </w:r>
      <w:r>
        <w:rPr>
          <w:rFonts w:ascii="Times New Roman" w:eastAsia="標楷體" w:hAnsi="Times New Roman" w:cs="Times New Roman" w:hint="eastAsia"/>
        </w:rPr>
        <w:t>與表</w:t>
      </w:r>
      <w:r>
        <w:rPr>
          <w:rFonts w:ascii="Times New Roman" w:eastAsia="標楷體" w:hAnsi="Times New Roman" w:cs="Times New Roman" w:hint="eastAsia"/>
        </w:rPr>
        <w:t>?</w:t>
      </w:r>
      <w:r w:rsidR="00437938">
        <w:rPr>
          <w:rFonts w:ascii="Times New Roman" w:eastAsia="標楷體" w:hAnsi="Times New Roman" w:cs="Times New Roman" w:hint="eastAsia"/>
        </w:rPr>
        <w:t>所示，</w:t>
      </w:r>
      <w:r w:rsidR="00DA2972" w:rsidRPr="005C2F45">
        <w:rPr>
          <w:rFonts w:ascii="Times New Roman" w:eastAsia="標楷體" w:hAnsi="Times New Roman" w:cs="Times New Roman"/>
        </w:rPr>
        <w:t xml:space="preserve"> </w:t>
      </w:r>
      <w:r w:rsidR="007D69B6">
        <w:rPr>
          <w:rFonts w:ascii="Times New Roman" w:eastAsia="標楷體" w:hAnsi="Times New Roman" w:cs="Times New Roman" w:hint="eastAsia"/>
        </w:rPr>
        <w:t>評論時間接續實驗二皆以</w:t>
      </w:r>
      <w:r w:rsidR="007D69B6" w:rsidRPr="005C2F45">
        <w:rPr>
          <w:rFonts w:ascii="Times New Roman" w:eastAsia="標楷體" w:hAnsi="Times New Roman" w:cs="Times New Roman"/>
        </w:rPr>
        <w:t>評論時間取</w:t>
      </w:r>
      <w:r w:rsidR="007D69B6">
        <w:rPr>
          <w:rFonts w:ascii="Times New Roman" w:eastAsia="標楷體" w:hAnsi="Times New Roman" w:cs="Times New Roman" w:hint="eastAsia"/>
        </w:rPr>
        <w:t>平均值最為補值方式</w:t>
      </w:r>
      <w:r w:rsidR="000F2EC4">
        <w:rPr>
          <w:rFonts w:ascii="Times New Roman" w:eastAsia="標楷體" w:hAnsi="Times New Roman" w:cs="Times New Roman" w:hint="eastAsia"/>
        </w:rPr>
        <w:t>，</w:t>
      </w:r>
      <w:r w:rsidR="00BF2C8B">
        <w:rPr>
          <w:rFonts w:ascii="Times New Roman" w:eastAsia="標楷體" w:hAnsi="Times New Roman" w:cs="Times New Roman" w:hint="eastAsia"/>
        </w:rPr>
        <w:t>並且使用不同的隱含空間維度進行不同資料組合間的比較，</w:t>
      </w:r>
      <w:r w:rsidR="00F47349">
        <w:rPr>
          <w:rFonts w:ascii="Times New Roman" w:eastAsia="標楷體" w:hAnsi="Times New Roman" w:cs="Times New Roman" w:hint="eastAsia"/>
        </w:rPr>
        <w:t>在不同數量的隱含空間維度下，使用的隱含空間維度越大模型</w:t>
      </w:r>
      <w:r w:rsidR="001214D5">
        <w:rPr>
          <w:rFonts w:ascii="Times New Roman" w:eastAsia="標楷體" w:hAnsi="Times New Roman" w:cs="Times New Roman" w:hint="eastAsia"/>
        </w:rPr>
        <w:t>實驗</w:t>
      </w:r>
      <w:r w:rsidR="00F47349">
        <w:rPr>
          <w:rFonts w:ascii="Times New Roman" w:eastAsia="標楷體" w:hAnsi="Times New Roman" w:cs="Times New Roman" w:hint="eastAsia"/>
        </w:rPr>
        <w:t>平均</w:t>
      </w:r>
      <w:r w:rsidR="00386520">
        <w:rPr>
          <w:rFonts w:ascii="Times New Roman" w:eastAsia="標楷體" w:hAnsi="Times New Roman" w:cs="Times New Roman" w:hint="eastAsia"/>
        </w:rPr>
        <w:t>結果</w:t>
      </w:r>
      <w:r w:rsidR="00F47349">
        <w:rPr>
          <w:rFonts w:ascii="Times New Roman" w:eastAsia="標楷體" w:hAnsi="Times New Roman" w:cs="Times New Roman" w:hint="eastAsia"/>
        </w:rPr>
        <w:t>起來</w:t>
      </w:r>
      <w:r w:rsidR="001214D5">
        <w:rPr>
          <w:rFonts w:ascii="Times New Roman" w:eastAsia="標楷體" w:hAnsi="Times New Roman" w:cs="Times New Roman" w:hint="eastAsia"/>
        </w:rPr>
        <w:t>皆有</w:t>
      </w:r>
      <w:r w:rsidR="00F47349">
        <w:rPr>
          <w:rFonts w:ascii="Times New Roman" w:eastAsia="標楷體" w:hAnsi="Times New Roman" w:cs="Times New Roman" w:hint="eastAsia"/>
        </w:rPr>
        <w:t>更低的誤差值</w:t>
      </w:r>
      <w:r w:rsidR="00CE6712">
        <w:rPr>
          <w:rFonts w:ascii="Times New Roman" w:eastAsia="標楷體" w:hAnsi="Times New Roman" w:cs="Times New Roman" w:hint="eastAsia"/>
        </w:rPr>
        <w:t>。而在不同資料組合的部分，使用所有資料組合進行補值在不同的隱含空間維度下皆有最佳的結果，</w:t>
      </w:r>
      <w:r w:rsidR="00C50DC7">
        <w:rPr>
          <w:rFonts w:ascii="Times New Roman" w:eastAsia="標楷體" w:hAnsi="Times New Roman" w:cs="Times New Roman" w:hint="eastAsia"/>
        </w:rPr>
        <w:t>其次，使用電影基本資料與電影劇情關鍵字之平均結果為次佳，使用者評論資料</w:t>
      </w:r>
      <w:r w:rsidR="00315367">
        <w:rPr>
          <w:rFonts w:ascii="Times New Roman" w:eastAsia="標楷體" w:hAnsi="Times New Roman" w:cs="Times New Roman" w:hint="eastAsia"/>
        </w:rPr>
        <w:t>則</w:t>
      </w:r>
      <w:r w:rsidR="00C50DC7">
        <w:rPr>
          <w:rFonts w:ascii="Times New Roman" w:eastAsia="標楷體" w:hAnsi="Times New Roman" w:cs="Times New Roman" w:hint="eastAsia"/>
        </w:rPr>
        <w:t>在各維度的</w:t>
      </w:r>
      <w:r w:rsidR="00315367">
        <w:rPr>
          <w:rFonts w:ascii="Times New Roman" w:eastAsia="標楷體" w:hAnsi="Times New Roman" w:cs="Times New Roman" w:hint="eastAsia"/>
        </w:rPr>
        <w:t>誤差值大部分較前兩者略高一些，而不對資料進行補值在不同維度的實驗中皆獲得最差的結果。</w:t>
      </w:r>
      <w:r w:rsidR="00EB035E">
        <w:rPr>
          <w:rFonts w:ascii="Times New Roman" w:eastAsia="標楷體" w:hAnsi="Times New Roman" w:cs="Times New Roman" w:hint="eastAsia"/>
        </w:rPr>
        <w:t>其中</w:t>
      </w:r>
      <w:r w:rsidR="00EB035E">
        <w:rPr>
          <w:rFonts w:ascii="Times New Roman" w:eastAsia="標楷體" w:hAnsi="Times New Roman" w:cs="Times New Roman" w:hint="eastAsia"/>
        </w:rPr>
        <w:t>R</w:t>
      </w:r>
      <w:r w:rsidR="00EB035E">
        <w:rPr>
          <w:rFonts w:ascii="Times New Roman" w:eastAsia="標楷體" w:hAnsi="Times New Roman" w:cs="Times New Roman"/>
        </w:rPr>
        <w:t>MSE</w:t>
      </w:r>
      <w:r w:rsidR="00EB035E">
        <w:rPr>
          <w:rFonts w:ascii="Times New Roman" w:eastAsia="標楷體" w:hAnsi="Times New Roman" w:cs="Times New Roman" w:hint="eastAsia"/>
        </w:rPr>
        <w:t>與</w:t>
      </w:r>
      <w:r w:rsidR="00EB035E">
        <w:rPr>
          <w:rFonts w:ascii="Times New Roman" w:eastAsia="標楷體" w:hAnsi="Times New Roman" w:cs="Times New Roman" w:hint="eastAsia"/>
        </w:rPr>
        <w:t>M</w:t>
      </w:r>
      <w:r w:rsidR="00EB035E">
        <w:rPr>
          <w:rFonts w:ascii="Times New Roman" w:eastAsia="標楷體" w:hAnsi="Times New Roman" w:cs="Times New Roman"/>
        </w:rPr>
        <w:t>AE</w:t>
      </w:r>
      <w:r w:rsidR="00EB035E">
        <w:rPr>
          <w:rFonts w:ascii="Times New Roman" w:eastAsia="標楷體" w:hAnsi="Times New Roman" w:cs="Times New Roman" w:hint="eastAsia"/>
        </w:rPr>
        <w:t>在維度</w:t>
      </w:r>
      <w:r w:rsidR="00EB035E">
        <w:rPr>
          <w:rFonts w:ascii="Times New Roman" w:eastAsia="標楷體" w:hAnsi="Times New Roman" w:cs="Times New Roman"/>
        </w:rPr>
        <w:t>f</w:t>
      </w:r>
      <w:r w:rsidR="00EB035E">
        <w:rPr>
          <w:rFonts w:ascii="Times New Roman" w:eastAsia="標楷體" w:hAnsi="Times New Roman" w:cs="Times New Roman" w:hint="eastAsia"/>
        </w:rPr>
        <w:t>為</w:t>
      </w:r>
      <w:r w:rsidR="00EB035E">
        <w:rPr>
          <w:rFonts w:ascii="Times New Roman" w:eastAsia="標楷體" w:hAnsi="Times New Roman" w:cs="Times New Roman" w:hint="eastAsia"/>
        </w:rPr>
        <w:t>1</w:t>
      </w:r>
      <w:r w:rsidR="00EB035E">
        <w:rPr>
          <w:rFonts w:ascii="Times New Roman" w:eastAsia="標楷體" w:hAnsi="Times New Roman" w:cs="Times New Roman"/>
        </w:rPr>
        <w:t>0</w:t>
      </w:r>
      <w:r w:rsidR="00EB035E">
        <w:rPr>
          <w:rFonts w:ascii="Times New Roman" w:eastAsia="標楷體" w:hAnsi="Times New Roman" w:cs="Times New Roman" w:hint="eastAsia"/>
        </w:rPr>
        <w:t>、</w:t>
      </w:r>
      <w:r w:rsidR="00EB035E">
        <w:rPr>
          <w:rFonts w:ascii="Times New Roman" w:eastAsia="標楷體" w:hAnsi="Times New Roman" w:cs="Times New Roman" w:hint="eastAsia"/>
        </w:rPr>
        <w:t>2</w:t>
      </w:r>
      <w:r w:rsidR="00EB035E">
        <w:rPr>
          <w:rFonts w:ascii="Times New Roman" w:eastAsia="標楷體" w:hAnsi="Times New Roman" w:cs="Times New Roman"/>
        </w:rPr>
        <w:t>0</w:t>
      </w:r>
      <w:r w:rsidR="00EB035E">
        <w:rPr>
          <w:rFonts w:ascii="Times New Roman" w:eastAsia="標楷體" w:hAnsi="Times New Roman" w:cs="Times New Roman" w:hint="eastAsia"/>
        </w:rPr>
        <w:t>、</w:t>
      </w:r>
      <w:r w:rsidR="00EB035E">
        <w:rPr>
          <w:rFonts w:ascii="Times New Roman" w:eastAsia="標楷體" w:hAnsi="Times New Roman" w:cs="Times New Roman" w:hint="eastAsia"/>
        </w:rPr>
        <w:t>50</w:t>
      </w:r>
      <w:r w:rsidR="00EB035E">
        <w:rPr>
          <w:rFonts w:ascii="Times New Roman" w:eastAsia="標楷體" w:hAnsi="Times New Roman" w:cs="Times New Roman" w:hint="eastAsia"/>
        </w:rPr>
        <w:t>、</w:t>
      </w:r>
      <w:r w:rsidR="00EB035E">
        <w:rPr>
          <w:rFonts w:ascii="Times New Roman" w:eastAsia="標楷體" w:hAnsi="Times New Roman" w:cs="Times New Roman" w:hint="eastAsia"/>
        </w:rPr>
        <w:t>80</w:t>
      </w:r>
      <w:r w:rsidR="00EB035E">
        <w:rPr>
          <w:rFonts w:ascii="Times New Roman" w:eastAsia="標楷體" w:hAnsi="Times New Roman" w:cs="Times New Roman" w:hint="eastAsia"/>
        </w:rPr>
        <w:t>、</w:t>
      </w:r>
      <w:r w:rsidR="00EB035E">
        <w:rPr>
          <w:rFonts w:ascii="Times New Roman" w:eastAsia="標楷體" w:hAnsi="Times New Roman" w:cs="Times New Roman" w:hint="eastAsia"/>
        </w:rPr>
        <w:t>100</w:t>
      </w:r>
      <w:r w:rsidR="00EB035E">
        <w:rPr>
          <w:rFonts w:ascii="Times New Roman" w:eastAsia="標楷體" w:hAnsi="Times New Roman" w:cs="Times New Roman" w:hint="eastAsia"/>
        </w:rPr>
        <w:t>的情況下，最高與最低值差距</w:t>
      </w:r>
      <w:r w:rsidR="00EB035E">
        <w:rPr>
          <w:rFonts w:ascii="Times New Roman" w:eastAsia="標楷體" w:hAnsi="Times New Roman" w:cs="Times New Roman" w:hint="eastAsia"/>
        </w:rPr>
        <w:t>R</w:t>
      </w:r>
      <w:r w:rsidR="00EB035E">
        <w:rPr>
          <w:rFonts w:ascii="Times New Roman" w:eastAsia="標楷體" w:hAnsi="Times New Roman" w:cs="Times New Roman"/>
        </w:rPr>
        <w:t>MSE</w:t>
      </w:r>
      <w:r w:rsidR="00EB035E">
        <w:rPr>
          <w:rFonts w:ascii="Times New Roman" w:eastAsia="標楷體" w:hAnsi="Times New Roman" w:cs="Times New Roman" w:hint="eastAsia"/>
        </w:rPr>
        <w:t>大約為</w:t>
      </w:r>
      <w:r w:rsidR="00EB035E" w:rsidRPr="00EB035E">
        <w:rPr>
          <w:rFonts w:ascii="Times New Roman" w:eastAsia="標楷體" w:hAnsi="Times New Roman" w:cs="Times New Roman"/>
        </w:rPr>
        <w:t>0.8565</w:t>
      </w:r>
      <w:r w:rsidR="00EB035E">
        <w:rPr>
          <w:rFonts w:ascii="Times New Roman" w:eastAsia="標楷體" w:hAnsi="Times New Roman" w:cs="Times New Roman" w:hint="eastAsia"/>
        </w:rPr>
        <w:t>、</w:t>
      </w:r>
      <w:r w:rsidR="00EB035E" w:rsidRPr="00EB035E">
        <w:rPr>
          <w:rFonts w:ascii="Times New Roman" w:eastAsia="標楷體" w:hAnsi="Times New Roman" w:cs="Times New Roman"/>
        </w:rPr>
        <w:t>0.7797</w:t>
      </w:r>
      <w:r w:rsidR="00EB035E">
        <w:rPr>
          <w:rFonts w:ascii="Times New Roman" w:eastAsia="標楷體" w:hAnsi="Times New Roman" w:cs="Times New Roman" w:hint="eastAsia"/>
        </w:rPr>
        <w:t>、</w:t>
      </w:r>
      <w:r w:rsidR="00EB035E" w:rsidRPr="00EB035E">
        <w:rPr>
          <w:rFonts w:ascii="Times New Roman" w:eastAsia="標楷體" w:hAnsi="Times New Roman" w:cs="Times New Roman"/>
        </w:rPr>
        <w:t>0.7692</w:t>
      </w:r>
      <w:r w:rsidR="00EB035E">
        <w:rPr>
          <w:rFonts w:ascii="Times New Roman" w:eastAsia="標楷體" w:hAnsi="Times New Roman" w:cs="Times New Roman" w:hint="eastAsia"/>
        </w:rPr>
        <w:t>、</w:t>
      </w:r>
      <w:r w:rsidR="00EB035E" w:rsidRPr="00EB035E">
        <w:rPr>
          <w:rFonts w:ascii="Times New Roman" w:eastAsia="標楷體" w:hAnsi="Times New Roman" w:cs="Times New Roman"/>
        </w:rPr>
        <w:t>0.8796</w:t>
      </w:r>
      <w:r w:rsidR="00EB035E">
        <w:rPr>
          <w:rFonts w:ascii="Times New Roman" w:eastAsia="標楷體" w:hAnsi="Times New Roman" w:cs="Times New Roman" w:hint="eastAsia"/>
        </w:rPr>
        <w:t>與</w:t>
      </w:r>
      <w:r w:rsidR="00EB035E" w:rsidRPr="00EB035E">
        <w:rPr>
          <w:rFonts w:ascii="Times New Roman" w:eastAsia="標楷體" w:hAnsi="Times New Roman" w:cs="Times New Roman"/>
        </w:rPr>
        <w:t>0.9016</w:t>
      </w:r>
      <w:r w:rsidR="00EB035E">
        <w:rPr>
          <w:rFonts w:ascii="Times New Roman" w:eastAsia="標楷體" w:hAnsi="Times New Roman" w:cs="Times New Roman" w:hint="eastAsia"/>
        </w:rPr>
        <w:t>，</w:t>
      </w:r>
      <w:r w:rsidR="00EB035E">
        <w:rPr>
          <w:rFonts w:ascii="Times New Roman" w:eastAsia="標楷體" w:hAnsi="Times New Roman" w:cs="Times New Roman"/>
        </w:rPr>
        <w:t>MAE</w:t>
      </w:r>
      <w:r w:rsidR="00EB035E">
        <w:rPr>
          <w:rFonts w:ascii="Times New Roman" w:eastAsia="標楷體" w:hAnsi="Times New Roman" w:cs="Times New Roman" w:hint="eastAsia"/>
        </w:rPr>
        <w:t>大約為</w:t>
      </w:r>
      <w:r w:rsidR="00EB035E" w:rsidRPr="00EB035E">
        <w:rPr>
          <w:rFonts w:ascii="Times New Roman" w:eastAsia="標楷體" w:hAnsi="Times New Roman" w:cs="Times New Roman"/>
        </w:rPr>
        <w:t>0.7928</w:t>
      </w:r>
      <w:r w:rsidR="00EB035E">
        <w:rPr>
          <w:rFonts w:ascii="Times New Roman" w:eastAsia="標楷體" w:hAnsi="Times New Roman" w:cs="Times New Roman" w:hint="eastAsia"/>
        </w:rPr>
        <w:t>、</w:t>
      </w:r>
      <w:r w:rsidR="00EB035E" w:rsidRPr="00EB035E">
        <w:rPr>
          <w:rFonts w:ascii="Times New Roman" w:eastAsia="標楷體" w:hAnsi="Times New Roman" w:cs="Times New Roman"/>
        </w:rPr>
        <w:t>0.7496</w:t>
      </w:r>
      <w:r w:rsidR="00EB035E">
        <w:rPr>
          <w:rFonts w:ascii="Times New Roman" w:eastAsia="標楷體" w:hAnsi="Times New Roman" w:cs="Times New Roman" w:hint="eastAsia"/>
        </w:rPr>
        <w:t>、</w:t>
      </w:r>
      <w:r w:rsidR="00EB035E" w:rsidRPr="00EB035E">
        <w:rPr>
          <w:rFonts w:ascii="Times New Roman" w:eastAsia="標楷體" w:hAnsi="Times New Roman" w:cs="Times New Roman"/>
        </w:rPr>
        <w:t>0.7608</w:t>
      </w:r>
      <w:r w:rsidR="00EB035E">
        <w:rPr>
          <w:rFonts w:ascii="Times New Roman" w:eastAsia="標楷體" w:hAnsi="Times New Roman" w:cs="Times New Roman" w:hint="eastAsia"/>
        </w:rPr>
        <w:t>、</w:t>
      </w:r>
      <w:r w:rsidR="00EB035E" w:rsidRPr="00EB035E">
        <w:rPr>
          <w:rFonts w:ascii="Times New Roman" w:eastAsia="標楷體" w:hAnsi="Times New Roman" w:cs="Times New Roman"/>
        </w:rPr>
        <w:t>0.7790</w:t>
      </w:r>
      <w:r w:rsidR="00EB035E">
        <w:rPr>
          <w:rFonts w:ascii="Times New Roman" w:eastAsia="標楷體" w:hAnsi="Times New Roman" w:cs="Times New Roman" w:hint="eastAsia"/>
        </w:rPr>
        <w:t>與</w:t>
      </w:r>
      <w:r w:rsidR="00EB035E" w:rsidRPr="00EB035E">
        <w:rPr>
          <w:rFonts w:ascii="Times New Roman" w:eastAsia="標楷體" w:hAnsi="Times New Roman" w:cs="Times New Roman"/>
        </w:rPr>
        <w:t>0.7707</w:t>
      </w:r>
      <w:r w:rsidR="00EB035E">
        <w:rPr>
          <w:rFonts w:ascii="Times New Roman" w:eastAsia="標楷體" w:hAnsi="Times New Roman" w:cs="Times New Roman" w:hint="eastAsia"/>
        </w:rPr>
        <w:t>。</w:t>
      </w:r>
    </w:p>
    <w:p w14:paraId="4C2C305C" w14:textId="0D23596F" w:rsidR="00DD59FF" w:rsidRDefault="00DD59FF" w:rsidP="00BD34E8">
      <w:pPr>
        <w:widowControl/>
        <w:spacing w:line="360" w:lineRule="auto"/>
        <w:jc w:val="center"/>
        <w:rPr>
          <w:rFonts w:ascii="Times New Roman" w:eastAsia="標楷體" w:hAnsi="Times New Roman" w:cs="Times New Roman"/>
        </w:rPr>
      </w:pPr>
    </w:p>
    <w:p w14:paraId="0D171325" w14:textId="202AA3C2" w:rsidR="00DD59FF" w:rsidRDefault="00BD34E8" w:rsidP="00BD34E8">
      <w:pPr>
        <w:widowControl/>
        <w:spacing w:line="360" w:lineRule="auto"/>
        <w:ind w:firstLine="425"/>
        <w:jc w:val="center"/>
        <w:rPr>
          <w:noProof/>
        </w:rPr>
      </w:pPr>
      <w:r w:rsidRPr="00BD34E8">
        <w:rPr>
          <w:noProof/>
        </w:rPr>
        <mc:AlternateContent>
          <mc:Choice Requires="wpg">
            <w:drawing>
              <wp:anchor distT="0" distB="0" distL="114300" distR="114300" simplePos="0" relativeHeight="251659264" behindDoc="0" locked="0" layoutInCell="1" allowOverlap="1" wp14:anchorId="087CA67E" wp14:editId="43FB1637">
                <wp:simplePos x="0" y="0"/>
                <wp:positionH relativeFrom="margin">
                  <wp:align>center</wp:align>
                </wp:positionH>
                <wp:positionV relativeFrom="paragraph">
                  <wp:posOffset>94368</wp:posOffset>
                </wp:positionV>
                <wp:extent cx="7681626" cy="4621168"/>
                <wp:effectExtent l="0" t="0" r="0" b="8255"/>
                <wp:wrapNone/>
                <wp:docPr id="43" name="群組 11"/>
                <wp:cNvGraphicFramePr/>
                <a:graphic xmlns:a="http://schemas.openxmlformats.org/drawingml/2006/main">
                  <a:graphicData uri="http://schemas.microsoft.com/office/word/2010/wordprocessingGroup">
                    <wpg:wgp>
                      <wpg:cNvGrpSpPr/>
                      <wpg:grpSpPr>
                        <a:xfrm>
                          <a:off x="0" y="0"/>
                          <a:ext cx="7681626" cy="4621168"/>
                          <a:chOff x="0" y="0"/>
                          <a:chExt cx="7681626" cy="4621168"/>
                        </a:xfrm>
                      </wpg:grpSpPr>
                      <pic:pic xmlns:pic="http://schemas.openxmlformats.org/drawingml/2006/picture">
                        <pic:nvPicPr>
                          <pic:cNvPr id="44" name="圖片 44"/>
                          <pic:cNvPicPr>
                            <a:picLocks noChangeAspect="1"/>
                          </pic:cNvPicPr>
                        </pic:nvPicPr>
                        <pic:blipFill>
                          <a:blip r:embed="rId38"/>
                          <a:stretch>
                            <a:fillRect/>
                          </a:stretch>
                        </pic:blipFill>
                        <pic:spPr>
                          <a:xfrm>
                            <a:off x="1" y="0"/>
                            <a:ext cx="3840813" cy="2310584"/>
                          </a:xfrm>
                          <a:prstGeom prst="rect">
                            <a:avLst/>
                          </a:prstGeom>
                        </pic:spPr>
                      </pic:pic>
                      <pic:pic xmlns:pic="http://schemas.openxmlformats.org/drawingml/2006/picture">
                        <pic:nvPicPr>
                          <pic:cNvPr id="45" name="圖片 45"/>
                          <pic:cNvPicPr>
                            <a:picLocks noChangeAspect="1"/>
                          </pic:cNvPicPr>
                        </pic:nvPicPr>
                        <pic:blipFill>
                          <a:blip r:embed="rId39"/>
                          <a:stretch>
                            <a:fillRect/>
                          </a:stretch>
                        </pic:blipFill>
                        <pic:spPr>
                          <a:xfrm>
                            <a:off x="3840813" y="0"/>
                            <a:ext cx="3840813" cy="2310584"/>
                          </a:xfrm>
                          <a:prstGeom prst="rect">
                            <a:avLst/>
                          </a:prstGeom>
                        </pic:spPr>
                      </pic:pic>
                      <pic:pic xmlns:pic="http://schemas.openxmlformats.org/drawingml/2006/picture">
                        <pic:nvPicPr>
                          <pic:cNvPr id="46" name="圖片 46"/>
                          <pic:cNvPicPr>
                            <a:picLocks noChangeAspect="1"/>
                          </pic:cNvPicPr>
                        </pic:nvPicPr>
                        <pic:blipFill>
                          <a:blip r:embed="rId40"/>
                          <a:stretch>
                            <a:fillRect/>
                          </a:stretch>
                        </pic:blipFill>
                        <pic:spPr>
                          <a:xfrm>
                            <a:off x="0" y="2310584"/>
                            <a:ext cx="3840813" cy="2310584"/>
                          </a:xfrm>
                          <a:prstGeom prst="rect">
                            <a:avLst/>
                          </a:prstGeom>
                        </pic:spPr>
                      </pic:pic>
                      <pic:pic xmlns:pic="http://schemas.openxmlformats.org/drawingml/2006/picture">
                        <pic:nvPicPr>
                          <pic:cNvPr id="47" name="圖片 47"/>
                          <pic:cNvPicPr>
                            <a:picLocks noChangeAspect="1"/>
                          </pic:cNvPicPr>
                        </pic:nvPicPr>
                        <pic:blipFill>
                          <a:blip r:embed="rId41"/>
                          <a:stretch>
                            <a:fillRect/>
                          </a:stretch>
                        </pic:blipFill>
                        <pic:spPr>
                          <a:xfrm>
                            <a:off x="3840813" y="2310584"/>
                            <a:ext cx="3840813" cy="2310584"/>
                          </a:xfrm>
                          <a:prstGeom prst="rect">
                            <a:avLst/>
                          </a:prstGeom>
                        </pic:spPr>
                      </pic:pic>
                    </wpg:wgp>
                  </a:graphicData>
                </a:graphic>
              </wp:anchor>
            </w:drawing>
          </mc:Choice>
          <mc:Fallback>
            <w:pict>
              <v:group w14:anchorId="02B29B8F" id="群組 11" o:spid="_x0000_s1026" style="position:absolute;margin-left:0;margin-top:7.45pt;width:604.85pt;height:363.85pt;z-index:251659264;mso-position-horizontal:center;mso-position-horizontal-relative:margin" coordsize="76816,46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44" o:spid="_x0000_s1027" type="#_x0000_t75" style="position:absolute;width:38408;height:23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">
                  <v:imagedata r:id="rId42" o:title=""/>
                </v:shape>
                <v:shape id="圖片 45" o:spid="_x0000_s1028" type="#_x0000_t75" style="position:absolute;left:38408;width:38408;height:23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">
                  <v:imagedata r:id="rId43" o:title=""/>
                </v:shape>
                <v:shape id="圖片 46" o:spid="_x0000_s1029" type="#_x0000_t75" style="position:absolute;top:23105;width:38408;height:2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">
                  <v:imagedata r:id="rId44" o:title=""/>
                </v:shape>
                <v:shape id="圖片 47" o:spid="_x0000_s1030" type="#_x0000_t75" style="position:absolute;left:38408;top:23105;width:38408;height:2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">
                  <v:imagedata r:id="rId45" o:title=""/>
                </v:shape>
                <w10:wrap anchorx="margin"/>
              </v:group>
            </w:pict>
          </mc:Fallback>
        </mc:AlternateContent>
      </w:r>
      <w:r>
        <w:rPr>
          <w:noProof/>
        </w:rPr>
        <w:t xml:space="preserve">   </w:t>
      </w:r>
    </w:p>
    <w:p w14:paraId="184BFDD0" w14:textId="2ABFF0BB" w:rsidR="00BD34E8" w:rsidRDefault="00BD34E8" w:rsidP="00BD34E8">
      <w:pPr>
        <w:widowControl/>
        <w:spacing w:line="360" w:lineRule="auto"/>
        <w:ind w:firstLine="425"/>
        <w:jc w:val="center"/>
        <w:rPr>
          <w:noProof/>
        </w:rPr>
      </w:pPr>
    </w:p>
    <w:p w14:paraId="20830DD4" w14:textId="5EB633F6" w:rsidR="00BD34E8" w:rsidRDefault="00BD34E8" w:rsidP="00BD34E8">
      <w:pPr>
        <w:widowControl/>
        <w:spacing w:line="360" w:lineRule="auto"/>
        <w:ind w:firstLine="425"/>
        <w:jc w:val="center"/>
        <w:rPr>
          <w:noProof/>
        </w:rPr>
      </w:pPr>
    </w:p>
    <w:p w14:paraId="0EF45C2E" w14:textId="4F811532" w:rsidR="00BD34E8" w:rsidRDefault="00BD34E8" w:rsidP="00BD34E8">
      <w:pPr>
        <w:widowControl/>
        <w:spacing w:line="360" w:lineRule="auto"/>
        <w:ind w:firstLine="425"/>
        <w:jc w:val="center"/>
        <w:rPr>
          <w:noProof/>
        </w:rPr>
      </w:pPr>
    </w:p>
    <w:p w14:paraId="2616F9C1" w14:textId="5A782BBE" w:rsidR="00BD34E8" w:rsidRDefault="00BD34E8" w:rsidP="00BD34E8">
      <w:pPr>
        <w:widowControl/>
        <w:spacing w:line="360" w:lineRule="auto"/>
        <w:ind w:firstLine="425"/>
        <w:jc w:val="center"/>
        <w:rPr>
          <w:noProof/>
        </w:rPr>
      </w:pPr>
    </w:p>
    <w:p w14:paraId="4F32EE91" w14:textId="77777777" w:rsidR="00BD34E8" w:rsidRDefault="00BD34E8" w:rsidP="00BD34E8">
      <w:pPr>
        <w:widowControl/>
        <w:spacing w:line="360" w:lineRule="auto"/>
        <w:ind w:firstLine="425"/>
        <w:jc w:val="center"/>
        <w:rPr>
          <w:rFonts w:ascii="Times New Roman" w:eastAsia="標楷體" w:hAnsi="Times New Roman" w:cs="Times New Roman"/>
        </w:rPr>
      </w:pPr>
    </w:p>
    <w:p w14:paraId="4015A2CD" w14:textId="4CB7AFE7" w:rsidR="00DD59FF" w:rsidRDefault="00DD59FF" w:rsidP="00BD34E8">
      <w:pPr>
        <w:widowControl/>
        <w:spacing w:line="360" w:lineRule="auto"/>
        <w:jc w:val="both"/>
        <w:rPr>
          <w:rFonts w:ascii="Times New Roman" w:eastAsia="標楷體" w:hAnsi="Times New Roman" w:cs="Times New Roman"/>
        </w:rPr>
      </w:pPr>
    </w:p>
    <w:p w14:paraId="44F018E1" w14:textId="0E794B7E" w:rsidR="00DD59FF" w:rsidRDefault="00DD59FF" w:rsidP="007C242E">
      <w:pPr>
        <w:widowControl/>
        <w:spacing w:line="360" w:lineRule="auto"/>
        <w:ind w:firstLine="425"/>
        <w:jc w:val="both"/>
        <w:rPr>
          <w:rFonts w:ascii="Times New Roman" w:eastAsia="標楷體" w:hAnsi="Times New Roman" w:cs="Times New Roman"/>
        </w:rPr>
      </w:pPr>
    </w:p>
    <w:p w14:paraId="5E51EC86" w14:textId="7C2F5A98" w:rsidR="00DD59FF" w:rsidRDefault="00DD59FF" w:rsidP="007C242E">
      <w:pPr>
        <w:widowControl/>
        <w:spacing w:line="360" w:lineRule="auto"/>
        <w:ind w:firstLine="425"/>
        <w:jc w:val="both"/>
        <w:rPr>
          <w:rFonts w:ascii="Times New Roman" w:eastAsia="標楷體" w:hAnsi="Times New Roman" w:cs="Times New Roman"/>
        </w:rPr>
      </w:pPr>
    </w:p>
    <w:p w14:paraId="79E5AF03" w14:textId="77777777" w:rsidR="00DD59FF" w:rsidRDefault="00DD59FF" w:rsidP="007C242E">
      <w:pPr>
        <w:widowControl/>
        <w:spacing w:line="360" w:lineRule="auto"/>
        <w:ind w:firstLine="425"/>
        <w:jc w:val="both"/>
        <w:rPr>
          <w:rFonts w:ascii="Times New Roman" w:eastAsia="標楷體" w:hAnsi="Times New Roman" w:cs="Times New Roman"/>
        </w:rPr>
      </w:pPr>
    </w:p>
    <w:p w14:paraId="2850E968" w14:textId="3962D381" w:rsidR="00DD59FF" w:rsidRDefault="00DD59FF" w:rsidP="007C242E">
      <w:pPr>
        <w:widowControl/>
        <w:spacing w:line="360" w:lineRule="auto"/>
        <w:ind w:firstLine="425"/>
        <w:jc w:val="both"/>
        <w:rPr>
          <w:rFonts w:ascii="Times New Roman" w:eastAsia="標楷體" w:hAnsi="Times New Roman" w:cs="Times New Roman"/>
        </w:rPr>
      </w:pPr>
    </w:p>
    <w:p w14:paraId="4CD10C65" w14:textId="2D11EF08" w:rsidR="00DD59FF" w:rsidRDefault="00DD59FF" w:rsidP="007C242E">
      <w:pPr>
        <w:widowControl/>
        <w:spacing w:line="360" w:lineRule="auto"/>
        <w:ind w:firstLine="425"/>
        <w:jc w:val="both"/>
        <w:rPr>
          <w:rFonts w:ascii="Times New Roman" w:eastAsia="標楷體" w:hAnsi="Times New Roman" w:cs="Times New Roman"/>
        </w:rPr>
      </w:pPr>
    </w:p>
    <w:p w14:paraId="240BDD0D" w14:textId="708DF217" w:rsidR="00DD59FF" w:rsidRDefault="00DD59FF" w:rsidP="007C242E">
      <w:pPr>
        <w:widowControl/>
        <w:spacing w:line="360" w:lineRule="auto"/>
        <w:ind w:firstLine="425"/>
        <w:jc w:val="both"/>
        <w:rPr>
          <w:rFonts w:ascii="Times New Roman" w:eastAsia="標楷體" w:hAnsi="Times New Roman" w:cs="Times New Roman"/>
        </w:rPr>
      </w:pPr>
    </w:p>
    <w:p w14:paraId="09DCD3DA" w14:textId="5F481248" w:rsidR="00DD59FF" w:rsidRDefault="00DD59FF" w:rsidP="007C242E">
      <w:pPr>
        <w:widowControl/>
        <w:spacing w:line="360" w:lineRule="auto"/>
        <w:ind w:firstLine="425"/>
        <w:jc w:val="both"/>
        <w:rPr>
          <w:rFonts w:ascii="Times New Roman" w:eastAsia="標楷體" w:hAnsi="Times New Roman" w:cs="Times New Roman"/>
        </w:rPr>
      </w:pPr>
    </w:p>
    <w:p w14:paraId="6AF24200" w14:textId="60F0C0F5" w:rsidR="00DD59FF" w:rsidRDefault="00DD59FF" w:rsidP="007C242E">
      <w:pPr>
        <w:widowControl/>
        <w:spacing w:line="360" w:lineRule="auto"/>
        <w:ind w:firstLine="425"/>
        <w:jc w:val="both"/>
        <w:rPr>
          <w:rFonts w:ascii="Times New Roman" w:eastAsia="標楷體" w:hAnsi="Times New Roman" w:cs="Times New Roman"/>
        </w:rPr>
      </w:pPr>
    </w:p>
    <w:p w14:paraId="68477705" w14:textId="4F9F7EF2" w:rsidR="00DD59FF" w:rsidRDefault="00DD59FF" w:rsidP="007C242E">
      <w:pPr>
        <w:widowControl/>
        <w:spacing w:line="360" w:lineRule="auto"/>
        <w:ind w:firstLine="425"/>
        <w:jc w:val="both"/>
        <w:rPr>
          <w:rFonts w:ascii="Times New Roman" w:eastAsia="標楷體" w:hAnsi="Times New Roman" w:cs="Times New Roman"/>
        </w:rPr>
      </w:pPr>
    </w:p>
    <w:p w14:paraId="4BFBB821" w14:textId="7EEC705C" w:rsidR="00BD34E8" w:rsidRDefault="00247AC7" w:rsidP="007C242E">
      <w:pPr>
        <w:widowControl/>
        <w:spacing w:line="360" w:lineRule="auto"/>
        <w:ind w:firstLine="425"/>
        <w:jc w:val="both"/>
        <w:rPr>
          <w:rFonts w:ascii="Times New Roman" w:eastAsia="標楷體" w:hAnsi="Times New Roman" w:cs="Times New Roman"/>
        </w:rPr>
      </w:pPr>
      <w:r w:rsidRPr="00BD34E8">
        <w:rPr>
          <w:rFonts w:ascii="Times New Roman" w:eastAsia="標楷體" w:hAnsi="Times New Roman" w:cs="Times New Roman"/>
          <w:noProof/>
        </w:rPr>
        <mc:AlternateContent>
          <mc:Choice Requires="wpg">
            <w:drawing>
              <wp:anchor distT="0" distB="0" distL="114300" distR="114300" simplePos="0" relativeHeight="251661312" behindDoc="0" locked="0" layoutInCell="1" allowOverlap="1" wp14:anchorId="747A44A6" wp14:editId="00E6ADE8">
                <wp:simplePos x="0" y="0"/>
                <wp:positionH relativeFrom="margin">
                  <wp:align>center</wp:align>
                </wp:positionH>
                <wp:positionV relativeFrom="paragraph">
                  <wp:posOffset>93989</wp:posOffset>
                </wp:positionV>
                <wp:extent cx="7682400" cy="4622400"/>
                <wp:effectExtent l="0" t="0" r="0" b="6985"/>
                <wp:wrapNone/>
                <wp:docPr id="48" name="群組 5"/>
                <wp:cNvGraphicFramePr/>
                <a:graphic xmlns:a="http://schemas.openxmlformats.org/drawingml/2006/main">
                  <a:graphicData uri="http://schemas.microsoft.com/office/word/2010/wordprocessingGroup">
                    <wpg:wgp>
                      <wpg:cNvGrpSpPr/>
                      <wpg:grpSpPr>
                        <a:xfrm>
                          <a:off x="0" y="0"/>
                          <a:ext cx="7682400" cy="4622400"/>
                          <a:chOff x="0" y="0"/>
                          <a:chExt cx="9169178" cy="5511262"/>
                        </a:xfrm>
                      </wpg:grpSpPr>
                      <pic:pic xmlns:pic="http://schemas.openxmlformats.org/drawingml/2006/picture">
                        <pic:nvPicPr>
                          <pic:cNvPr id="49" name="圖片 49"/>
                          <pic:cNvPicPr>
                            <a:picLocks noChangeAspect="1"/>
                          </pic:cNvPicPr>
                        </pic:nvPicPr>
                        <pic:blipFill>
                          <a:blip r:embed="rId46"/>
                          <a:stretch>
                            <a:fillRect/>
                          </a:stretch>
                        </pic:blipFill>
                        <pic:spPr>
                          <a:xfrm>
                            <a:off x="0" y="0"/>
                            <a:ext cx="4584589" cy="2755631"/>
                          </a:xfrm>
                          <a:prstGeom prst="rect">
                            <a:avLst/>
                          </a:prstGeom>
                        </pic:spPr>
                      </pic:pic>
                      <pic:pic xmlns:pic="http://schemas.openxmlformats.org/drawingml/2006/picture">
                        <pic:nvPicPr>
                          <pic:cNvPr id="50" name="圖片 50"/>
                          <pic:cNvPicPr>
                            <a:picLocks noChangeAspect="1"/>
                          </pic:cNvPicPr>
                        </pic:nvPicPr>
                        <pic:blipFill>
                          <a:blip r:embed="rId47"/>
                          <a:stretch>
                            <a:fillRect/>
                          </a:stretch>
                        </pic:blipFill>
                        <pic:spPr>
                          <a:xfrm>
                            <a:off x="4584589" y="0"/>
                            <a:ext cx="4584589" cy="2755631"/>
                          </a:xfrm>
                          <a:prstGeom prst="rect">
                            <a:avLst/>
                          </a:prstGeom>
                        </pic:spPr>
                      </pic:pic>
                      <pic:pic xmlns:pic="http://schemas.openxmlformats.org/drawingml/2006/picture">
                        <pic:nvPicPr>
                          <pic:cNvPr id="51" name="圖片 51"/>
                          <pic:cNvPicPr>
                            <a:picLocks noChangeAspect="1"/>
                          </pic:cNvPicPr>
                        </pic:nvPicPr>
                        <pic:blipFill>
                          <a:blip r:embed="rId48"/>
                          <a:stretch>
                            <a:fillRect/>
                          </a:stretch>
                        </pic:blipFill>
                        <pic:spPr>
                          <a:xfrm>
                            <a:off x="0" y="2755631"/>
                            <a:ext cx="4584589" cy="2755631"/>
                          </a:xfrm>
                          <a:prstGeom prst="rect">
                            <a:avLst/>
                          </a:prstGeom>
                        </pic:spPr>
                      </pic:pic>
                      <pic:pic xmlns:pic="http://schemas.openxmlformats.org/drawingml/2006/picture">
                        <pic:nvPicPr>
                          <pic:cNvPr id="52" name="圖片 52"/>
                          <pic:cNvPicPr>
                            <a:picLocks noChangeAspect="1"/>
                          </pic:cNvPicPr>
                        </pic:nvPicPr>
                        <pic:blipFill>
                          <a:blip r:embed="rId49"/>
                          <a:stretch>
                            <a:fillRect/>
                          </a:stretch>
                        </pic:blipFill>
                        <pic:spPr>
                          <a:xfrm>
                            <a:off x="4584588" y="2755630"/>
                            <a:ext cx="4584589" cy="27556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DF7905" id="群組 5" o:spid="_x0000_s1026" style="position:absolute;margin-left:0;margin-top:7.4pt;width:604.9pt;height:363.95pt;z-index:251661312;mso-position-horizontal:center;mso-position-horizontal-relative:margin;mso-width-relative:margin;mso-height-relative:margin" coordsize="91691,5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49" o:spid="_x0000_s1027" type="#_x0000_t75" style="position:absolute;width:45845;height:2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">
                  <v:imagedata r:id="rId50" o:title=""/>
                </v:shape>
                <v:shape id="圖片 50" o:spid="_x0000_s1028" type="#_x0000_t75" style="position:absolute;left:45845;width:45846;height:2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">
                  <v:imagedata r:id="rId51" o:title=""/>
                </v:shape>
                <v:shape id="圖片 51" o:spid="_x0000_s1029" type="#_x0000_t75" style="position:absolute;top:27556;width:45845;height:2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">
                  <v:imagedata r:id="rId52" o:title=""/>
                </v:shape>
                <v:shape id="圖片 52" o:spid="_x0000_s1030" type="#_x0000_t75" style="position:absolute;left:45845;top:27556;width:45846;height:2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">
                  <v:imagedata r:id="rId53" o:title=""/>
                </v:shape>
                <w10:wrap anchorx="margin"/>
              </v:group>
            </w:pict>
          </mc:Fallback>
        </mc:AlternateContent>
      </w:r>
    </w:p>
    <w:p w14:paraId="2965B820" w14:textId="7B9BC492" w:rsidR="00BD34E8" w:rsidRDefault="00BD34E8" w:rsidP="007C242E">
      <w:pPr>
        <w:widowControl/>
        <w:spacing w:line="360" w:lineRule="auto"/>
        <w:ind w:firstLine="425"/>
        <w:jc w:val="both"/>
        <w:rPr>
          <w:rFonts w:ascii="Times New Roman" w:eastAsia="標楷體" w:hAnsi="Times New Roman" w:cs="Times New Roman"/>
        </w:rPr>
      </w:pPr>
    </w:p>
    <w:p w14:paraId="6EBE46CA" w14:textId="14AEB3AA" w:rsidR="00BD34E8" w:rsidRDefault="00BD34E8" w:rsidP="007C242E">
      <w:pPr>
        <w:widowControl/>
        <w:spacing w:line="360" w:lineRule="auto"/>
        <w:ind w:firstLine="425"/>
        <w:jc w:val="both"/>
        <w:rPr>
          <w:rFonts w:ascii="Times New Roman" w:eastAsia="標楷體" w:hAnsi="Times New Roman" w:cs="Times New Roman"/>
        </w:rPr>
      </w:pPr>
    </w:p>
    <w:p w14:paraId="0D2F330A" w14:textId="66C5B589" w:rsidR="00BD34E8" w:rsidRDefault="00BD34E8" w:rsidP="007C242E">
      <w:pPr>
        <w:widowControl/>
        <w:spacing w:line="360" w:lineRule="auto"/>
        <w:ind w:firstLine="425"/>
        <w:jc w:val="both"/>
        <w:rPr>
          <w:rFonts w:ascii="Times New Roman" w:eastAsia="標楷體" w:hAnsi="Times New Roman" w:cs="Times New Roman"/>
        </w:rPr>
      </w:pPr>
    </w:p>
    <w:p w14:paraId="49D23DBB" w14:textId="15DA5C8B" w:rsidR="00BD34E8" w:rsidRDefault="00BD34E8" w:rsidP="007C242E">
      <w:pPr>
        <w:widowControl/>
        <w:spacing w:line="360" w:lineRule="auto"/>
        <w:ind w:firstLine="425"/>
        <w:jc w:val="both"/>
        <w:rPr>
          <w:rFonts w:ascii="Times New Roman" w:eastAsia="標楷體" w:hAnsi="Times New Roman" w:cs="Times New Roman"/>
        </w:rPr>
      </w:pPr>
    </w:p>
    <w:p w14:paraId="3D54A1C7" w14:textId="382FE756" w:rsidR="00BD34E8" w:rsidRDefault="00BD34E8" w:rsidP="007C242E">
      <w:pPr>
        <w:widowControl/>
        <w:spacing w:line="360" w:lineRule="auto"/>
        <w:ind w:firstLine="425"/>
        <w:jc w:val="both"/>
        <w:rPr>
          <w:rFonts w:ascii="Times New Roman" w:eastAsia="標楷體" w:hAnsi="Times New Roman" w:cs="Times New Roman"/>
        </w:rPr>
      </w:pPr>
    </w:p>
    <w:p w14:paraId="11BFDFA3" w14:textId="08F32BA3" w:rsidR="00BD34E8" w:rsidRDefault="00BD34E8" w:rsidP="007C242E">
      <w:pPr>
        <w:widowControl/>
        <w:spacing w:line="360" w:lineRule="auto"/>
        <w:ind w:firstLine="425"/>
        <w:jc w:val="both"/>
        <w:rPr>
          <w:rFonts w:ascii="Times New Roman" w:eastAsia="標楷體" w:hAnsi="Times New Roman" w:cs="Times New Roman"/>
        </w:rPr>
      </w:pPr>
    </w:p>
    <w:p w14:paraId="73DDC143" w14:textId="69640F5B" w:rsidR="00BD34E8" w:rsidRDefault="00BD34E8" w:rsidP="007C242E">
      <w:pPr>
        <w:widowControl/>
        <w:spacing w:line="360" w:lineRule="auto"/>
        <w:ind w:firstLine="425"/>
        <w:jc w:val="both"/>
        <w:rPr>
          <w:rFonts w:ascii="Times New Roman" w:eastAsia="標楷體" w:hAnsi="Times New Roman" w:cs="Times New Roman"/>
        </w:rPr>
      </w:pPr>
    </w:p>
    <w:p w14:paraId="0B4B6BA1" w14:textId="32AFB84D" w:rsidR="00BD34E8" w:rsidRDefault="00BD34E8" w:rsidP="007C242E">
      <w:pPr>
        <w:widowControl/>
        <w:spacing w:line="360" w:lineRule="auto"/>
        <w:ind w:firstLine="425"/>
        <w:jc w:val="both"/>
        <w:rPr>
          <w:rFonts w:ascii="Times New Roman" w:eastAsia="標楷體" w:hAnsi="Times New Roman" w:cs="Times New Roman"/>
        </w:rPr>
      </w:pPr>
    </w:p>
    <w:p w14:paraId="1C57ACFB" w14:textId="78352E77" w:rsidR="00DD59FF" w:rsidRDefault="00DD59FF" w:rsidP="007C242E">
      <w:pPr>
        <w:widowControl/>
        <w:spacing w:line="360" w:lineRule="auto"/>
        <w:ind w:firstLine="425"/>
        <w:jc w:val="both"/>
        <w:rPr>
          <w:rFonts w:ascii="Times New Roman" w:eastAsia="標楷體" w:hAnsi="Times New Roman" w:cs="Times New Roman"/>
        </w:rPr>
      </w:pPr>
    </w:p>
    <w:p w14:paraId="4A8F76CF" w14:textId="09176A0C" w:rsidR="00DD59FF" w:rsidRDefault="00DD59FF" w:rsidP="007C242E">
      <w:pPr>
        <w:widowControl/>
        <w:spacing w:line="360" w:lineRule="auto"/>
        <w:ind w:firstLine="425"/>
        <w:jc w:val="both"/>
        <w:rPr>
          <w:rFonts w:ascii="Times New Roman" w:eastAsia="標楷體" w:hAnsi="Times New Roman" w:cs="Times New Roman"/>
        </w:rPr>
      </w:pPr>
    </w:p>
    <w:p w14:paraId="624C0475" w14:textId="5625F62F" w:rsidR="00DF7126" w:rsidRDefault="00DF7126" w:rsidP="007C242E">
      <w:pPr>
        <w:widowControl/>
        <w:spacing w:line="360" w:lineRule="auto"/>
        <w:ind w:firstLine="425"/>
        <w:jc w:val="both"/>
        <w:rPr>
          <w:rFonts w:ascii="Times New Roman" w:eastAsia="標楷體" w:hAnsi="Times New Roman" w:cs="Times New Roman"/>
        </w:rPr>
      </w:pPr>
    </w:p>
    <w:p w14:paraId="7AF52999" w14:textId="77777777" w:rsidR="00DF7126" w:rsidRDefault="00DF7126" w:rsidP="00DF7126">
      <w:pPr>
        <w:widowControl/>
        <w:rPr>
          <w:rFonts w:ascii="Times New Roman" w:eastAsia="標楷體" w:hAnsi="Times New Roman" w:cs="Times New Roman"/>
        </w:rPr>
      </w:pPr>
    </w:p>
    <w:p w14:paraId="2278195E" w14:textId="77777777" w:rsidR="00247AC7" w:rsidRDefault="00247AC7" w:rsidP="00DF7126">
      <w:pPr>
        <w:widowControl/>
        <w:rPr>
          <w:rFonts w:ascii="Times New Roman" w:eastAsia="標楷體" w:hAnsi="Times New Roman" w:cs="Times New Roman"/>
        </w:rPr>
      </w:pPr>
    </w:p>
    <w:p w14:paraId="520B940D" w14:textId="77777777" w:rsidR="00247AC7" w:rsidRDefault="00247AC7" w:rsidP="00DF7126">
      <w:pPr>
        <w:widowControl/>
        <w:rPr>
          <w:rFonts w:ascii="Times New Roman" w:eastAsia="標楷體" w:hAnsi="Times New Roman" w:cs="Times New Roman"/>
        </w:rPr>
      </w:pPr>
    </w:p>
    <w:p w14:paraId="06C3A35D" w14:textId="77777777" w:rsidR="00247AC7" w:rsidRDefault="00247AC7" w:rsidP="00DF7126">
      <w:pPr>
        <w:widowControl/>
        <w:rPr>
          <w:rFonts w:ascii="Times New Roman" w:eastAsia="標楷體" w:hAnsi="Times New Roman" w:cs="Times New Roman"/>
        </w:rPr>
      </w:pPr>
    </w:p>
    <w:p w14:paraId="3C88B306" w14:textId="6E59CB66" w:rsidR="00247AC7" w:rsidRDefault="00247AC7" w:rsidP="00DF7126">
      <w:pPr>
        <w:widowControl/>
        <w:rPr>
          <w:rFonts w:ascii="Times New Roman" w:eastAsia="標楷體" w:hAnsi="Times New Roman" w:cs="Times New Roman"/>
        </w:rPr>
      </w:pPr>
    </w:p>
    <w:p w14:paraId="79E27E2B" w14:textId="162AB13F" w:rsidR="00247AC7" w:rsidRDefault="00247AC7" w:rsidP="00DF7126">
      <w:pPr>
        <w:widowControl/>
        <w:rPr>
          <w:rFonts w:ascii="Times New Roman" w:eastAsia="標楷體" w:hAnsi="Times New Roman" w:cs="Times New Roman"/>
        </w:rPr>
      </w:pPr>
    </w:p>
    <w:p w14:paraId="3C53F410" w14:textId="72700CA9" w:rsidR="00247AC7" w:rsidRDefault="00247AC7" w:rsidP="00DF7126">
      <w:pPr>
        <w:widowControl/>
        <w:rPr>
          <w:rFonts w:ascii="Times New Roman" w:eastAsia="標楷體" w:hAnsi="Times New Roman" w:cs="Times New Roman"/>
        </w:rPr>
      </w:pPr>
    </w:p>
    <w:p w14:paraId="17188651" w14:textId="4FA2B477" w:rsidR="00247AC7" w:rsidRDefault="008E2753" w:rsidP="00DF7126">
      <w:pPr>
        <w:widowControl/>
        <w:rPr>
          <w:rFonts w:ascii="Times New Roman" w:eastAsia="標楷體" w:hAnsi="Times New Roman" w:cs="Times New Roman"/>
        </w:rPr>
      </w:pPr>
      <w:r w:rsidRPr="00247AC7">
        <w:rPr>
          <w:rFonts w:ascii="Times New Roman" w:eastAsia="標楷體" w:hAnsi="Times New Roman" w:cs="Times New Roman"/>
          <w:noProof/>
        </w:rPr>
        <mc:AlternateContent>
          <mc:Choice Requires="wpg">
            <w:drawing>
              <wp:anchor distT="0" distB="0" distL="114300" distR="114300" simplePos="0" relativeHeight="251663360" behindDoc="0" locked="0" layoutInCell="1" allowOverlap="1" wp14:anchorId="7E36F205" wp14:editId="7C757CD1">
                <wp:simplePos x="0" y="0"/>
                <wp:positionH relativeFrom="margin">
                  <wp:align>center</wp:align>
                </wp:positionH>
                <wp:positionV relativeFrom="page">
                  <wp:posOffset>1393190</wp:posOffset>
                </wp:positionV>
                <wp:extent cx="7682400" cy="2307435"/>
                <wp:effectExtent l="0" t="0" r="0" b="0"/>
                <wp:wrapNone/>
                <wp:docPr id="53" name="群組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682400" cy="2307435"/>
                          <a:chOff x="0" y="0"/>
                          <a:chExt cx="9169178" cy="2755631"/>
                        </a:xfrm>
                      </wpg:grpSpPr>
                      <pic:pic xmlns:pic="http://schemas.openxmlformats.org/drawingml/2006/picture">
                        <pic:nvPicPr>
                          <pic:cNvPr id="54" name="圖片 54"/>
                          <pic:cNvPicPr>
                            <a:picLocks noChangeAspect="1"/>
                          </pic:cNvPicPr>
                        </pic:nvPicPr>
                        <pic:blipFill>
                          <a:blip r:embed="rId54"/>
                          <a:stretch>
                            <a:fillRect/>
                          </a:stretch>
                        </pic:blipFill>
                        <pic:spPr>
                          <a:xfrm>
                            <a:off x="0" y="0"/>
                            <a:ext cx="4584589" cy="2755631"/>
                          </a:xfrm>
                          <a:prstGeom prst="rect">
                            <a:avLst/>
                          </a:prstGeom>
                        </pic:spPr>
                      </pic:pic>
                      <pic:pic xmlns:pic="http://schemas.openxmlformats.org/drawingml/2006/picture">
                        <pic:nvPicPr>
                          <pic:cNvPr id="55" name="圖片 55"/>
                          <pic:cNvPicPr>
                            <a:picLocks noChangeAspect="1"/>
                          </pic:cNvPicPr>
                        </pic:nvPicPr>
                        <pic:blipFill>
                          <a:blip r:embed="rId55"/>
                          <a:stretch>
                            <a:fillRect/>
                          </a:stretch>
                        </pic:blipFill>
                        <pic:spPr>
                          <a:xfrm>
                            <a:off x="4584589" y="0"/>
                            <a:ext cx="4584589" cy="27556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323608" id="群組 9" o:spid="_x0000_s1026" style="position:absolute;margin-left:0;margin-top:109.7pt;width:604.9pt;height:181.7pt;z-index:251663360;mso-position-horizontal:center;mso-position-horizontal-relative:margin;mso-position-vertical-relative:page;mso-width-relative:margin;mso-height-relative:margin" coordsize="91691,27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">
                <o:lock v:ext="edit" aspectratio="t"/>
                <v:shape id="圖片 54" o:spid="_x0000_s1027" type="#_x0000_t75" style="position:absolute;width:45845;height:2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">
                  <v:imagedata r:id="rId56" o:title=""/>
                </v:shape>
                <v:shape id="圖片 55" o:spid="_x0000_s1028" type="#_x0000_t75" style="position:absolute;left:45845;width:45846;height:2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">
                  <v:imagedata r:id="rId57" o:title=""/>
                </v:shape>
                <w10:wrap anchorx="margin" anchory="page"/>
              </v:group>
            </w:pict>
          </mc:Fallback>
        </mc:AlternateContent>
      </w:r>
    </w:p>
    <w:p w14:paraId="7B9688C1" w14:textId="7BC6DCFB" w:rsidR="00247AC7" w:rsidRDefault="00247AC7" w:rsidP="00DF7126">
      <w:pPr>
        <w:widowControl/>
        <w:rPr>
          <w:rFonts w:ascii="Times New Roman" w:eastAsia="標楷體" w:hAnsi="Times New Roman" w:cs="Times New Roman"/>
        </w:rPr>
        <w:sectPr w:rsidR="00247AC7" w:rsidSect="00DF7126">
          <w:pgSz w:w="16838" w:h="11906" w:orient="landscape"/>
          <w:pgMar w:top="1418" w:right="1418" w:bottom="1701" w:left="1418" w:header="567" w:footer="567" w:gutter="0"/>
          <w:cols w:space="720"/>
          <w:formProt w:val="0"/>
          <w:docGrid w:type="lines" w:linePitch="360" w:charSpace="-6145"/>
        </w:sectPr>
      </w:pPr>
    </w:p>
    <w:p w14:paraId="6A607489" w14:textId="77777777" w:rsidR="00470F3D" w:rsidRDefault="00470F3D" w:rsidP="00DF7126">
      <w:pPr>
        <w:widowControl/>
        <w:spacing w:line="360" w:lineRule="auto"/>
        <w:jc w:val="both"/>
        <w:rPr>
          <w:rFonts w:ascii="Times New Roman" w:eastAsia="標楷體" w:hAnsi="Times New Roman" w:cs="Times New Roman"/>
        </w:rPr>
      </w:pPr>
    </w:p>
    <w:p w14:paraId="3661F14C" w14:textId="77777777" w:rsidR="005E724B" w:rsidRDefault="005E724B" w:rsidP="00DF7126">
      <w:pPr>
        <w:widowControl/>
        <w:spacing w:line="360" w:lineRule="auto"/>
        <w:jc w:val="both"/>
        <w:rPr>
          <w:rFonts w:ascii="Times New Roman" w:eastAsia="標楷體" w:hAnsi="Times New Roman" w:cs="Times New Roman"/>
        </w:rPr>
      </w:pPr>
    </w:p>
    <w:p w14:paraId="5971F61E" w14:textId="77777777" w:rsidR="005E724B" w:rsidRDefault="005E724B" w:rsidP="00DF7126">
      <w:pPr>
        <w:widowControl/>
        <w:spacing w:line="360" w:lineRule="auto"/>
        <w:jc w:val="both"/>
        <w:rPr>
          <w:rFonts w:ascii="Times New Roman" w:eastAsia="標楷體" w:hAnsi="Times New Roman" w:cs="Times New Roman"/>
        </w:rPr>
      </w:pPr>
    </w:p>
    <w:p w14:paraId="6B3C5B37" w14:textId="77777777" w:rsidR="005E724B" w:rsidRDefault="005E724B" w:rsidP="00DF7126">
      <w:pPr>
        <w:widowControl/>
        <w:spacing w:line="360" w:lineRule="auto"/>
        <w:jc w:val="both"/>
        <w:rPr>
          <w:rFonts w:ascii="Times New Roman" w:eastAsia="標楷體" w:hAnsi="Times New Roman" w:cs="Times New Roman"/>
        </w:rPr>
      </w:pPr>
    </w:p>
    <w:p w14:paraId="6CD34C7C" w14:textId="30EF3BE7" w:rsidR="005E724B" w:rsidRDefault="005E724B" w:rsidP="00DF7126">
      <w:pPr>
        <w:widowControl/>
        <w:spacing w:line="360" w:lineRule="auto"/>
        <w:jc w:val="both"/>
        <w:rPr>
          <w:rFonts w:ascii="Times New Roman" w:eastAsia="標楷體" w:hAnsi="Times New Roman" w:cs="Times New Roman"/>
        </w:rPr>
      </w:pPr>
    </w:p>
    <w:p w14:paraId="64D9D646" w14:textId="5C378E14" w:rsidR="000471BF" w:rsidRDefault="000471BF" w:rsidP="00DF7126">
      <w:pPr>
        <w:widowControl/>
        <w:spacing w:line="360" w:lineRule="auto"/>
        <w:jc w:val="both"/>
        <w:rPr>
          <w:rFonts w:ascii="Times New Roman" w:eastAsia="標楷體" w:hAnsi="Times New Roman" w:cs="Times New Roman"/>
        </w:rPr>
      </w:pPr>
    </w:p>
    <w:p w14:paraId="5A528A3A" w14:textId="2B8DC1AB" w:rsidR="000471BF" w:rsidRDefault="000471BF" w:rsidP="00DF7126">
      <w:pPr>
        <w:widowControl/>
        <w:spacing w:line="360" w:lineRule="auto"/>
        <w:jc w:val="both"/>
        <w:rPr>
          <w:rFonts w:ascii="Times New Roman" w:eastAsia="標楷體" w:hAnsi="Times New Roman" w:cs="Times New Roman"/>
        </w:rPr>
      </w:pPr>
    </w:p>
    <w:p w14:paraId="784B747D" w14:textId="01C0E888" w:rsidR="000471BF" w:rsidRDefault="000471BF" w:rsidP="00DF7126">
      <w:pPr>
        <w:widowControl/>
        <w:spacing w:line="360" w:lineRule="auto"/>
        <w:jc w:val="both"/>
        <w:rPr>
          <w:rFonts w:ascii="Times New Roman" w:eastAsia="標楷體" w:hAnsi="Times New Roman" w:cs="Times New Roman"/>
        </w:rPr>
      </w:pPr>
    </w:p>
    <w:p w14:paraId="60A56C77" w14:textId="453F00E0" w:rsidR="000471BF" w:rsidRDefault="000471BF" w:rsidP="00DF7126">
      <w:pPr>
        <w:widowControl/>
        <w:spacing w:line="360" w:lineRule="auto"/>
        <w:jc w:val="both"/>
        <w:rPr>
          <w:rFonts w:ascii="Times New Roman" w:eastAsia="標楷體" w:hAnsi="Times New Roman" w:cs="Times New Roman"/>
        </w:rPr>
      </w:pPr>
    </w:p>
    <w:p w14:paraId="1D117495" w14:textId="41B23E7D" w:rsidR="000471BF" w:rsidRDefault="000471BF" w:rsidP="00DF7126">
      <w:pPr>
        <w:widowControl/>
        <w:spacing w:line="360" w:lineRule="auto"/>
        <w:jc w:val="both"/>
        <w:rPr>
          <w:rFonts w:ascii="Times New Roman" w:eastAsia="標楷體" w:hAnsi="Times New Roman" w:cs="Times New Roman"/>
        </w:rPr>
      </w:pPr>
    </w:p>
    <w:p w14:paraId="6E140A63" w14:textId="11DF7506" w:rsidR="000471BF" w:rsidRDefault="000471BF" w:rsidP="00DF7126">
      <w:pPr>
        <w:widowControl/>
        <w:spacing w:line="360" w:lineRule="auto"/>
        <w:jc w:val="both"/>
        <w:rPr>
          <w:rFonts w:ascii="Times New Roman" w:eastAsia="標楷體" w:hAnsi="Times New Roman" w:cs="Times New Roman"/>
        </w:rPr>
      </w:pPr>
    </w:p>
    <w:p w14:paraId="449920CD" w14:textId="418C2619" w:rsidR="000471BF" w:rsidRDefault="000471BF" w:rsidP="00DF7126">
      <w:pPr>
        <w:widowControl/>
        <w:spacing w:line="360" w:lineRule="auto"/>
        <w:jc w:val="both"/>
        <w:rPr>
          <w:rFonts w:ascii="Times New Roman" w:eastAsia="標楷體" w:hAnsi="Times New Roman" w:cs="Times New Roman"/>
        </w:rPr>
      </w:pPr>
    </w:p>
    <w:p w14:paraId="389E6DD1" w14:textId="30E7B182" w:rsidR="000471BF" w:rsidRDefault="000471BF" w:rsidP="00DF7126">
      <w:pPr>
        <w:widowControl/>
        <w:spacing w:line="360" w:lineRule="auto"/>
        <w:jc w:val="both"/>
        <w:rPr>
          <w:rFonts w:ascii="Times New Roman" w:eastAsia="標楷體" w:hAnsi="Times New Roman" w:cs="Times New Roman"/>
        </w:rPr>
      </w:pPr>
    </w:p>
    <w:p w14:paraId="4391A61D" w14:textId="77777777" w:rsidR="000471BF" w:rsidRDefault="000471BF" w:rsidP="00DF7126">
      <w:pPr>
        <w:widowControl/>
        <w:spacing w:line="360" w:lineRule="auto"/>
        <w:jc w:val="both"/>
        <w:rPr>
          <w:rFonts w:ascii="Times New Roman" w:eastAsia="標楷體" w:hAnsi="Times New Roman" w:cs="Times New Roman"/>
        </w:rPr>
      </w:pPr>
    </w:p>
    <w:tbl>
      <w:tblPr>
        <w:tblStyle w:val="af0"/>
        <w:tblW w:w="0" w:type="auto"/>
        <w:jc w:val="center"/>
        <w:tblLook w:val="04A0" w:firstRow="1" w:lastRow="0" w:firstColumn="1" w:lastColumn="0" w:noHBand="0" w:noVBand="1"/>
      </w:tblPr>
      <w:tblGrid>
        <w:gridCol w:w="1998"/>
        <w:gridCol w:w="1999"/>
        <w:gridCol w:w="1999"/>
        <w:gridCol w:w="1999"/>
        <w:gridCol w:w="1999"/>
        <w:gridCol w:w="1999"/>
        <w:gridCol w:w="1999"/>
      </w:tblGrid>
      <w:tr w:rsidR="005E724B" w14:paraId="2B5AAEAE" w14:textId="77777777" w:rsidTr="00614347">
        <w:trPr>
          <w:jc w:val="center"/>
        </w:trPr>
        <w:tc>
          <w:tcPr>
            <w:tcW w:w="3997" w:type="dxa"/>
            <w:gridSpan w:val="2"/>
            <w:vAlign w:val="center"/>
          </w:tcPr>
          <w:p w14:paraId="7FEC2243"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lastRenderedPageBreak/>
              <w:t>實驗三</w:t>
            </w:r>
          </w:p>
        </w:tc>
        <w:tc>
          <w:tcPr>
            <w:tcW w:w="1999" w:type="dxa"/>
            <w:vAlign w:val="center"/>
          </w:tcPr>
          <w:p w14:paraId="20EB7375"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 xml:space="preserve"> = 10</w:t>
            </w:r>
          </w:p>
        </w:tc>
        <w:tc>
          <w:tcPr>
            <w:tcW w:w="1999" w:type="dxa"/>
            <w:vAlign w:val="center"/>
          </w:tcPr>
          <w:p w14:paraId="03B90096"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 xml:space="preserve"> = 20</w:t>
            </w:r>
          </w:p>
        </w:tc>
        <w:tc>
          <w:tcPr>
            <w:tcW w:w="1999" w:type="dxa"/>
            <w:vAlign w:val="center"/>
          </w:tcPr>
          <w:p w14:paraId="6B582CFE"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 xml:space="preserve"> = 50</w:t>
            </w:r>
          </w:p>
        </w:tc>
        <w:tc>
          <w:tcPr>
            <w:tcW w:w="1999" w:type="dxa"/>
            <w:vAlign w:val="center"/>
          </w:tcPr>
          <w:p w14:paraId="30C2F673"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 xml:space="preserve"> = 80</w:t>
            </w:r>
          </w:p>
        </w:tc>
        <w:tc>
          <w:tcPr>
            <w:tcW w:w="1999" w:type="dxa"/>
            <w:vAlign w:val="center"/>
          </w:tcPr>
          <w:p w14:paraId="42755C17"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 xml:space="preserve"> = 100</w:t>
            </w:r>
          </w:p>
        </w:tc>
      </w:tr>
      <w:tr w:rsidR="005E724B" w14:paraId="3ECECB8C" w14:textId="77777777" w:rsidTr="00614347">
        <w:trPr>
          <w:jc w:val="center"/>
        </w:trPr>
        <w:tc>
          <w:tcPr>
            <w:tcW w:w="1998" w:type="dxa"/>
            <w:vMerge w:val="restart"/>
            <w:vAlign w:val="center"/>
          </w:tcPr>
          <w:p w14:paraId="50EC1842" w14:textId="77777777" w:rsidR="005E724B" w:rsidRDefault="005E724B" w:rsidP="00614347">
            <w:pPr>
              <w:widowControl/>
              <w:spacing w:line="360" w:lineRule="auto"/>
              <w:jc w:val="both"/>
              <w:rPr>
                <w:rFonts w:ascii="Times New Roman" w:eastAsia="標楷體" w:hAnsi="Times New Roman" w:cs="Times New Roman"/>
              </w:rPr>
            </w:pPr>
            <w:r>
              <w:rPr>
                <w:rFonts w:ascii="Times New Roman" w:eastAsia="標楷體" w:hAnsi="Times New Roman" w:cs="Times New Roman" w:hint="eastAsia"/>
              </w:rPr>
              <w:t>電影基本資料</w:t>
            </w:r>
          </w:p>
        </w:tc>
        <w:tc>
          <w:tcPr>
            <w:tcW w:w="1999" w:type="dxa"/>
            <w:vAlign w:val="center"/>
          </w:tcPr>
          <w:p w14:paraId="0C6B8E05"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R</w:t>
            </w:r>
            <w:r>
              <w:rPr>
                <w:rFonts w:ascii="Times New Roman" w:eastAsia="標楷體" w:hAnsi="Times New Roman" w:cs="Times New Roman"/>
              </w:rPr>
              <w:t>MSE</w:t>
            </w:r>
          </w:p>
        </w:tc>
        <w:tc>
          <w:tcPr>
            <w:tcW w:w="1999" w:type="dxa"/>
            <w:vAlign w:val="center"/>
          </w:tcPr>
          <w:p w14:paraId="15341AD4" w14:textId="77777777" w:rsidR="005E724B" w:rsidRPr="00D9536D" w:rsidRDefault="005E724B" w:rsidP="00614347">
            <w:pPr>
              <w:widowControl/>
              <w:jc w:val="center"/>
              <w:rPr>
                <w:color w:val="000000"/>
              </w:rPr>
            </w:pPr>
            <w:r>
              <w:rPr>
                <w:rFonts w:hint="eastAsia"/>
                <w:color w:val="000000"/>
              </w:rPr>
              <w:t>0.989287</w:t>
            </w:r>
          </w:p>
        </w:tc>
        <w:tc>
          <w:tcPr>
            <w:tcW w:w="1999" w:type="dxa"/>
            <w:vAlign w:val="center"/>
          </w:tcPr>
          <w:p w14:paraId="0AF5F5A9" w14:textId="77777777" w:rsidR="005E724B" w:rsidRPr="00D9536D" w:rsidRDefault="005E724B" w:rsidP="00614347">
            <w:pPr>
              <w:widowControl/>
              <w:jc w:val="center"/>
              <w:rPr>
                <w:color w:val="000000"/>
              </w:rPr>
            </w:pPr>
            <w:r>
              <w:rPr>
                <w:rFonts w:hint="eastAsia"/>
                <w:color w:val="000000"/>
              </w:rPr>
              <w:t>0.959643</w:t>
            </w:r>
          </w:p>
        </w:tc>
        <w:tc>
          <w:tcPr>
            <w:tcW w:w="1999" w:type="dxa"/>
            <w:vAlign w:val="center"/>
          </w:tcPr>
          <w:p w14:paraId="18DE022E" w14:textId="77777777" w:rsidR="005E724B" w:rsidRPr="00D9536D" w:rsidRDefault="005E724B" w:rsidP="00614347">
            <w:pPr>
              <w:widowControl/>
              <w:jc w:val="center"/>
              <w:rPr>
                <w:color w:val="000000"/>
              </w:rPr>
            </w:pPr>
            <w:r>
              <w:rPr>
                <w:rFonts w:hint="eastAsia"/>
                <w:color w:val="000000"/>
              </w:rPr>
              <w:t>0.965065</w:t>
            </w:r>
          </w:p>
        </w:tc>
        <w:tc>
          <w:tcPr>
            <w:tcW w:w="1999" w:type="dxa"/>
            <w:vAlign w:val="center"/>
          </w:tcPr>
          <w:p w14:paraId="18065184" w14:textId="77777777" w:rsidR="005E724B" w:rsidRPr="00D9536D" w:rsidRDefault="005E724B" w:rsidP="00614347">
            <w:pPr>
              <w:widowControl/>
              <w:jc w:val="center"/>
              <w:rPr>
                <w:color w:val="000000"/>
              </w:rPr>
            </w:pPr>
            <w:r>
              <w:rPr>
                <w:rFonts w:hint="eastAsia"/>
                <w:color w:val="000000"/>
              </w:rPr>
              <w:t>0.975067</w:t>
            </w:r>
          </w:p>
        </w:tc>
        <w:tc>
          <w:tcPr>
            <w:tcW w:w="1999" w:type="dxa"/>
            <w:vAlign w:val="center"/>
          </w:tcPr>
          <w:p w14:paraId="4571EE46" w14:textId="77777777" w:rsidR="005E724B" w:rsidRPr="00D9536D" w:rsidRDefault="005E724B" w:rsidP="00614347">
            <w:pPr>
              <w:widowControl/>
              <w:jc w:val="center"/>
              <w:rPr>
                <w:color w:val="000000"/>
              </w:rPr>
            </w:pPr>
            <w:r>
              <w:rPr>
                <w:rFonts w:hint="eastAsia"/>
                <w:color w:val="000000"/>
              </w:rPr>
              <w:t>0.987367</w:t>
            </w:r>
          </w:p>
        </w:tc>
      </w:tr>
      <w:tr w:rsidR="005E724B" w14:paraId="799146D6" w14:textId="77777777" w:rsidTr="00614347">
        <w:trPr>
          <w:jc w:val="center"/>
        </w:trPr>
        <w:tc>
          <w:tcPr>
            <w:tcW w:w="1998" w:type="dxa"/>
            <w:vMerge/>
            <w:vAlign w:val="center"/>
          </w:tcPr>
          <w:p w14:paraId="1E6384B7" w14:textId="77777777" w:rsidR="005E724B" w:rsidRDefault="005E724B" w:rsidP="00614347">
            <w:pPr>
              <w:widowControl/>
              <w:spacing w:line="360" w:lineRule="auto"/>
              <w:jc w:val="both"/>
              <w:rPr>
                <w:rFonts w:ascii="Times New Roman" w:eastAsia="標楷體" w:hAnsi="Times New Roman" w:cs="Times New Roman"/>
              </w:rPr>
            </w:pPr>
          </w:p>
        </w:tc>
        <w:tc>
          <w:tcPr>
            <w:tcW w:w="1999" w:type="dxa"/>
            <w:vAlign w:val="center"/>
          </w:tcPr>
          <w:p w14:paraId="6AE72590"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AE</w:t>
            </w:r>
          </w:p>
        </w:tc>
        <w:tc>
          <w:tcPr>
            <w:tcW w:w="1999" w:type="dxa"/>
            <w:vAlign w:val="center"/>
          </w:tcPr>
          <w:p w14:paraId="4098F149" w14:textId="77777777" w:rsidR="005E724B" w:rsidRPr="00F82F08" w:rsidRDefault="005E724B" w:rsidP="00614347">
            <w:pPr>
              <w:widowControl/>
              <w:jc w:val="center"/>
              <w:rPr>
                <w:color w:val="000000"/>
              </w:rPr>
            </w:pPr>
            <w:r>
              <w:rPr>
                <w:rFonts w:hint="eastAsia"/>
                <w:color w:val="000000"/>
              </w:rPr>
              <w:t>0.565031</w:t>
            </w:r>
          </w:p>
        </w:tc>
        <w:tc>
          <w:tcPr>
            <w:tcW w:w="1999" w:type="dxa"/>
            <w:vAlign w:val="center"/>
          </w:tcPr>
          <w:p w14:paraId="466D4D9E" w14:textId="77777777" w:rsidR="005E724B" w:rsidRPr="00F82F08" w:rsidRDefault="005E724B" w:rsidP="00614347">
            <w:pPr>
              <w:widowControl/>
              <w:jc w:val="center"/>
              <w:rPr>
                <w:color w:val="000000"/>
              </w:rPr>
            </w:pPr>
            <w:r>
              <w:rPr>
                <w:rFonts w:hint="eastAsia"/>
                <w:color w:val="000000"/>
              </w:rPr>
              <w:t>0.562675</w:t>
            </w:r>
          </w:p>
        </w:tc>
        <w:tc>
          <w:tcPr>
            <w:tcW w:w="1999" w:type="dxa"/>
            <w:vAlign w:val="center"/>
          </w:tcPr>
          <w:p w14:paraId="6A4786E7" w14:textId="77777777" w:rsidR="005E724B" w:rsidRPr="00F82F08" w:rsidRDefault="005E724B" w:rsidP="00614347">
            <w:pPr>
              <w:widowControl/>
              <w:jc w:val="center"/>
              <w:rPr>
                <w:color w:val="000000"/>
              </w:rPr>
            </w:pPr>
            <w:r>
              <w:rPr>
                <w:rFonts w:hint="eastAsia"/>
                <w:color w:val="000000"/>
              </w:rPr>
              <w:t>0.557987</w:t>
            </w:r>
          </w:p>
        </w:tc>
        <w:tc>
          <w:tcPr>
            <w:tcW w:w="1999" w:type="dxa"/>
            <w:vAlign w:val="center"/>
          </w:tcPr>
          <w:p w14:paraId="550F4A52" w14:textId="77777777" w:rsidR="005E724B" w:rsidRPr="00F82F08" w:rsidRDefault="005E724B" w:rsidP="00614347">
            <w:pPr>
              <w:widowControl/>
              <w:jc w:val="center"/>
              <w:rPr>
                <w:color w:val="000000"/>
              </w:rPr>
            </w:pPr>
            <w:r>
              <w:rPr>
                <w:rFonts w:hint="eastAsia"/>
                <w:color w:val="000000"/>
              </w:rPr>
              <w:t>0.576205</w:t>
            </w:r>
          </w:p>
        </w:tc>
        <w:tc>
          <w:tcPr>
            <w:tcW w:w="1999" w:type="dxa"/>
            <w:vAlign w:val="center"/>
          </w:tcPr>
          <w:p w14:paraId="46A3160A" w14:textId="77777777" w:rsidR="005E724B" w:rsidRPr="00F82F08" w:rsidRDefault="005E724B" w:rsidP="00614347">
            <w:pPr>
              <w:widowControl/>
              <w:jc w:val="center"/>
              <w:rPr>
                <w:color w:val="000000"/>
              </w:rPr>
            </w:pPr>
            <w:r>
              <w:rPr>
                <w:rFonts w:hint="eastAsia"/>
                <w:color w:val="000000"/>
              </w:rPr>
              <w:t>0.517708</w:t>
            </w:r>
          </w:p>
        </w:tc>
      </w:tr>
      <w:tr w:rsidR="005E724B" w14:paraId="73C29867" w14:textId="77777777" w:rsidTr="00614347">
        <w:trPr>
          <w:jc w:val="center"/>
        </w:trPr>
        <w:tc>
          <w:tcPr>
            <w:tcW w:w="1998" w:type="dxa"/>
            <w:vMerge w:val="restart"/>
            <w:vAlign w:val="center"/>
          </w:tcPr>
          <w:p w14:paraId="55576B57" w14:textId="77777777" w:rsidR="005E724B" w:rsidRDefault="005E724B" w:rsidP="00614347">
            <w:pPr>
              <w:widowControl/>
              <w:spacing w:line="360" w:lineRule="auto"/>
              <w:jc w:val="both"/>
              <w:rPr>
                <w:rFonts w:ascii="Times New Roman" w:eastAsia="標楷體" w:hAnsi="Times New Roman" w:cs="Times New Roman"/>
              </w:rPr>
            </w:pPr>
            <w:r>
              <w:rPr>
                <w:rFonts w:ascii="Times New Roman" w:eastAsia="標楷體" w:hAnsi="Times New Roman" w:cs="Times New Roman" w:hint="eastAsia"/>
              </w:rPr>
              <w:t>劇情關鍵字</w:t>
            </w:r>
          </w:p>
        </w:tc>
        <w:tc>
          <w:tcPr>
            <w:tcW w:w="1999" w:type="dxa"/>
            <w:vAlign w:val="center"/>
          </w:tcPr>
          <w:p w14:paraId="15BDBC27"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R</w:t>
            </w:r>
            <w:r>
              <w:rPr>
                <w:rFonts w:ascii="Times New Roman" w:eastAsia="標楷體" w:hAnsi="Times New Roman" w:cs="Times New Roman"/>
              </w:rPr>
              <w:t>MSE</w:t>
            </w:r>
          </w:p>
        </w:tc>
        <w:tc>
          <w:tcPr>
            <w:tcW w:w="1999" w:type="dxa"/>
            <w:vAlign w:val="center"/>
          </w:tcPr>
          <w:p w14:paraId="2AE7EBF3" w14:textId="77777777" w:rsidR="005E724B" w:rsidRPr="00D9536D" w:rsidRDefault="005E724B" w:rsidP="00614347">
            <w:pPr>
              <w:widowControl/>
              <w:jc w:val="center"/>
              <w:rPr>
                <w:color w:val="000000"/>
              </w:rPr>
            </w:pPr>
            <w:r>
              <w:rPr>
                <w:rFonts w:hint="eastAsia"/>
                <w:color w:val="000000"/>
              </w:rPr>
              <w:t>0.991512</w:t>
            </w:r>
          </w:p>
        </w:tc>
        <w:tc>
          <w:tcPr>
            <w:tcW w:w="1999" w:type="dxa"/>
            <w:vAlign w:val="center"/>
          </w:tcPr>
          <w:p w14:paraId="1E53A391" w14:textId="77777777" w:rsidR="005E724B" w:rsidRPr="00D9536D" w:rsidRDefault="005E724B" w:rsidP="00614347">
            <w:pPr>
              <w:widowControl/>
              <w:jc w:val="center"/>
              <w:rPr>
                <w:color w:val="000000"/>
              </w:rPr>
            </w:pPr>
            <w:r>
              <w:rPr>
                <w:rFonts w:hint="eastAsia"/>
                <w:color w:val="000000"/>
              </w:rPr>
              <w:t>0.970407</w:t>
            </w:r>
          </w:p>
        </w:tc>
        <w:tc>
          <w:tcPr>
            <w:tcW w:w="1999" w:type="dxa"/>
            <w:vAlign w:val="center"/>
          </w:tcPr>
          <w:p w14:paraId="09B6C6CC" w14:textId="77777777" w:rsidR="005E724B" w:rsidRPr="00D9536D" w:rsidRDefault="005E724B" w:rsidP="00614347">
            <w:pPr>
              <w:widowControl/>
              <w:jc w:val="center"/>
              <w:rPr>
                <w:color w:val="000000"/>
              </w:rPr>
            </w:pPr>
            <w:r>
              <w:rPr>
                <w:rFonts w:hint="eastAsia"/>
                <w:color w:val="000000"/>
              </w:rPr>
              <w:t>0.984864</w:t>
            </w:r>
          </w:p>
        </w:tc>
        <w:tc>
          <w:tcPr>
            <w:tcW w:w="1999" w:type="dxa"/>
            <w:vAlign w:val="center"/>
          </w:tcPr>
          <w:p w14:paraId="43F540C6" w14:textId="77777777" w:rsidR="005E724B" w:rsidRPr="00D9536D" w:rsidRDefault="005E724B" w:rsidP="00614347">
            <w:pPr>
              <w:widowControl/>
              <w:jc w:val="center"/>
              <w:rPr>
                <w:color w:val="000000"/>
              </w:rPr>
            </w:pPr>
            <w:r>
              <w:rPr>
                <w:rFonts w:hint="eastAsia"/>
                <w:color w:val="000000"/>
              </w:rPr>
              <w:t>0.978366</w:t>
            </w:r>
          </w:p>
        </w:tc>
        <w:tc>
          <w:tcPr>
            <w:tcW w:w="1999" w:type="dxa"/>
            <w:vAlign w:val="center"/>
          </w:tcPr>
          <w:p w14:paraId="32C2BC67" w14:textId="77777777" w:rsidR="005E724B" w:rsidRPr="00D9536D" w:rsidRDefault="005E724B" w:rsidP="00614347">
            <w:pPr>
              <w:widowControl/>
              <w:jc w:val="center"/>
              <w:rPr>
                <w:color w:val="000000"/>
              </w:rPr>
            </w:pPr>
            <w:r>
              <w:rPr>
                <w:rFonts w:hint="eastAsia"/>
                <w:color w:val="000000"/>
              </w:rPr>
              <w:t>0.994706</w:t>
            </w:r>
          </w:p>
        </w:tc>
      </w:tr>
      <w:tr w:rsidR="005E724B" w14:paraId="4A8A0671" w14:textId="77777777" w:rsidTr="00614347">
        <w:trPr>
          <w:jc w:val="center"/>
        </w:trPr>
        <w:tc>
          <w:tcPr>
            <w:tcW w:w="1998" w:type="dxa"/>
            <w:vMerge/>
            <w:vAlign w:val="center"/>
          </w:tcPr>
          <w:p w14:paraId="0B5D9138" w14:textId="77777777" w:rsidR="005E724B" w:rsidRDefault="005E724B" w:rsidP="00614347">
            <w:pPr>
              <w:widowControl/>
              <w:spacing w:line="360" w:lineRule="auto"/>
              <w:jc w:val="both"/>
              <w:rPr>
                <w:rFonts w:ascii="Times New Roman" w:eastAsia="標楷體" w:hAnsi="Times New Roman" w:cs="Times New Roman"/>
              </w:rPr>
            </w:pPr>
          </w:p>
        </w:tc>
        <w:tc>
          <w:tcPr>
            <w:tcW w:w="1999" w:type="dxa"/>
            <w:vAlign w:val="center"/>
          </w:tcPr>
          <w:p w14:paraId="1F98D71B"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AE</w:t>
            </w:r>
          </w:p>
        </w:tc>
        <w:tc>
          <w:tcPr>
            <w:tcW w:w="1999" w:type="dxa"/>
            <w:vAlign w:val="center"/>
          </w:tcPr>
          <w:p w14:paraId="4580DE68" w14:textId="77777777" w:rsidR="005E724B" w:rsidRPr="00F82F08" w:rsidRDefault="005E724B" w:rsidP="00614347">
            <w:pPr>
              <w:widowControl/>
              <w:jc w:val="center"/>
              <w:rPr>
                <w:color w:val="000000"/>
              </w:rPr>
            </w:pPr>
            <w:r>
              <w:rPr>
                <w:rFonts w:hint="eastAsia"/>
                <w:color w:val="000000"/>
              </w:rPr>
              <w:t>0.584662</w:t>
            </w:r>
          </w:p>
        </w:tc>
        <w:tc>
          <w:tcPr>
            <w:tcW w:w="1999" w:type="dxa"/>
            <w:vAlign w:val="center"/>
          </w:tcPr>
          <w:p w14:paraId="7BE10D13" w14:textId="77777777" w:rsidR="005E724B" w:rsidRPr="00F82F08" w:rsidRDefault="005E724B" w:rsidP="00614347">
            <w:pPr>
              <w:widowControl/>
              <w:jc w:val="center"/>
              <w:rPr>
                <w:color w:val="000000"/>
              </w:rPr>
            </w:pPr>
            <w:r>
              <w:rPr>
                <w:rFonts w:hint="eastAsia"/>
                <w:color w:val="000000"/>
              </w:rPr>
              <w:t>0.576795</w:t>
            </w:r>
          </w:p>
        </w:tc>
        <w:tc>
          <w:tcPr>
            <w:tcW w:w="1999" w:type="dxa"/>
            <w:vAlign w:val="center"/>
          </w:tcPr>
          <w:p w14:paraId="03BF952E" w14:textId="77777777" w:rsidR="005E724B" w:rsidRPr="00F82F08" w:rsidRDefault="005E724B" w:rsidP="00614347">
            <w:pPr>
              <w:widowControl/>
              <w:jc w:val="center"/>
              <w:rPr>
                <w:color w:val="000000"/>
              </w:rPr>
            </w:pPr>
            <w:r>
              <w:rPr>
                <w:rFonts w:hint="eastAsia"/>
                <w:color w:val="000000"/>
              </w:rPr>
              <w:t>0.55294</w:t>
            </w:r>
          </w:p>
        </w:tc>
        <w:tc>
          <w:tcPr>
            <w:tcW w:w="1999" w:type="dxa"/>
            <w:vAlign w:val="center"/>
          </w:tcPr>
          <w:p w14:paraId="67CAC22D" w14:textId="77777777" w:rsidR="005E724B" w:rsidRPr="00F82F08" w:rsidRDefault="005E724B" w:rsidP="00614347">
            <w:pPr>
              <w:widowControl/>
              <w:jc w:val="center"/>
              <w:rPr>
                <w:color w:val="000000"/>
              </w:rPr>
            </w:pPr>
            <w:r>
              <w:rPr>
                <w:rFonts w:hint="eastAsia"/>
                <w:color w:val="000000"/>
              </w:rPr>
              <w:t>0.557069</w:t>
            </w:r>
          </w:p>
        </w:tc>
        <w:tc>
          <w:tcPr>
            <w:tcW w:w="1999" w:type="dxa"/>
            <w:vAlign w:val="center"/>
          </w:tcPr>
          <w:p w14:paraId="68882897" w14:textId="77777777" w:rsidR="005E724B" w:rsidRPr="00F82F08" w:rsidRDefault="005E724B" w:rsidP="00614347">
            <w:pPr>
              <w:widowControl/>
              <w:jc w:val="center"/>
              <w:rPr>
                <w:color w:val="000000"/>
              </w:rPr>
            </w:pPr>
            <w:r>
              <w:rPr>
                <w:rFonts w:hint="eastAsia"/>
                <w:color w:val="000000"/>
              </w:rPr>
              <w:t>0.535667</w:t>
            </w:r>
          </w:p>
        </w:tc>
      </w:tr>
      <w:tr w:rsidR="005E724B" w14:paraId="01238844" w14:textId="77777777" w:rsidTr="00614347">
        <w:trPr>
          <w:jc w:val="center"/>
        </w:trPr>
        <w:tc>
          <w:tcPr>
            <w:tcW w:w="1998" w:type="dxa"/>
            <w:vMerge w:val="restart"/>
            <w:vAlign w:val="center"/>
          </w:tcPr>
          <w:p w14:paraId="2C25F1DF" w14:textId="77777777" w:rsidR="005E724B" w:rsidRDefault="005E724B" w:rsidP="00614347">
            <w:pPr>
              <w:widowControl/>
              <w:spacing w:line="360" w:lineRule="auto"/>
              <w:jc w:val="both"/>
              <w:rPr>
                <w:rFonts w:ascii="Times New Roman" w:eastAsia="標楷體" w:hAnsi="Times New Roman" w:cs="Times New Roman"/>
              </w:rPr>
            </w:pPr>
            <w:r>
              <w:rPr>
                <w:rFonts w:ascii="Times New Roman" w:eastAsia="標楷體" w:hAnsi="Times New Roman" w:cs="Times New Roman" w:hint="eastAsia"/>
              </w:rPr>
              <w:t>評論特徵</w:t>
            </w:r>
          </w:p>
        </w:tc>
        <w:tc>
          <w:tcPr>
            <w:tcW w:w="1999" w:type="dxa"/>
            <w:vAlign w:val="center"/>
          </w:tcPr>
          <w:p w14:paraId="46BCC32A"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R</w:t>
            </w:r>
            <w:r>
              <w:rPr>
                <w:rFonts w:ascii="Times New Roman" w:eastAsia="標楷體" w:hAnsi="Times New Roman" w:cs="Times New Roman"/>
              </w:rPr>
              <w:t>MSE</w:t>
            </w:r>
          </w:p>
        </w:tc>
        <w:tc>
          <w:tcPr>
            <w:tcW w:w="1999" w:type="dxa"/>
            <w:vAlign w:val="center"/>
          </w:tcPr>
          <w:p w14:paraId="52980337" w14:textId="77777777" w:rsidR="005E724B" w:rsidRPr="00D9536D" w:rsidRDefault="005E724B" w:rsidP="00614347">
            <w:pPr>
              <w:widowControl/>
              <w:jc w:val="center"/>
              <w:rPr>
                <w:color w:val="000000"/>
              </w:rPr>
            </w:pPr>
            <w:r>
              <w:rPr>
                <w:rFonts w:hint="eastAsia"/>
                <w:color w:val="000000"/>
              </w:rPr>
              <w:t>1.245515</w:t>
            </w:r>
          </w:p>
        </w:tc>
        <w:tc>
          <w:tcPr>
            <w:tcW w:w="1999" w:type="dxa"/>
            <w:vAlign w:val="center"/>
          </w:tcPr>
          <w:p w14:paraId="2CC03078" w14:textId="77777777" w:rsidR="005E724B" w:rsidRPr="00D9536D" w:rsidRDefault="005E724B" w:rsidP="00614347">
            <w:pPr>
              <w:widowControl/>
              <w:jc w:val="center"/>
              <w:rPr>
                <w:color w:val="000000"/>
              </w:rPr>
            </w:pPr>
            <w:r>
              <w:rPr>
                <w:rFonts w:hint="eastAsia"/>
                <w:color w:val="000000"/>
              </w:rPr>
              <w:t>1.300677</w:t>
            </w:r>
          </w:p>
        </w:tc>
        <w:tc>
          <w:tcPr>
            <w:tcW w:w="1999" w:type="dxa"/>
            <w:vAlign w:val="center"/>
          </w:tcPr>
          <w:p w14:paraId="64103D1D" w14:textId="77777777" w:rsidR="005E724B" w:rsidRPr="00D9536D" w:rsidRDefault="005E724B" w:rsidP="00614347">
            <w:pPr>
              <w:widowControl/>
              <w:jc w:val="center"/>
              <w:rPr>
                <w:color w:val="000000"/>
              </w:rPr>
            </w:pPr>
            <w:r>
              <w:rPr>
                <w:rFonts w:hint="eastAsia"/>
                <w:color w:val="000000"/>
              </w:rPr>
              <w:t>1.217323</w:t>
            </w:r>
          </w:p>
        </w:tc>
        <w:tc>
          <w:tcPr>
            <w:tcW w:w="1999" w:type="dxa"/>
            <w:vAlign w:val="center"/>
          </w:tcPr>
          <w:p w14:paraId="5E05735A" w14:textId="77777777" w:rsidR="005E724B" w:rsidRPr="00D9536D" w:rsidRDefault="005E724B" w:rsidP="00614347">
            <w:pPr>
              <w:widowControl/>
              <w:jc w:val="center"/>
              <w:rPr>
                <w:color w:val="000000"/>
              </w:rPr>
            </w:pPr>
            <w:r>
              <w:rPr>
                <w:rFonts w:hint="eastAsia"/>
                <w:color w:val="000000"/>
              </w:rPr>
              <w:t>1.250103</w:t>
            </w:r>
          </w:p>
        </w:tc>
        <w:tc>
          <w:tcPr>
            <w:tcW w:w="1999" w:type="dxa"/>
            <w:vAlign w:val="center"/>
          </w:tcPr>
          <w:p w14:paraId="12271A2A" w14:textId="77777777" w:rsidR="005E724B" w:rsidRPr="00D9536D" w:rsidRDefault="005E724B" w:rsidP="00614347">
            <w:pPr>
              <w:widowControl/>
              <w:jc w:val="center"/>
              <w:rPr>
                <w:color w:val="000000"/>
              </w:rPr>
            </w:pPr>
            <w:r>
              <w:rPr>
                <w:rFonts w:hint="eastAsia"/>
                <w:color w:val="000000"/>
              </w:rPr>
              <w:t>0.976273</w:t>
            </w:r>
          </w:p>
        </w:tc>
      </w:tr>
      <w:tr w:rsidR="005E724B" w14:paraId="2F80123C" w14:textId="77777777" w:rsidTr="00614347">
        <w:trPr>
          <w:jc w:val="center"/>
        </w:trPr>
        <w:tc>
          <w:tcPr>
            <w:tcW w:w="1998" w:type="dxa"/>
            <w:vMerge/>
            <w:vAlign w:val="center"/>
          </w:tcPr>
          <w:p w14:paraId="4B2F455C" w14:textId="77777777" w:rsidR="005E724B" w:rsidRDefault="005E724B" w:rsidP="00614347">
            <w:pPr>
              <w:widowControl/>
              <w:spacing w:line="360" w:lineRule="auto"/>
              <w:jc w:val="both"/>
              <w:rPr>
                <w:rFonts w:ascii="Times New Roman" w:eastAsia="標楷體" w:hAnsi="Times New Roman" w:cs="Times New Roman"/>
              </w:rPr>
            </w:pPr>
          </w:p>
        </w:tc>
        <w:tc>
          <w:tcPr>
            <w:tcW w:w="1999" w:type="dxa"/>
            <w:vAlign w:val="center"/>
          </w:tcPr>
          <w:p w14:paraId="6F84BE26"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AE</w:t>
            </w:r>
          </w:p>
        </w:tc>
        <w:tc>
          <w:tcPr>
            <w:tcW w:w="1999" w:type="dxa"/>
            <w:vAlign w:val="center"/>
          </w:tcPr>
          <w:p w14:paraId="527FBA67" w14:textId="77777777" w:rsidR="005E724B" w:rsidRPr="00F82F08" w:rsidRDefault="005E724B" w:rsidP="00614347">
            <w:pPr>
              <w:widowControl/>
              <w:jc w:val="center"/>
              <w:rPr>
                <w:color w:val="000000"/>
              </w:rPr>
            </w:pPr>
            <w:r>
              <w:rPr>
                <w:rFonts w:hint="eastAsia"/>
                <w:color w:val="000000"/>
              </w:rPr>
              <w:t>0.765196</w:t>
            </w:r>
          </w:p>
        </w:tc>
        <w:tc>
          <w:tcPr>
            <w:tcW w:w="1999" w:type="dxa"/>
            <w:vAlign w:val="center"/>
          </w:tcPr>
          <w:p w14:paraId="091EF257" w14:textId="77777777" w:rsidR="005E724B" w:rsidRPr="00F82F08" w:rsidRDefault="005E724B" w:rsidP="00614347">
            <w:pPr>
              <w:widowControl/>
              <w:jc w:val="center"/>
              <w:rPr>
                <w:color w:val="000000"/>
              </w:rPr>
            </w:pPr>
            <w:r>
              <w:rPr>
                <w:rFonts w:hint="eastAsia"/>
                <w:color w:val="000000"/>
              </w:rPr>
              <w:t>0.779772</w:t>
            </w:r>
          </w:p>
        </w:tc>
        <w:tc>
          <w:tcPr>
            <w:tcW w:w="1999" w:type="dxa"/>
            <w:vAlign w:val="center"/>
          </w:tcPr>
          <w:p w14:paraId="03439CD2" w14:textId="77777777" w:rsidR="005E724B" w:rsidRPr="00F82F08" w:rsidRDefault="005E724B" w:rsidP="00614347">
            <w:pPr>
              <w:widowControl/>
              <w:jc w:val="center"/>
              <w:rPr>
                <w:color w:val="000000"/>
              </w:rPr>
            </w:pPr>
            <w:r>
              <w:rPr>
                <w:rFonts w:hint="eastAsia"/>
                <w:color w:val="000000"/>
              </w:rPr>
              <w:t>0.745415</w:t>
            </w:r>
          </w:p>
        </w:tc>
        <w:tc>
          <w:tcPr>
            <w:tcW w:w="1999" w:type="dxa"/>
            <w:vAlign w:val="center"/>
          </w:tcPr>
          <w:p w14:paraId="53E3D404" w14:textId="77777777" w:rsidR="005E724B" w:rsidRPr="00F82F08" w:rsidRDefault="005E724B" w:rsidP="00614347">
            <w:pPr>
              <w:widowControl/>
              <w:jc w:val="center"/>
              <w:rPr>
                <w:color w:val="000000"/>
              </w:rPr>
            </w:pPr>
            <w:r>
              <w:rPr>
                <w:rFonts w:hint="eastAsia"/>
                <w:color w:val="000000"/>
              </w:rPr>
              <w:t>0.758044</w:t>
            </w:r>
          </w:p>
        </w:tc>
        <w:tc>
          <w:tcPr>
            <w:tcW w:w="1999" w:type="dxa"/>
            <w:vAlign w:val="center"/>
          </w:tcPr>
          <w:p w14:paraId="66499257" w14:textId="77777777" w:rsidR="005E724B" w:rsidRPr="00F82F08" w:rsidRDefault="005E724B" w:rsidP="00614347">
            <w:pPr>
              <w:widowControl/>
              <w:jc w:val="center"/>
              <w:rPr>
                <w:color w:val="000000"/>
              </w:rPr>
            </w:pPr>
            <w:r>
              <w:rPr>
                <w:rFonts w:hint="eastAsia"/>
                <w:color w:val="000000"/>
              </w:rPr>
              <w:t>0.545667</w:t>
            </w:r>
          </w:p>
        </w:tc>
      </w:tr>
      <w:tr w:rsidR="005E724B" w14:paraId="5949BF2B" w14:textId="77777777" w:rsidTr="00614347">
        <w:trPr>
          <w:jc w:val="center"/>
        </w:trPr>
        <w:tc>
          <w:tcPr>
            <w:tcW w:w="1998" w:type="dxa"/>
            <w:vMerge w:val="restart"/>
            <w:vAlign w:val="center"/>
          </w:tcPr>
          <w:p w14:paraId="5F486096" w14:textId="77777777" w:rsidR="005E724B" w:rsidRDefault="005E724B" w:rsidP="00614347">
            <w:pPr>
              <w:widowControl/>
              <w:spacing w:line="360" w:lineRule="auto"/>
              <w:jc w:val="both"/>
              <w:rPr>
                <w:rFonts w:ascii="Times New Roman" w:eastAsia="標楷體" w:hAnsi="Times New Roman" w:cs="Times New Roman"/>
              </w:rPr>
            </w:pPr>
            <w:r>
              <w:rPr>
                <w:rFonts w:ascii="Times New Roman" w:eastAsia="標楷體" w:hAnsi="Times New Roman" w:cs="Times New Roman" w:hint="eastAsia"/>
              </w:rPr>
              <w:t>不補值</w:t>
            </w:r>
          </w:p>
        </w:tc>
        <w:tc>
          <w:tcPr>
            <w:tcW w:w="1999" w:type="dxa"/>
            <w:vAlign w:val="center"/>
          </w:tcPr>
          <w:p w14:paraId="76AE3DB2"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R</w:t>
            </w:r>
            <w:r>
              <w:rPr>
                <w:rFonts w:ascii="Times New Roman" w:eastAsia="標楷體" w:hAnsi="Times New Roman" w:cs="Times New Roman"/>
              </w:rPr>
              <w:t>MSE</w:t>
            </w:r>
          </w:p>
        </w:tc>
        <w:tc>
          <w:tcPr>
            <w:tcW w:w="1999" w:type="dxa"/>
            <w:vAlign w:val="center"/>
          </w:tcPr>
          <w:p w14:paraId="1581C263" w14:textId="77777777" w:rsidR="005E724B" w:rsidRPr="00D9536D" w:rsidRDefault="005E724B" w:rsidP="00614347">
            <w:pPr>
              <w:widowControl/>
              <w:jc w:val="center"/>
              <w:rPr>
                <w:color w:val="000000"/>
              </w:rPr>
            </w:pPr>
            <w:r>
              <w:rPr>
                <w:rFonts w:hint="eastAsia"/>
                <w:color w:val="000000"/>
              </w:rPr>
              <w:t>1.831434</w:t>
            </w:r>
          </w:p>
        </w:tc>
        <w:tc>
          <w:tcPr>
            <w:tcW w:w="1999" w:type="dxa"/>
            <w:vAlign w:val="center"/>
          </w:tcPr>
          <w:p w14:paraId="2E0B1905" w14:textId="77777777" w:rsidR="005E724B" w:rsidRPr="00D9536D" w:rsidRDefault="005E724B" w:rsidP="00614347">
            <w:pPr>
              <w:widowControl/>
              <w:jc w:val="center"/>
              <w:rPr>
                <w:color w:val="000000"/>
              </w:rPr>
            </w:pPr>
            <w:r>
              <w:rPr>
                <w:rFonts w:hint="eastAsia"/>
                <w:color w:val="000000"/>
              </w:rPr>
              <w:t>1.72546</w:t>
            </w:r>
          </w:p>
        </w:tc>
        <w:tc>
          <w:tcPr>
            <w:tcW w:w="1999" w:type="dxa"/>
            <w:vAlign w:val="center"/>
          </w:tcPr>
          <w:p w14:paraId="7ACBB279" w14:textId="77777777" w:rsidR="005E724B" w:rsidRPr="00D9536D" w:rsidRDefault="005E724B" w:rsidP="00614347">
            <w:pPr>
              <w:widowControl/>
              <w:jc w:val="center"/>
              <w:rPr>
                <w:color w:val="000000"/>
              </w:rPr>
            </w:pPr>
            <w:r>
              <w:rPr>
                <w:rFonts w:hint="eastAsia"/>
                <w:color w:val="000000"/>
              </w:rPr>
              <w:t>1.728419</w:t>
            </w:r>
          </w:p>
        </w:tc>
        <w:tc>
          <w:tcPr>
            <w:tcW w:w="1999" w:type="dxa"/>
            <w:vAlign w:val="center"/>
          </w:tcPr>
          <w:p w14:paraId="738ACE1B" w14:textId="77777777" w:rsidR="005E724B" w:rsidRPr="00D9536D" w:rsidRDefault="005E724B" w:rsidP="00614347">
            <w:pPr>
              <w:widowControl/>
              <w:jc w:val="center"/>
              <w:rPr>
                <w:color w:val="000000"/>
              </w:rPr>
            </w:pPr>
            <w:r>
              <w:rPr>
                <w:rFonts w:hint="eastAsia"/>
                <w:color w:val="000000"/>
              </w:rPr>
              <w:t>1.821797</w:t>
            </w:r>
          </w:p>
        </w:tc>
        <w:tc>
          <w:tcPr>
            <w:tcW w:w="1999" w:type="dxa"/>
            <w:vAlign w:val="center"/>
          </w:tcPr>
          <w:p w14:paraId="2F11CF48" w14:textId="77777777" w:rsidR="005E724B" w:rsidRPr="00D9536D" w:rsidRDefault="005E724B" w:rsidP="00614347">
            <w:pPr>
              <w:widowControl/>
              <w:jc w:val="center"/>
              <w:rPr>
                <w:color w:val="000000"/>
              </w:rPr>
            </w:pPr>
            <w:r>
              <w:rPr>
                <w:rFonts w:hint="eastAsia"/>
                <w:color w:val="000000"/>
              </w:rPr>
              <w:t>1.823797</w:t>
            </w:r>
          </w:p>
        </w:tc>
      </w:tr>
      <w:tr w:rsidR="005E724B" w14:paraId="0789F1FF" w14:textId="77777777" w:rsidTr="00614347">
        <w:trPr>
          <w:jc w:val="center"/>
        </w:trPr>
        <w:tc>
          <w:tcPr>
            <w:tcW w:w="1998" w:type="dxa"/>
            <w:vMerge/>
            <w:vAlign w:val="center"/>
          </w:tcPr>
          <w:p w14:paraId="7D37AF6E" w14:textId="77777777" w:rsidR="005E724B" w:rsidRDefault="005E724B" w:rsidP="00614347">
            <w:pPr>
              <w:widowControl/>
              <w:spacing w:line="360" w:lineRule="auto"/>
              <w:jc w:val="both"/>
              <w:rPr>
                <w:rFonts w:ascii="Times New Roman" w:eastAsia="標楷體" w:hAnsi="Times New Roman" w:cs="Times New Roman"/>
              </w:rPr>
            </w:pPr>
          </w:p>
        </w:tc>
        <w:tc>
          <w:tcPr>
            <w:tcW w:w="1999" w:type="dxa"/>
            <w:vAlign w:val="center"/>
          </w:tcPr>
          <w:p w14:paraId="5C5214DB"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AE</w:t>
            </w:r>
          </w:p>
        </w:tc>
        <w:tc>
          <w:tcPr>
            <w:tcW w:w="1999" w:type="dxa"/>
            <w:vAlign w:val="center"/>
          </w:tcPr>
          <w:p w14:paraId="53F7062D" w14:textId="77777777" w:rsidR="005E724B" w:rsidRPr="00F82F08" w:rsidRDefault="005E724B" w:rsidP="00614347">
            <w:pPr>
              <w:widowControl/>
              <w:jc w:val="center"/>
              <w:rPr>
                <w:color w:val="000000"/>
              </w:rPr>
            </w:pPr>
            <w:r>
              <w:rPr>
                <w:rFonts w:hint="eastAsia"/>
                <w:color w:val="000000"/>
              </w:rPr>
              <w:t>1.345086</w:t>
            </w:r>
          </w:p>
        </w:tc>
        <w:tc>
          <w:tcPr>
            <w:tcW w:w="1999" w:type="dxa"/>
            <w:vAlign w:val="center"/>
          </w:tcPr>
          <w:p w14:paraId="46B4C669" w14:textId="77777777" w:rsidR="005E724B" w:rsidRPr="00F82F08" w:rsidRDefault="005E724B" w:rsidP="00614347">
            <w:pPr>
              <w:widowControl/>
              <w:jc w:val="center"/>
              <w:rPr>
                <w:color w:val="000000"/>
              </w:rPr>
            </w:pPr>
            <w:r>
              <w:rPr>
                <w:rFonts w:hint="eastAsia"/>
                <w:color w:val="000000"/>
              </w:rPr>
              <w:t>1.289368</w:t>
            </w:r>
          </w:p>
        </w:tc>
        <w:tc>
          <w:tcPr>
            <w:tcW w:w="1999" w:type="dxa"/>
            <w:vAlign w:val="center"/>
          </w:tcPr>
          <w:p w14:paraId="202C90B9" w14:textId="77777777" w:rsidR="005E724B" w:rsidRPr="00F82F08" w:rsidRDefault="005E724B" w:rsidP="00614347">
            <w:pPr>
              <w:widowControl/>
              <w:jc w:val="center"/>
              <w:rPr>
                <w:color w:val="000000"/>
              </w:rPr>
            </w:pPr>
            <w:r>
              <w:rPr>
                <w:rFonts w:hint="eastAsia"/>
                <w:color w:val="000000"/>
              </w:rPr>
              <w:t>1.301652</w:t>
            </w:r>
          </w:p>
        </w:tc>
        <w:tc>
          <w:tcPr>
            <w:tcW w:w="1999" w:type="dxa"/>
            <w:vAlign w:val="center"/>
          </w:tcPr>
          <w:p w14:paraId="68B8D63B" w14:textId="77777777" w:rsidR="005E724B" w:rsidRPr="00F82F08" w:rsidRDefault="005E724B" w:rsidP="00614347">
            <w:pPr>
              <w:widowControl/>
              <w:jc w:val="center"/>
              <w:rPr>
                <w:color w:val="000000"/>
              </w:rPr>
            </w:pPr>
            <w:r>
              <w:rPr>
                <w:rFonts w:hint="eastAsia"/>
                <w:color w:val="000000"/>
              </w:rPr>
              <w:t>1.322538</w:t>
            </w:r>
          </w:p>
        </w:tc>
        <w:tc>
          <w:tcPr>
            <w:tcW w:w="1999" w:type="dxa"/>
            <w:vAlign w:val="center"/>
          </w:tcPr>
          <w:p w14:paraId="15FF8B26" w14:textId="77777777" w:rsidR="005E724B" w:rsidRPr="00F82F08" w:rsidRDefault="005E724B" w:rsidP="00614347">
            <w:pPr>
              <w:widowControl/>
              <w:jc w:val="center"/>
              <w:rPr>
                <w:color w:val="000000"/>
              </w:rPr>
            </w:pPr>
            <w:r>
              <w:rPr>
                <w:rFonts w:hint="eastAsia"/>
                <w:color w:val="000000"/>
              </w:rPr>
              <w:t>1.286756</w:t>
            </w:r>
          </w:p>
        </w:tc>
      </w:tr>
      <w:tr w:rsidR="005E724B" w14:paraId="7216C499" w14:textId="77777777" w:rsidTr="00614347">
        <w:trPr>
          <w:jc w:val="center"/>
        </w:trPr>
        <w:tc>
          <w:tcPr>
            <w:tcW w:w="1998" w:type="dxa"/>
            <w:vMerge w:val="restart"/>
            <w:vAlign w:val="center"/>
          </w:tcPr>
          <w:p w14:paraId="52157829" w14:textId="77777777" w:rsidR="005E724B" w:rsidRDefault="005E724B" w:rsidP="00614347">
            <w:pPr>
              <w:widowControl/>
              <w:spacing w:line="360" w:lineRule="auto"/>
              <w:jc w:val="both"/>
              <w:rPr>
                <w:rFonts w:ascii="Times New Roman" w:eastAsia="標楷體" w:hAnsi="Times New Roman" w:cs="Times New Roman"/>
              </w:rPr>
            </w:pPr>
            <w:r>
              <w:rPr>
                <w:rFonts w:ascii="Times New Roman" w:eastAsia="標楷體" w:hAnsi="Times New Roman" w:cs="Times New Roman" w:hint="eastAsia"/>
              </w:rPr>
              <w:t>電影</w:t>
            </w:r>
            <w:r>
              <w:rPr>
                <w:rFonts w:ascii="Times New Roman" w:eastAsia="標楷體" w:hAnsi="Times New Roman" w:cs="Times New Roman" w:hint="eastAsia"/>
              </w:rPr>
              <w:t>+</w:t>
            </w:r>
            <w:r>
              <w:rPr>
                <w:rFonts w:ascii="Times New Roman" w:eastAsia="標楷體" w:hAnsi="Times New Roman" w:cs="Times New Roman" w:hint="eastAsia"/>
              </w:rPr>
              <w:t>評論</w:t>
            </w:r>
          </w:p>
        </w:tc>
        <w:tc>
          <w:tcPr>
            <w:tcW w:w="1999" w:type="dxa"/>
            <w:vAlign w:val="center"/>
          </w:tcPr>
          <w:p w14:paraId="1CAFA366"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R</w:t>
            </w:r>
            <w:r>
              <w:rPr>
                <w:rFonts w:ascii="Times New Roman" w:eastAsia="標楷體" w:hAnsi="Times New Roman" w:cs="Times New Roman"/>
              </w:rPr>
              <w:t>MSE</w:t>
            </w:r>
          </w:p>
        </w:tc>
        <w:tc>
          <w:tcPr>
            <w:tcW w:w="1999" w:type="dxa"/>
            <w:vAlign w:val="center"/>
          </w:tcPr>
          <w:p w14:paraId="191C461E" w14:textId="77777777" w:rsidR="005E724B" w:rsidRPr="00D9536D" w:rsidRDefault="005E724B" w:rsidP="00614347">
            <w:pPr>
              <w:widowControl/>
              <w:jc w:val="center"/>
              <w:rPr>
                <w:color w:val="000000"/>
              </w:rPr>
            </w:pPr>
            <w:r>
              <w:rPr>
                <w:rFonts w:hint="eastAsia"/>
                <w:color w:val="000000"/>
              </w:rPr>
              <w:t>0.974893</w:t>
            </w:r>
          </w:p>
        </w:tc>
        <w:tc>
          <w:tcPr>
            <w:tcW w:w="1999" w:type="dxa"/>
            <w:vAlign w:val="center"/>
          </w:tcPr>
          <w:p w14:paraId="6CBA9A01" w14:textId="77777777" w:rsidR="005E724B" w:rsidRPr="00D9536D" w:rsidRDefault="005E724B" w:rsidP="00614347">
            <w:pPr>
              <w:widowControl/>
              <w:jc w:val="center"/>
              <w:rPr>
                <w:color w:val="000000"/>
              </w:rPr>
            </w:pPr>
            <w:r>
              <w:rPr>
                <w:rFonts w:hint="eastAsia"/>
                <w:color w:val="000000"/>
              </w:rPr>
              <w:t>0.945673</w:t>
            </w:r>
          </w:p>
        </w:tc>
        <w:tc>
          <w:tcPr>
            <w:tcW w:w="1999" w:type="dxa"/>
            <w:vAlign w:val="center"/>
          </w:tcPr>
          <w:p w14:paraId="4DB2FF8A" w14:textId="77777777" w:rsidR="005E724B" w:rsidRPr="00D9536D" w:rsidRDefault="005E724B" w:rsidP="00614347">
            <w:pPr>
              <w:widowControl/>
              <w:jc w:val="center"/>
              <w:rPr>
                <w:color w:val="000000"/>
              </w:rPr>
            </w:pPr>
            <w:r>
              <w:rPr>
                <w:rFonts w:hint="eastAsia"/>
                <w:color w:val="000000"/>
              </w:rPr>
              <w:t>0.959204</w:t>
            </w:r>
          </w:p>
        </w:tc>
        <w:tc>
          <w:tcPr>
            <w:tcW w:w="1999" w:type="dxa"/>
            <w:vAlign w:val="center"/>
          </w:tcPr>
          <w:p w14:paraId="67022F9E" w14:textId="77777777" w:rsidR="005E724B" w:rsidRPr="00D9536D" w:rsidRDefault="005E724B" w:rsidP="00614347">
            <w:pPr>
              <w:widowControl/>
              <w:jc w:val="center"/>
              <w:rPr>
                <w:color w:val="000000"/>
              </w:rPr>
            </w:pPr>
            <w:r>
              <w:rPr>
                <w:rFonts w:hint="eastAsia"/>
                <w:color w:val="000000"/>
              </w:rPr>
              <w:t>0.942185</w:t>
            </w:r>
          </w:p>
        </w:tc>
        <w:tc>
          <w:tcPr>
            <w:tcW w:w="1999" w:type="dxa"/>
            <w:vAlign w:val="center"/>
          </w:tcPr>
          <w:p w14:paraId="59E99C1C" w14:textId="77777777" w:rsidR="005E724B" w:rsidRPr="00D9536D" w:rsidRDefault="005E724B" w:rsidP="00614347">
            <w:pPr>
              <w:widowControl/>
              <w:jc w:val="center"/>
              <w:rPr>
                <w:color w:val="000000"/>
              </w:rPr>
            </w:pPr>
            <w:r>
              <w:rPr>
                <w:rFonts w:hint="eastAsia"/>
                <w:color w:val="000000"/>
              </w:rPr>
              <w:t>0.922185</w:t>
            </w:r>
          </w:p>
        </w:tc>
      </w:tr>
      <w:tr w:rsidR="005E724B" w14:paraId="6B28978F" w14:textId="77777777" w:rsidTr="00614347">
        <w:trPr>
          <w:jc w:val="center"/>
        </w:trPr>
        <w:tc>
          <w:tcPr>
            <w:tcW w:w="1998" w:type="dxa"/>
            <w:vMerge/>
            <w:vAlign w:val="center"/>
          </w:tcPr>
          <w:p w14:paraId="6E810708" w14:textId="77777777" w:rsidR="005E724B" w:rsidRDefault="005E724B" w:rsidP="00614347">
            <w:pPr>
              <w:widowControl/>
              <w:spacing w:line="360" w:lineRule="auto"/>
              <w:jc w:val="both"/>
              <w:rPr>
                <w:rFonts w:ascii="Times New Roman" w:eastAsia="標楷體" w:hAnsi="Times New Roman" w:cs="Times New Roman"/>
              </w:rPr>
            </w:pPr>
          </w:p>
        </w:tc>
        <w:tc>
          <w:tcPr>
            <w:tcW w:w="1999" w:type="dxa"/>
            <w:vAlign w:val="center"/>
          </w:tcPr>
          <w:p w14:paraId="66F7BC02" w14:textId="77777777" w:rsidR="005E724B" w:rsidRDefault="005E724B" w:rsidP="00614347">
            <w:pPr>
              <w:widowControl/>
              <w:spacing w:line="360" w:lineRule="auto"/>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AE</w:t>
            </w:r>
          </w:p>
        </w:tc>
        <w:tc>
          <w:tcPr>
            <w:tcW w:w="1999" w:type="dxa"/>
            <w:vAlign w:val="center"/>
          </w:tcPr>
          <w:p w14:paraId="48F48D8A" w14:textId="77777777" w:rsidR="005E724B" w:rsidRPr="00F82F08" w:rsidRDefault="005E724B" w:rsidP="00614347">
            <w:pPr>
              <w:widowControl/>
              <w:jc w:val="center"/>
              <w:rPr>
                <w:color w:val="000000"/>
              </w:rPr>
            </w:pPr>
            <w:r>
              <w:rPr>
                <w:rFonts w:hint="eastAsia"/>
                <w:color w:val="000000"/>
              </w:rPr>
              <w:t>0.552266</w:t>
            </w:r>
          </w:p>
        </w:tc>
        <w:tc>
          <w:tcPr>
            <w:tcW w:w="1999" w:type="dxa"/>
            <w:vAlign w:val="center"/>
          </w:tcPr>
          <w:p w14:paraId="68E6C7CA" w14:textId="77777777" w:rsidR="005E724B" w:rsidRPr="00F82F08" w:rsidRDefault="005E724B" w:rsidP="00614347">
            <w:pPr>
              <w:widowControl/>
              <w:jc w:val="center"/>
              <w:rPr>
                <w:color w:val="000000"/>
              </w:rPr>
            </w:pPr>
            <w:r>
              <w:rPr>
                <w:rFonts w:hint="eastAsia"/>
                <w:color w:val="000000"/>
              </w:rPr>
              <w:t>0.539694</w:t>
            </w:r>
          </w:p>
        </w:tc>
        <w:tc>
          <w:tcPr>
            <w:tcW w:w="1999" w:type="dxa"/>
            <w:vAlign w:val="center"/>
          </w:tcPr>
          <w:p w14:paraId="788B765B" w14:textId="77777777" w:rsidR="005E724B" w:rsidRPr="00F82F08" w:rsidRDefault="005E724B" w:rsidP="00614347">
            <w:pPr>
              <w:widowControl/>
              <w:jc w:val="center"/>
              <w:rPr>
                <w:color w:val="000000"/>
              </w:rPr>
            </w:pPr>
            <w:r>
              <w:rPr>
                <w:rFonts w:hint="eastAsia"/>
                <w:color w:val="000000"/>
              </w:rPr>
              <w:t>0.540754</w:t>
            </w:r>
          </w:p>
        </w:tc>
        <w:tc>
          <w:tcPr>
            <w:tcW w:w="1999" w:type="dxa"/>
            <w:vAlign w:val="center"/>
          </w:tcPr>
          <w:p w14:paraId="1948896E" w14:textId="77777777" w:rsidR="005E724B" w:rsidRPr="00F82F08" w:rsidRDefault="005E724B" w:rsidP="00614347">
            <w:pPr>
              <w:widowControl/>
              <w:jc w:val="center"/>
              <w:rPr>
                <w:color w:val="000000"/>
              </w:rPr>
            </w:pPr>
            <w:r>
              <w:rPr>
                <w:rFonts w:hint="eastAsia"/>
                <w:color w:val="000000"/>
              </w:rPr>
              <w:t>0.543524</w:t>
            </w:r>
          </w:p>
        </w:tc>
        <w:tc>
          <w:tcPr>
            <w:tcW w:w="1999" w:type="dxa"/>
            <w:vAlign w:val="center"/>
          </w:tcPr>
          <w:p w14:paraId="0ECD0AEB" w14:textId="77777777" w:rsidR="005E724B" w:rsidRPr="00F82F08" w:rsidRDefault="005E724B" w:rsidP="00614347">
            <w:pPr>
              <w:widowControl/>
              <w:jc w:val="center"/>
              <w:rPr>
                <w:color w:val="000000"/>
              </w:rPr>
            </w:pPr>
            <w:r>
              <w:rPr>
                <w:rFonts w:hint="eastAsia"/>
                <w:color w:val="000000"/>
              </w:rPr>
              <w:t>0.515967</w:t>
            </w:r>
          </w:p>
        </w:tc>
      </w:tr>
    </w:tbl>
    <w:p w14:paraId="4B27025A" w14:textId="272C62B4" w:rsidR="005E724B" w:rsidRDefault="005E724B" w:rsidP="00DF7126">
      <w:pPr>
        <w:widowControl/>
        <w:spacing w:line="360" w:lineRule="auto"/>
        <w:jc w:val="both"/>
        <w:rPr>
          <w:rFonts w:ascii="Times New Roman" w:eastAsia="標楷體" w:hAnsi="Times New Roman" w:cs="Times New Roman"/>
        </w:rPr>
        <w:sectPr w:rsidR="005E724B" w:rsidSect="00DF7126">
          <w:type w:val="continuous"/>
          <w:pgSz w:w="16838" w:h="11906" w:orient="landscape"/>
          <w:pgMar w:top="1418" w:right="1418" w:bottom="1701" w:left="1418" w:header="567" w:footer="567" w:gutter="0"/>
          <w:cols w:space="720"/>
          <w:formProt w:val="0"/>
          <w:docGrid w:type="lines" w:linePitch="360" w:charSpace="-6145"/>
        </w:sectPr>
      </w:pPr>
    </w:p>
    <w:p w14:paraId="78103035" w14:textId="76A8F288" w:rsidR="009A7184" w:rsidRDefault="00042592" w:rsidP="00AA08B4">
      <w:pPr>
        <w:pStyle w:val="2"/>
        <w:numPr>
          <w:ilvl w:val="2"/>
          <w:numId w:val="20"/>
        </w:numPr>
        <w:spacing w:line="360" w:lineRule="auto"/>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討論</w:t>
      </w:r>
    </w:p>
    <w:p w14:paraId="0DA77352" w14:textId="77777777" w:rsidR="00AA08B4" w:rsidRDefault="00AA08B4" w:rsidP="0005798A">
      <w:pPr>
        <w:spacing w:line="360" w:lineRule="auto"/>
      </w:pPr>
    </w:p>
    <w:p w14:paraId="21812F3F" w14:textId="0995592C" w:rsidR="00222052" w:rsidRDefault="00AA08B4" w:rsidP="0005798A">
      <w:pPr>
        <w:spacing w:line="360" w:lineRule="auto"/>
        <w:ind w:left="851" w:firstLine="480"/>
        <w:rPr>
          <w:rFonts w:ascii="Times New Roman" w:eastAsia="標楷體" w:hAnsi="Times New Roman" w:cs="Times New Roman"/>
        </w:rPr>
      </w:pPr>
      <w:r>
        <w:rPr>
          <w:rFonts w:ascii="Times New Roman" w:eastAsia="標楷體" w:hAnsi="Times New Roman" w:cs="Times New Roman" w:hint="eastAsia"/>
        </w:rPr>
        <w:t>本研究使用</w:t>
      </w:r>
      <w:r>
        <w:rPr>
          <w:rFonts w:ascii="Times New Roman" w:eastAsia="標楷體" w:hAnsi="Times New Roman" w:cs="Times New Roman" w:hint="eastAsia"/>
        </w:rPr>
        <w:t>I</w:t>
      </w:r>
      <w:r>
        <w:rPr>
          <w:rFonts w:ascii="Times New Roman" w:eastAsia="標楷體" w:hAnsi="Times New Roman" w:cs="Times New Roman"/>
        </w:rPr>
        <w:t>MDb</w:t>
      </w:r>
      <w:r>
        <w:rPr>
          <w:rFonts w:ascii="Times New Roman" w:eastAsia="標楷體" w:hAnsi="Times New Roman" w:cs="Times New Roman" w:hint="eastAsia"/>
        </w:rPr>
        <w:t>電影資料庫網站中</w:t>
      </w:r>
      <w:r w:rsidRPr="005C2F45">
        <w:rPr>
          <w:rFonts w:ascii="Times New Roman" w:eastAsia="標楷體" w:hAnsi="Times New Roman" w:cs="Times New Roman"/>
        </w:rPr>
        <w:t>2010</w:t>
      </w:r>
      <w:r w:rsidRPr="005C2F45">
        <w:rPr>
          <w:rFonts w:ascii="Times New Roman" w:eastAsia="標楷體" w:hAnsi="Times New Roman" w:cs="Times New Roman"/>
        </w:rPr>
        <w:t>年</w:t>
      </w:r>
      <w:r w:rsidRPr="005C2F45">
        <w:rPr>
          <w:rFonts w:ascii="Times New Roman" w:eastAsia="標楷體" w:hAnsi="Times New Roman" w:cs="Times New Roman"/>
        </w:rPr>
        <w:t>1</w:t>
      </w:r>
      <w:r w:rsidRPr="005C2F45">
        <w:rPr>
          <w:rFonts w:ascii="Times New Roman" w:eastAsia="標楷體" w:hAnsi="Times New Roman" w:cs="Times New Roman"/>
        </w:rPr>
        <w:t>月</w:t>
      </w:r>
      <w:r w:rsidRPr="005C2F45">
        <w:rPr>
          <w:rFonts w:ascii="Times New Roman" w:eastAsia="標楷體" w:hAnsi="Times New Roman" w:cs="Times New Roman"/>
        </w:rPr>
        <w:t>1</w:t>
      </w:r>
      <w:r w:rsidRPr="005C2F45">
        <w:rPr>
          <w:rFonts w:ascii="Times New Roman" w:eastAsia="標楷體" w:hAnsi="Times New Roman" w:cs="Times New Roman"/>
        </w:rPr>
        <w:t>號到</w:t>
      </w:r>
      <w:r w:rsidRPr="005C2F45">
        <w:rPr>
          <w:rFonts w:ascii="Times New Roman" w:eastAsia="標楷體" w:hAnsi="Times New Roman" w:cs="Times New Roman"/>
        </w:rPr>
        <w:t>2020</w:t>
      </w:r>
      <w:r w:rsidRPr="005C2F45">
        <w:rPr>
          <w:rFonts w:ascii="Times New Roman" w:eastAsia="標楷體" w:hAnsi="Times New Roman" w:cs="Times New Roman"/>
        </w:rPr>
        <w:t>年</w:t>
      </w:r>
      <w:r w:rsidRPr="005C2F45">
        <w:rPr>
          <w:rFonts w:ascii="Times New Roman" w:eastAsia="標楷體" w:hAnsi="Times New Roman" w:cs="Times New Roman"/>
        </w:rPr>
        <w:t>1</w:t>
      </w:r>
      <w:r w:rsidRPr="005C2F45">
        <w:rPr>
          <w:rFonts w:ascii="Times New Roman" w:eastAsia="標楷體" w:hAnsi="Times New Roman" w:cs="Times New Roman"/>
        </w:rPr>
        <w:t>月</w:t>
      </w:r>
      <w:r w:rsidRPr="005C2F45">
        <w:rPr>
          <w:rFonts w:ascii="Times New Roman" w:eastAsia="標楷體" w:hAnsi="Times New Roman" w:cs="Times New Roman"/>
        </w:rPr>
        <w:t>1</w:t>
      </w:r>
      <w:r w:rsidRPr="005C2F45">
        <w:rPr>
          <w:rFonts w:ascii="Times New Roman" w:eastAsia="標楷體" w:hAnsi="Times New Roman" w:cs="Times New Roman"/>
        </w:rPr>
        <w:t>號期間的</w:t>
      </w:r>
      <w:r w:rsidRPr="005C2F45">
        <w:rPr>
          <w:rFonts w:ascii="Times New Roman" w:eastAsia="標楷體" w:hAnsi="Times New Roman" w:cs="Times New Roman"/>
        </w:rPr>
        <w:t>Feature Film</w:t>
      </w:r>
      <w:r w:rsidRPr="005C2F45">
        <w:rPr>
          <w:rFonts w:ascii="Times New Roman" w:eastAsia="標楷體" w:hAnsi="Times New Roman" w:cs="Times New Roman"/>
        </w:rPr>
        <w:t>前</w:t>
      </w:r>
      <w:r>
        <w:rPr>
          <w:rFonts w:ascii="Times New Roman" w:eastAsia="標楷體" w:hAnsi="Times New Roman" w:cs="Times New Roman"/>
        </w:rPr>
        <w:t>6</w:t>
      </w:r>
      <w:r w:rsidRPr="005C2F45">
        <w:rPr>
          <w:rFonts w:ascii="Times New Roman" w:eastAsia="標楷體" w:hAnsi="Times New Roman" w:cs="Times New Roman"/>
        </w:rPr>
        <w:t>0</w:t>
      </w:r>
      <w:r w:rsidRPr="005C2F45">
        <w:rPr>
          <w:rFonts w:ascii="Times New Roman" w:eastAsia="標楷體" w:hAnsi="Times New Roman" w:cs="Times New Roman"/>
        </w:rPr>
        <w:t>部</w:t>
      </w:r>
      <w:r>
        <w:rPr>
          <w:rFonts w:ascii="Times New Roman" w:eastAsia="標楷體" w:hAnsi="Times New Roman" w:cs="Times New Roman" w:hint="eastAsia"/>
        </w:rPr>
        <w:t>熱門</w:t>
      </w:r>
      <w:r w:rsidRPr="005C2F45">
        <w:rPr>
          <w:rFonts w:ascii="Times New Roman" w:eastAsia="標楷體" w:hAnsi="Times New Roman" w:cs="Times New Roman"/>
        </w:rPr>
        <w:t>電影</w:t>
      </w:r>
      <w:r w:rsidR="00887074">
        <w:rPr>
          <w:rFonts w:ascii="Times New Roman" w:eastAsia="標楷體" w:hAnsi="Times New Roman" w:cs="Times New Roman" w:hint="eastAsia"/>
        </w:rPr>
        <w:t>相關資料</w:t>
      </w:r>
      <w:r>
        <w:rPr>
          <w:rFonts w:ascii="Times New Roman" w:eastAsia="標楷體" w:hAnsi="Times New Roman" w:cs="Times New Roman" w:hint="eastAsia"/>
        </w:rPr>
        <w:t>，</w:t>
      </w:r>
      <w:r w:rsidR="00887074">
        <w:rPr>
          <w:rFonts w:ascii="Times New Roman" w:eastAsia="標楷體" w:hAnsi="Times New Roman" w:cs="Times New Roman" w:hint="eastAsia"/>
        </w:rPr>
        <w:t>包含電影基本資料、電影劇情關鍵字資料以及使用者評論文本資料用以進行實驗，並針對以下三點進行實驗結果探討</w:t>
      </w:r>
      <w:r w:rsidR="00215F9C">
        <w:rPr>
          <w:rFonts w:ascii="Times New Roman" w:eastAsia="標楷體" w:hAnsi="Times New Roman" w:cs="Times New Roman" w:hint="eastAsia"/>
        </w:rPr>
        <w:t>：</w:t>
      </w:r>
    </w:p>
    <w:p w14:paraId="0075CF57" w14:textId="4688CC5A" w:rsidR="00222052" w:rsidRDefault="00F14EBB" w:rsidP="0005798A">
      <w:pPr>
        <w:pStyle w:val="ad"/>
        <w:numPr>
          <w:ilvl w:val="0"/>
          <w:numId w:val="57"/>
        </w:numPr>
        <w:spacing w:line="360" w:lineRule="auto"/>
        <w:rPr>
          <w:rFonts w:ascii="Times New Roman" w:eastAsia="標楷體" w:hAnsi="Times New Roman" w:cs="Times New Roman"/>
        </w:rPr>
      </w:pPr>
      <w:r>
        <w:rPr>
          <w:rFonts w:ascii="Times New Roman" w:eastAsia="標楷體" w:hAnsi="Times New Roman" w:cs="Times New Roman" w:hint="eastAsia"/>
        </w:rPr>
        <w:t>加入時間參數使否對推薦模型的準確度有影響。</w:t>
      </w:r>
    </w:p>
    <w:p w14:paraId="1F7F3D0B" w14:textId="186792BB" w:rsidR="00222052" w:rsidRDefault="00F14EBB" w:rsidP="0005798A">
      <w:pPr>
        <w:pStyle w:val="ad"/>
        <w:numPr>
          <w:ilvl w:val="0"/>
          <w:numId w:val="57"/>
        </w:numPr>
        <w:spacing w:line="360" w:lineRule="auto"/>
        <w:rPr>
          <w:rFonts w:ascii="Times New Roman" w:eastAsia="標楷體" w:hAnsi="Times New Roman" w:cs="Times New Roman"/>
        </w:rPr>
      </w:pPr>
      <w:r>
        <w:rPr>
          <w:rFonts w:ascii="Times New Roman" w:eastAsia="標楷體" w:hAnsi="Times New Roman" w:cs="Times New Roman" w:hint="eastAsia"/>
        </w:rPr>
        <w:t>對時間資料採用不同補值方式是否對推薦模型的準確度產生影響。</w:t>
      </w:r>
    </w:p>
    <w:p w14:paraId="6E1EB499" w14:textId="098486C3" w:rsidR="00222052" w:rsidRDefault="00F14EBB" w:rsidP="0005798A">
      <w:pPr>
        <w:pStyle w:val="ad"/>
        <w:numPr>
          <w:ilvl w:val="0"/>
          <w:numId w:val="57"/>
        </w:numPr>
        <w:spacing w:line="360" w:lineRule="auto"/>
        <w:rPr>
          <w:rFonts w:ascii="Times New Roman" w:eastAsia="標楷體" w:hAnsi="Times New Roman" w:cs="Times New Roman"/>
        </w:rPr>
      </w:pPr>
      <w:r>
        <w:rPr>
          <w:rFonts w:ascii="Times New Roman" w:eastAsia="標楷體" w:hAnsi="Times New Roman" w:cs="Times New Roman" w:hint="eastAsia"/>
        </w:rPr>
        <w:t>不同的資料組合以及參數的配置是否對推薦模型的準確度產生影響。</w:t>
      </w:r>
    </w:p>
    <w:p w14:paraId="3C329811" w14:textId="77777777" w:rsidR="002C7A9F" w:rsidRPr="002C7A9F" w:rsidRDefault="002C7A9F" w:rsidP="0005798A">
      <w:pPr>
        <w:spacing w:line="360" w:lineRule="auto"/>
        <w:ind w:left="1331"/>
        <w:rPr>
          <w:rFonts w:ascii="Times New Roman" w:eastAsia="標楷體" w:hAnsi="Times New Roman" w:cs="Times New Roman"/>
        </w:rPr>
      </w:pPr>
    </w:p>
    <w:p w14:paraId="48C54539" w14:textId="7918B5B9" w:rsidR="002D318C" w:rsidRDefault="00296C66" w:rsidP="0005798A">
      <w:pPr>
        <w:spacing w:line="360" w:lineRule="auto"/>
        <w:ind w:left="851" w:firstLine="480"/>
        <w:rPr>
          <w:rFonts w:ascii="Times New Roman" w:eastAsia="標楷體" w:hAnsi="Times New Roman" w:cs="Times New Roman"/>
        </w:rPr>
      </w:pPr>
      <w:r>
        <w:rPr>
          <w:rFonts w:ascii="Times New Roman" w:eastAsia="標楷體" w:hAnsi="Times New Roman" w:cs="Times New Roman" w:hint="eastAsia"/>
        </w:rPr>
        <w:t>於實驗一討論第一點</w:t>
      </w:r>
      <w:r w:rsidR="00215F9C">
        <w:rPr>
          <w:rFonts w:hint="eastAsia"/>
        </w:rPr>
        <w:t>：</w:t>
      </w:r>
      <w:r w:rsidRPr="00296C66">
        <w:rPr>
          <w:rFonts w:ascii="Times New Roman" w:eastAsia="標楷體" w:hAnsi="Times New Roman" w:cs="Times New Roman" w:hint="eastAsia"/>
        </w:rPr>
        <w:t>加入時間參數使否對推薦模型的準確度有影響。</w:t>
      </w:r>
      <w:r w:rsidR="00A55633">
        <w:rPr>
          <w:rFonts w:ascii="Times New Roman" w:eastAsia="標楷體" w:hAnsi="Times New Roman" w:cs="Times New Roman" w:hint="eastAsia"/>
        </w:rPr>
        <w:t>實驗使用含有時間參數的</w:t>
      </w:r>
      <w:r w:rsidR="00A55633">
        <w:rPr>
          <w:rFonts w:ascii="Times New Roman" w:eastAsia="標楷體" w:hAnsi="Times New Roman" w:cs="Times New Roman" w:hint="eastAsia"/>
        </w:rPr>
        <w:t>T</w:t>
      </w:r>
      <w:r w:rsidR="00A55633">
        <w:rPr>
          <w:rFonts w:ascii="Times New Roman" w:eastAsia="標楷體" w:hAnsi="Times New Roman" w:cs="Times New Roman"/>
        </w:rPr>
        <w:t>ime SVD</w:t>
      </w:r>
      <w:r w:rsidR="00A55633">
        <w:rPr>
          <w:rFonts w:ascii="Times New Roman" w:eastAsia="標楷體" w:hAnsi="Times New Roman" w:cs="Times New Roman" w:hint="eastAsia"/>
        </w:rPr>
        <w:t>模型、不含時間參數的</w:t>
      </w:r>
      <w:r w:rsidR="00A55633">
        <w:rPr>
          <w:rFonts w:ascii="Times New Roman" w:eastAsia="標楷體" w:hAnsi="Times New Roman" w:cs="Times New Roman" w:hint="eastAsia"/>
        </w:rPr>
        <w:t>F</w:t>
      </w:r>
      <w:r w:rsidR="00A55633">
        <w:rPr>
          <w:rFonts w:ascii="Times New Roman" w:eastAsia="標楷體" w:hAnsi="Times New Roman" w:cs="Times New Roman"/>
        </w:rPr>
        <w:t>unk SVD</w:t>
      </w:r>
      <w:r w:rsidR="00A55633">
        <w:rPr>
          <w:rFonts w:ascii="Times New Roman" w:eastAsia="標楷體" w:hAnsi="Times New Roman" w:cs="Times New Roman" w:hint="eastAsia"/>
        </w:rPr>
        <w:t>模型以及傳統的基於內容的協同過濾模型</w:t>
      </w:r>
      <w:r w:rsidR="00A81E43">
        <w:rPr>
          <w:rFonts w:ascii="Times New Roman" w:eastAsia="標楷體" w:hAnsi="Times New Roman" w:cs="Times New Roman" w:hint="eastAsia"/>
        </w:rPr>
        <w:t>。首先，從實驗結果可以發現使用矩陣分解的模型在</w:t>
      </w:r>
      <w:r w:rsidR="00A81E43">
        <w:rPr>
          <w:rFonts w:ascii="Times New Roman" w:eastAsia="標楷體" w:hAnsi="Times New Roman" w:cs="Times New Roman" w:hint="eastAsia"/>
        </w:rPr>
        <w:t>R</w:t>
      </w:r>
      <w:r w:rsidR="00A81E43">
        <w:rPr>
          <w:rFonts w:ascii="Times New Roman" w:eastAsia="標楷體" w:hAnsi="Times New Roman" w:cs="Times New Roman"/>
        </w:rPr>
        <w:t>MSE</w:t>
      </w:r>
      <w:r w:rsidR="00A81E43">
        <w:rPr>
          <w:rFonts w:ascii="Times New Roman" w:eastAsia="標楷體" w:hAnsi="Times New Roman" w:cs="Times New Roman" w:hint="eastAsia"/>
        </w:rPr>
        <w:t>與</w:t>
      </w:r>
      <w:r w:rsidR="00A81E43">
        <w:rPr>
          <w:rFonts w:ascii="Times New Roman" w:eastAsia="標楷體" w:hAnsi="Times New Roman" w:cs="Times New Roman" w:hint="eastAsia"/>
        </w:rPr>
        <w:t>M</w:t>
      </w:r>
      <w:r w:rsidR="00A81E43">
        <w:rPr>
          <w:rFonts w:ascii="Times New Roman" w:eastAsia="標楷體" w:hAnsi="Times New Roman" w:cs="Times New Roman"/>
        </w:rPr>
        <w:t>AE</w:t>
      </w:r>
      <w:r w:rsidR="00A81E43">
        <w:rPr>
          <w:rFonts w:ascii="Times New Roman" w:eastAsia="標楷體" w:hAnsi="Times New Roman" w:cs="Times New Roman" w:hint="eastAsia"/>
        </w:rPr>
        <w:t>的表現皆遠優於協同過濾模型，</w:t>
      </w:r>
      <w:r w:rsidR="009055F8">
        <w:rPr>
          <w:rFonts w:ascii="Times New Roman" w:eastAsia="標楷體" w:hAnsi="Times New Roman" w:cs="Times New Roman" w:hint="eastAsia"/>
        </w:rPr>
        <w:t>表示在</w:t>
      </w:r>
      <w:r w:rsidR="00335218" w:rsidRPr="005C2F45">
        <w:rPr>
          <w:rFonts w:ascii="Times New Roman" w:eastAsia="標楷體" w:hAnsi="Times New Roman" w:cs="Times New Roman"/>
        </w:rPr>
        <w:t>使用者</w:t>
      </w:r>
      <w:r w:rsidR="00335218" w:rsidRPr="005C2F45">
        <w:rPr>
          <w:rFonts w:ascii="Times New Roman" w:eastAsia="標楷體" w:hAnsi="Times New Roman" w:cs="Times New Roman"/>
        </w:rPr>
        <w:t xml:space="preserve"> – </w:t>
      </w:r>
      <w:r w:rsidR="00335218" w:rsidRPr="005C2F45">
        <w:rPr>
          <w:rFonts w:ascii="Times New Roman" w:eastAsia="標楷體" w:hAnsi="Times New Roman" w:cs="Times New Roman"/>
        </w:rPr>
        <w:t>電影評分矩陣</w:t>
      </w:r>
      <w:r w:rsidR="00335218">
        <w:rPr>
          <w:rFonts w:ascii="Times New Roman" w:eastAsia="標楷體" w:hAnsi="Times New Roman" w:cs="Times New Roman" w:hint="eastAsia"/>
        </w:rPr>
        <w:t>為稀疏的情況下，採用矩陣分解類型的模型較能有效的去預測使用者的喜好。</w:t>
      </w:r>
      <w:r w:rsidR="004A1DE7">
        <w:rPr>
          <w:rFonts w:ascii="Times New Roman" w:eastAsia="標楷體" w:hAnsi="Times New Roman" w:cs="Times New Roman" w:hint="eastAsia"/>
        </w:rPr>
        <w:t>接著在</w:t>
      </w:r>
      <w:r w:rsidR="004A1DE7">
        <w:rPr>
          <w:rFonts w:ascii="Times New Roman" w:eastAsia="標楷體" w:hAnsi="Times New Roman" w:cs="Times New Roman" w:hint="eastAsia"/>
        </w:rPr>
        <w:t>T</w:t>
      </w:r>
      <w:r w:rsidR="004A1DE7">
        <w:rPr>
          <w:rFonts w:ascii="Times New Roman" w:eastAsia="標楷體" w:hAnsi="Times New Roman" w:cs="Times New Roman"/>
        </w:rPr>
        <w:t>ime SVD</w:t>
      </w:r>
      <w:r w:rsidR="004A1DE7">
        <w:rPr>
          <w:rFonts w:ascii="Times New Roman" w:eastAsia="標楷體" w:hAnsi="Times New Roman" w:cs="Times New Roman" w:hint="eastAsia"/>
        </w:rPr>
        <w:t>與</w:t>
      </w:r>
      <w:r w:rsidR="004A1DE7">
        <w:rPr>
          <w:rFonts w:ascii="Times New Roman" w:eastAsia="標楷體" w:hAnsi="Times New Roman" w:cs="Times New Roman" w:hint="eastAsia"/>
        </w:rPr>
        <w:t>F</w:t>
      </w:r>
      <w:r w:rsidR="004A1DE7">
        <w:rPr>
          <w:rFonts w:ascii="Times New Roman" w:eastAsia="標楷體" w:hAnsi="Times New Roman" w:cs="Times New Roman"/>
        </w:rPr>
        <w:t>unk SVD</w:t>
      </w:r>
      <w:r w:rsidR="004A1DE7">
        <w:rPr>
          <w:rFonts w:ascii="Times New Roman" w:eastAsia="標楷體" w:hAnsi="Times New Roman" w:cs="Times New Roman" w:hint="eastAsia"/>
        </w:rPr>
        <w:t>兩種模型中，含有時間參數的</w:t>
      </w:r>
      <w:r w:rsidR="004A1DE7">
        <w:rPr>
          <w:rFonts w:ascii="Times New Roman" w:eastAsia="標楷體" w:hAnsi="Times New Roman" w:cs="Times New Roman" w:hint="eastAsia"/>
        </w:rPr>
        <w:t>T</w:t>
      </w:r>
      <w:r w:rsidR="004A1DE7">
        <w:rPr>
          <w:rFonts w:ascii="Times New Roman" w:eastAsia="標楷體" w:hAnsi="Times New Roman" w:cs="Times New Roman"/>
        </w:rPr>
        <w:t>ime SVD</w:t>
      </w:r>
      <w:r w:rsidR="004A1DE7">
        <w:rPr>
          <w:rFonts w:ascii="Times New Roman" w:eastAsia="標楷體" w:hAnsi="Times New Roman" w:cs="Times New Roman" w:hint="eastAsia"/>
        </w:rPr>
        <w:t>有較佳的</w:t>
      </w:r>
      <w:r w:rsidR="0098178B">
        <w:rPr>
          <w:rFonts w:ascii="Times New Roman" w:eastAsia="標楷體" w:hAnsi="Times New Roman" w:cs="Times New Roman" w:hint="eastAsia"/>
        </w:rPr>
        <w:t>實驗結果</w:t>
      </w:r>
      <w:r w:rsidR="004A1DE7">
        <w:rPr>
          <w:rFonts w:ascii="Times New Roman" w:eastAsia="標楷體" w:hAnsi="Times New Roman" w:cs="Times New Roman" w:hint="eastAsia"/>
        </w:rPr>
        <w:t>，</w:t>
      </w:r>
      <w:r w:rsidR="00B5431A">
        <w:rPr>
          <w:rFonts w:ascii="Times New Roman" w:eastAsia="標楷體" w:hAnsi="Times New Roman" w:cs="Times New Roman" w:hint="eastAsia"/>
        </w:rPr>
        <w:t>可推論</w:t>
      </w:r>
      <w:r w:rsidR="002D318C">
        <w:rPr>
          <w:rFonts w:ascii="Times New Roman" w:eastAsia="標楷體" w:hAnsi="Times New Roman" w:cs="Times New Roman" w:hint="eastAsia"/>
        </w:rPr>
        <w:t>在使用者的喜好會隨時間有所感變的情況下，使用時間參數能使推薦模型更有效的預測使用者在不同時間段下的喜好。</w:t>
      </w:r>
    </w:p>
    <w:p w14:paraId="440068BA" w14:textId="77777777" w:rsidR="002C7A9F" w:rsidRDefault="002C7A9F" w:rsidP="0005798A">
      <w:pPr>
        <w:spacing w:line="360" w:lineRule="auto"/>
        <w:ind w:left="851" w:firstLine="480"/>
        <w:rPr>
          <w:rFonts w:ascii="Times New Roman" w:eastAsia="標楷體" w:hAnsi="Times New Roman" w:cs="Times New Roman"/>
        </w:rPr>
      </w:pPr>
    </w:p>
    <w:p w14:paraId="45645832" w14:textId="5EBE7E69" w:rsidR="002D318C" w:rsidRDefault="002D318C" w:rsidP="0005798A">
      <w:pPr>
        <w:spacing w:line="360" w:lineRule="auto"/>
        <w:ind w:left="851" w:firstLine="480"/>
        <w:rPr>
          <w:rFonts w:ascii="Times New Roman" w:eastAsia="標楷體" w:hAnsi="Times New Roman" w:cs="Times New Roman"/>
        </w:rPr>
      </w:pPr>
      <w:r>
        <w:rPr>
          <w:rFonts w:ascii="Times New Roman" w:eastAsia="標楷體" w:hAnsi="Times New Roman" w:cs="Times New Roman" w:hint="eastAsia"/>
        </w:rPr>
        <w:t>於實驗二討論第二點：</w:t>
      </w:r>
      <w:r w:rsidRPr="002D318C">
        <w:rPr>
          <w:rFonts w:ascii="Times New Roman" w:eastAsia="標楷體" w:hAnsi="Times New Roman" w:cs="Times New Roman" w:hint="eastAsia"/>
        </w:rPr>
        <w:t>對時間資料採用不同補值方式是否對推薦模型的準確度產生影響。</w:t>
      </w:r>
      <w:r w:rsidR="00D30966">
        <w:rPr>
          <w:rFonts w:ascii="Times New Roman" w:eastAsia="標楷體" w:hAnsi="Times New Roman" w:cs="Times New Roman" w:hint="eastAsia"/>
        </w:rPr>
        <w:t>時間資料的補值採用平均日期與上映日</w:t>
      </w:r>
      <w:r w:rsidR="00D30966">
        <w:rPr>
          <w:rFonts w:ascii="Times New Roman" w:eastAsia="標楷體" w:hAnsi="Times New Roman" w:cs="Times New Roman" w:hint="eastAsia"/>
        </w:rPr>
        <w:t>+</w:t>
      </w:r>
      <w:r w:rsidR="00D30966">
        <w:rPr>
          <w:rFonts w:ascii="Times New Roman" w:eastAsia="標楷體" w:hAnsi="Times New Roman" w:cs="Times New Roman"/>
        </w:rPr>
        <w:t>7</w:t>
      </w:r>
      <w:r w:rsidR="00D30966">
        <w:rPr>
          <w:rFonts w:ascii="Times New Roman" w:eastAsia="標楷體" w:hAnsi="Times New Roman" w:cs="Times New Roman" w:hint="eastAsia"/>
        </w:rPr>
        <w:t>天兩種方式，</w:t>
      </w:r>
      <w:r w:rsidR="00A73480">
        <w:rPr>
          <w:rFonts w:ascii="Times New Roman" w:eastAsia="標楷體" w:hAnsi="Times New Roman" w:cs="Times New Roman" w:hint="eastAsia"/>
        </w:rPr>
        <w:t>兩種補值方式之實驗結果以平均日期補值較佳，推測可能原因為因使用之</w:t>
      </w:r>
      <w:r w:rsidR="009B7069">
        <w:rPr>
          <w:rFonts w:ascii="Times New Roman" w:eastAsia="標楷體" w:hAnsi="Times New Roman" w:cs="Times New Roman" w:hint="eastAsia"/>
        </w:rPr>
        <w:t>電影資料為</w:t>
      </w:r>
      <w:r w:rsidR="009B7069" w:rsidRPr="005C2F45">
        <w:rPr>
          <w:rFonts w:ascii="Times New Roman" w:eastAsia="標楷體" w:hAnsi="Times New Roman" w:cs="Times New Roman"/>
        </w:rPr>
        <w:t>Feature Film</w:t>
      </w:r>
      <w:r w:rsidR="009B7069">
        <w:rPr>
          <w:rFonts w:ascii="Times New Roman" w:eastAsia="標楷體" w:hAnsi="Times New Roman" w:cs="Times New Roman" w:hint="eastAsia"/>
        </w:rPr>
        <w:t>十年間的熱門電影</w:t>
      </w:r>
      <w:r w:rsidR="00A73480">
        <w:rPr>
          <w:rFonts w:ascii="Times New Roman" w:eastAsia="標楷體" w:hAnsi="Times New Roman" w:cs="Times New Roman" w:hint="eastAsia"/>
        </w:rPr>
        <w:t>，</w:t>
      </w:r>
      <w:r w:rsidR="009B7069">
        <w:rPr>
          <w:rFonts w:ascii="Times New Roman" w:eastAsia="標楷體" w:hAnsi="Times New Roman" w:cs="Times New Roman" w:hint="eastAsia"/>
        </w:rPr>
        <w:t>使用者對這些電影的評論熱度在</w:t>
      </w:r>
      <w:r w:rsidR="009B7069">
        <w:rPr>
          <w:rFonts w:ascii="Times New Roman" w:eastAsia="標楷體" w:hAnsi="Times New Roman" w:cs="Times New Roman" w:hint="eastAsia"/>
        </w:rPr>
        <w:lastRenderedPageBreak/>
        <w:t>這期間內沒有明顯的下降，因此隨著時間範圍拉長，依然會有新的使用者對這些電影進行評價。因此採用上映日期</w:t>
      </w:r>
      <w:r w:rsidR="009B7069">
        <w:rPr>
          <w:rFonts w:ascii="Times New Roman" w:eastAsia="標楷體" w:hAnsi="Times New Roman" w:cs="Times New Roman" w:hint="eastAsia"/>
        </w:rPr>
        <w:t>+</w:t>
      </w:r>
      <w:r w:rsidR="009B7069">
        <w:rPr>
          <w:rFonts w:ascii="Times New Roman" w:eastAsia="標楷體" w:hAnsi="Times New Roman" w:cs="Times New Roman"/>
        </w:rPr>
        <w:t>7</w:t>
      </w:r>
      <w:r w:rsidR="009B7069">
        <w:rPr>
          <w:rFonts w:ascii="Times New Roman" w:eastAsia="標楷體" w:hAnsi="Times New Roman" w:cs="Times New Roman" w:hint="eastAsia"/>
        </w:rPr>
        <w:t>天的方式進行補值可能會造成時間資料分布的偏移，無法維持原有的分布型態，而採用平均日期補值的方式則對資料分布有較小的影響。</w:t>
      </w:r>
    </w:p>
    <w:p w14:paraId="4D046FFD" w14:textId="77777777" w:rsidR="002C7A9F" w:rsidRDefault="002C7A9F" w:rsidP="0005798A">
      <w:pPr>
        <w:spacing w:line="360" w:lineRule="auto"/>
        <w:ind w:left="851" w:firstLine="480"/>
        <w:rPr>
          <w:rFonts w:ascii="Times New Roman" w:eastAsia="標楷體" w:hAnsi="Times New Roman" w:cs="Times New Roman"/>
        </w:rPr>
      </w:pPr>
    </w:p>
    <w:p w14:paraId="570E929E" w14:textId="368DD7E5" w:rsidR="002C7A9F" w:rsidRDefault="002C7A9F" w:rsidP="0005798A">
      <w:pPr>
        <w:spacing w:line="360" w:lineRule="auto"/>
        <w:ind w:left="851" w:firstLine="480"/>
        <w:rPr>
          <w:rFonts w:ascii="Times New Roman" w:eastAsia="標楷體" w:hAnsi="Times New Roman" w:cs="Times New Roman"/>
        </w:rPr>
      </w:pPr>
      <w:r>
        <w:rPr>
          <w:rFonts w:ascii="Times New Roman" w:eastAsia="標楷體" w:hAnsi="Times New Roman" w:cs="Times New Roman" w:hint="eastAsia"/>
        </w:rPr>
        <w:t>於實驗三討論第三點：</w:t>
      </w:r>
      <w:r w:rsidRPr="002C7A9F">
        <w:rPr>
          <w:rFonts w:ascii="Times New Roman" w:eastAsia="標楷體" w:hAnsi="Times New Roman" w:cs="Times New Roman" w:hint="eastAsia"/>
        </w:rPr>
        <w:t>不同的資料組合以及參數的配置是否對推薦模型的準確度產生影響。</w:t>
      </w:r>
      <w:r w:rsidR="00F75E25">
        <w:rPr>
          <w:rFonts w:ascii="Times New Roman" w:eastAsia="標楷體" w:hAnsi="Times New Roman" w:cs="Times New Roman" w:hint="eastAsia"/>
        </w:rPr>
        <w:t>實驗三所使用之資料組合以電影相關資料與使用者評論資料作排列組合構成，使用參數配置以比較矩陣分解模型在不同的隱含空間維度下的實驗結果為主。</w:t>
      </w:r>
      <w:r w:rsidR="0024413E">
        <w:rPr>
          <w:rFonts w:ascii="Times New Roman" w:eastAsia="標楷體" w:hAnsi="Times New Roman" w:cs="Times New Roman" w:hint="eastAsia"/>
        </w:rPr>
        <w:t>在不同資料組合的實驗結果方面，有使用所蒐集資料對</w:t>
      </w:r>
      <w:r w:rsidR="0024413E" w:rsidRPr="005C2F45">
        <w:rPr>
          <w:rFonts w:ascii="Times New Roman" w:eastAsia="標楷體" w:hAnsi="Times New Roman" w:cs="Times New Roman"/>
        </w:rPr>
        <w:t>使用者</w:t>
      </w:r>
      <w:r w:rsidR="0024413E" w:rsidRPr="005C2F45">
        <w:rPr>
          <w:rFonts w:ascii="Times New Roman" w:eastAsia="標楷體" w:hAnsi="Times New Roman" w:cs="Times New Roman"/>
        </w:rPr>
        <w:t xml:space="preserve"> – </w:t>
      </w:r>
      <w:r w:rsidR="0024413E" w:rsidRPr="005C2F45">
        <w:rPr>
          <w:rFonts w:ascii="Times New Roman" w:eastAsia="標楷體" w:hAnsi="Times New Roman" w:cs="Times New Roman"/>
        </w:rPr>
        <w:t>電影評分矩陣</w:t>
      </w:r>
      <w:r w:rsidR="0024413E">
        <w:rPr>
          <w:rFonts w:ascii="Times New Roman" w:eastAsia="標楷體" w:hAnsi="Times New Roman" w:cs="Times New Roman" w:hint="eastAsia"/>
        </w:rPr>
        <w:t>進行補值之實驗結果在不同隱含空間維度下皆遠優於不對</w:t>
      </w:r>
      <w:r w:rsidR="0024413E" w:rsidRPr="005C2F45">
        <w:rPr>
          <w:rFonts w:ascii="Times New Roman" w:eastAsia="標楷體" w:hAnsi="Times New Roman" w:cs="Times New Roman"/>
        </w:rPr>
        <w:t>使用者</w:t>
      </w:r>
      <w:r w:rsidR="0024413E" w:rsidRPr="005C2F45">
        <w:rPr>
          <w:rFonts w:ascii="Times New Roman" w:eastAsia="標楷體" w:hAnsi="Times New Roman" w:cs="Times New Roman"/>
        </w:rPr>
        <w:t xml:space="preserve"> – </w:t>
      </w:r>
      <w:r w:rsidR="0024413E" w:rsidRPr="005C2F45">
        <w:rPr>
          <w:rFonts w:ascii="Times New Roman" w:eastAsia="標楷體" w:hAnsi="Times New Roman" w:cs="Times New Roman"/>
        </w:rPr>
        <w:t>電影評分矩陣</w:t>
      </w:r>
      <w:r w:rsidR="0024413E">
        <w:rPr>
          <w:rFonts w:ascii="Times New Roman" w:eastAsia="標楷體" w:hAnsi="Times New Roman" w:cs="Times New Roman" w:hint="eastAsia"/>
        </w:rPr>
        <w:t>進行補值。而在所使用的補值資料以含有所有電影相關資料與評論資料之資料組合為最佳結果，表示</w:t>
      </w:r>
      <w:r w:rsidR="0024413E" w:rsidRPr="005C2F45">
        <w:rPr>
          <w:rFonts w:ascii="Times New Roman" w:eastAsia="標楷體" w:hAnsi="Times New Roman" w:cs="Times New Roman"/>
        </w:rPr>
        <w:t>使用者</w:t>
      </w:r>
      <w:r w:rsidR="0024413E" w:rsidRPr="005C2F45">
        <w:rPr>
          <w:rFonts w:ascii="Times New Roman" w:eastAsia="標楷體" w:hAnsi="Times New Roman" w:cs="Times New Roman"/>
        </w:rPr>
        <w:t xml:space="preserve"> – </w:t>
      </w:r>
      <w:r w:rsidR="0024413E" w:rsidRPr="005C2F45">
        <w:rPr>
          <w:rFonts w:ascii="Times New Roman" w:eastAsia="標楷體" w:hAnsi="Times New Roman" w:cs="Times New Roman"/>
        </w:rPr>
        <w:t>電影評分矩陣</w:t>
      </w:r>
      <w:r w:rsidR="0024413E">
        <w:rPr>
          <w:rFonts w:ascii="Times New Roman" w:eastAsia="標楷體" w:hAnsi="Times New Roman" w:cs="Times New Roman" w:hint="eastAsia"/>
        </w:rPr>
        <w:t>在經過補值後更能表現出使用者與電影在不同面向的特徵，推薦模型因此能更準確地給予使用者電影推薦。</w:t>
      </w:r>
      <w:r w:rsidR="00E51088">
        <w:rPr>
          <w:rFonts w:ascii="Times New Roman" w:eastAsia="標楷體" w:hAnsi="Times New Roman" w:cs="Times New Roman" w:hint="eastAsia"/>
        </w:rPr>
        <w:t>而在電影基本資料、劇情關鍵字資料與評論特徵資料之中，前兩者在不同隱含空間維度的表現皆較為接近，而評論特徵資料則稍遜前兩者，</w:t>
      </w:r>
      <w:r w:rsidR="00071F12">
        <w:rPr>
          <w:rFonts w:ascii="Times New Roman" w:eastAsia="標楷體" w:hAnsi="Times New Roman" w:cs="Times New Roman" w:hint="eastAsia"/>
        </w:rPr>
        <w:t>可能</w:t>
      </w:r>
      <w:r w:rsidR="00CF330A">
        <w:rPr>
          <w:rFonts w:ascii="Times New Roman" w:eastAsia="標楷體" w:hAnsi="Times New Roman" w:cs="Times New Roman" w:hint="eastAsia"/>
        </w:rPr>
        <w:t>原因為所使用之文字探勘語料庫皆以英文為主，但</w:t>
      </w:r>
      <w:r w:rsidR="00522D62">
        <w:rPr>
          <w:rFonts w:ascii="Times New Roman" w:eastAsia="標楷體" w:hAnsi="Times New Roman" w:cs="Times New Roman" w:hint="eastAsia"/>
        </w:rPr>
        <w:t>部分評論</w:t>
      </w:r>
      <w:r w:rsidR="0027341C">
        <w:rPr>
          <w:rFonts w:ascii="Times New Roman" w:eastAsia="標楷體" w:hAnsi="Times New Roman" w:cs="Times New Roman" w:hint="eastAsia"/>
        </w:rPr>
        <w:t>關鍵字</w:t>
      </w:r>
      <w:r w:rsidR="00522D62">
        <w:rPr>
          <w:rFonts w:ascii="Times New Roman" w:eastAsia="標楷體" w:hAnsi="Times New Roman" w:cs="Times New Roman" w:hint="eastAsia"/>
        </w:rPr>
        <w:t>中所使用之詞彙並非常用之英文單詞，如</w:t>
      </w:r>
      <w:r w:rsidR="00522D62" w:rsidRPr="00522D62">
        <w:rPr>
          <w:rFonts w:ascii="Times New Roman" w:eastAsia="標楷體" w:hAnsi="Times New Roman" w:cs="Times New Roman" w:hint="eastAsia"/>
        </w:rPr>
        <w:t>漫威</w:t>
      </w:r>
      <w:r w:rsidR="00522D62">
        <w:rPr>
          <w:rFonts w:ascii="Times New Roman" w:eastAsia="標楷體" w:hAnsi="Times New Roman" w:cs="Times New Roman" w:hint="eastAsia"/>
        </w:rPr>
        <w:t>系列電影</w:t>
      </w:r>
      <w:r w:rsidR="007528D6" w:rsidRPr="005C2F45">
        <w:rPr>
          <w:rFonts w:ascii="Times New Roman" w:eastAsia="標楷體" w:hAnsi="Times New Roman" w:cs="Times New Roman"/>
          <w:szCs w:val="24"/>
        </w:rPr>
        <w:t>《</w:t>
      </w:r>
      <w:r w:rsidR="007528D6" w:rsidRPr="00522D62">
        <w:rPr>
          <w:rFonts w:ascii="Times New Roman" w:eastAsia="標楷體" w:hAnsi="Times New Roman" w:cs="Times New Roman"/>
        </w:rPr>
        <w:t>Black Panther</w:t>
      </w:r>
      <w:r w:rsidR="007528D6" w:rsidRPr="005C2F45">
        <w:rPr>
          <w:rFonts w:ascii="Times New Roman" w:eastAsia="標楷體" w:hAnsi="Times New Roman" w:cs="Times New Roman"/>
          <w:szCs w:val="24"/>
        </w:rPr>
        <w:t>》</w:t>
      </w:r>
      <w:r w:rsidR="00522D62">
        <w:rPr>
          <w:rFonts w:ascii="Times New Roman" w:eastAsia="標楷體" w:hAnsi="Times New Roman" w:cs="Times New Roman" w:hint="eastAsia"/>
        </w:rPr>
        <w:t>中時常出現之</w:t>
      </w:r>
      <w:r w:rsidR="00522D62" w:rsidRPr="00522D62">
        <w:rPr>
          <w:rFonts w:ascii="Times New Roman" w:eastAsia="標楷體" w:hAnsi="Times New Roman" w:cs="Times New Roman"/>
        </w:rPr>
        <w:t>Wakanda</w:t>
      </w:r>
      <w:r w:rsidR="00522D62">
        <w:rPr>
          <w:rFonts w:ascii="Times New Roman" w:eastAsia="標楷體" w:hAnsi="Times New Roman" w:cs="Times New Roman" w:hint="eastAsia"/>
        </w:rPr>
        <w:t>一詞則是該電影原創單詞，在對評論關鍵字進行相似性計算與分類至評論特徵類別中會產生不準確的問題。</w:t>
      </w:r>
    </w:p>
    <w:p w14:paraId="7AA0431B" w14:textId="713B579E" w:rsidR="0028141B" w:rsidRDefault="0028141B" w:rsidP="0005798A">
      <w:pPr>
        <w:spacing w:line="360" w:lineRule="auto"/>
        <w:ind w:left="851" w:firstLine="480"/>
        <w:rPr>
          <w:rFonts w:ascii="Times New Roman" w:eastAsia="標楷體" w:hAnsi="Times New Roman" w:cs="Times New Roman"/>
        </w:rPr>
      </w:pPr>
    </w:p>
    <w:p w14:paraId="0C9D4F7F" w14:textId="450ED1EB" w:rsidR="0028141B" w:rsidRPr="002D318C" w:rsidRDefault="0028141B" w:rsidP="0005798A">
      <w:pPr>
        <w:spacing w:line="360" w:lineRule="auto"/>
        <w:ind w:left="851" w:firstLine="480"/>
        <w:rPr>
          <w:rFonts w:ascii="Times New Roman" w:eastAsia="標楷體" w:hAnsi="Times New Roman" w:cs="Times New Roman"/>
        </w:rPr>
      </w:pPr>
      <w:r>
        <w:rPr>
          <w:rFonts w:ascii="Times New Roman" w:eastAsia="標楷體" w:hAnsi="Times New Roman" w:cs="Times New Roman" w:hint="eastAsia"/>
        </w:rPr>
        <w:t>而在實驗三中不同隱含空間維度的實驗結果中可發現在高隱含空間維度情況下，</w:t>
      </w:r>
      <w:r w:rsidR="004767F7">
        <w:rPr>
          <w:rFonts w:ascii="Times New Roman" w:eastAsia="標楷體" w:hAnsi="Times New Roman" w:cs="Times New Roman" w:hint="eastAsia"/>
        </w:rPr>
        <w:t>模型</w:t>
      </w:r>
      <w:r w:rsidR="00F173CB">
        <w:rPr>
          <w:rFonts w:ascii="Times New Roman" w:eastAsia="標楷體" w:hAnsi="Times New Roman" w:cs="Times New Roman" w:hint="eastAsia"/>
        </w:rPr>
        <w:t>在</w:t>
      </w:r>
      <w:r>
        <w:rPr>
          <w:rFonts w:ascii="Times New Roman" w:eastAsia="標楷體" w:hAnsi="Times New Roman" w:cs="Times New Roman" w:hint="eastAsia"/>
        </w:rPr>
        <w:t>不同資料組合下的大部分實驗結果皆優於</w:t>
      </w:r>
      <w:r w:rsidR="004767F7">
        <w:rPr>
          <w:rFonts w:ascii="Times New Roman" w:eastAsia="標楷體" w:hAnsi="Times New Roman" w:cs="Times New Roman" w:hint="eastAsia"/>
        </w:rPr>
        <w:t>低隱含空間維度，</w:t>
      </w:r>
      <w:r w:rsidR="00F173CB">
        <w:rPr>
          <w:rFonts w:ascii="Times New Roman" w:eastAsia="標楷體" w:hAnsi="Times New Roman" w:cs="Times New Roman" w:hint="eastAsia"/>
        </w:rPr>
        <w:t>表示</w:t>
      </w:r>
      <w:r w:rsidR="004767F7">
        <w:rPr>
          <w:rFonts w:ascii="Times New Roman" w:eastAsia="標楷體" w:hAnsi="Times New Roman" w:cs="Times New Roman" w:hint="eastAsia"/>
        </w:rPr>
        <w:t>在</w:t>
      </w:r>
      <w:r w:rsidR="00F173CB" w:rsidRPr="005C2F45">
        <w:rPr>
          <w:rFonts w:ascii="Times New Roman" w:eastAsia="標楷體" w:hAnsi="Times New Roman" w:cs="Times New Roman"/>
        </w:rPr>
        <w:t>使用者</w:t>
      </w:r>
      <w:r w:rsidR="00F173CB" w:rsidRPr="005C2F45">
        <w:rPr>
          <w:rFonts w:ascii="Times New Roman" w:eastAsia="標楷體" w:hAnsi="Times New Roman" w:cs="Times New Roman"/>
        </w:rPr>
        <w:t xml:space="preserve"> – </w:t>
      </w:r>
      <w:r w:rsidR="00F173CB" w:rsidRPr="005C2F45">
        <w:rPr>
          <w:rFonts w:ascii="Times New Roman" w:eastAsia="標楷體" w:hAnsi="Times New Roman" w:cs="Times New Roman"/>
        </w:rPr>
        <w:t>電影評分矩陣</w:t>
      </w:r>
      <w:r w:rsidR="00F173CB">
        <w:rPr>
          <w:rFonts w:ascii="Times New Roman" w:eastAsia="標楷體" w:hAnsi="Times New Roman" w:cs="Times New Roman" w:hint="eastAsia"/>
        </w:rPr>
        <w:t>維度較大的情況下，矩陣分解模型採用高隱含空間維度較能</w:t>
      </w:r>
      <w:r w:rsidR="00476A0D">
        <w:rPr>
          <w:rFonts w:ascii="Times New Roman" w:eastAsia="標楷體" w:hAnsi="Times New Roman" w:cs="Times New Roman" w:hint="eastAsia"/>
        </w:rPr>
        <w:t>捕捉使用者與電影的隱含特徵，因此模型能更</w:t>
      </w:r>
      <w:r w:rsidR="00F173CB">
        <w:rPr>
          <w:rFonts w:ascii="Times New Roman" w:eastAsia="標楷體" w:hAnsi="Times New Roman" w:cs="Times New Roman" w:hint="eastAsia"/>
        </w:rPr>
        <w:t>準確的預測使用者的喜好。</w:t>
      </w:r>
      <w:commentRangeEnd w:id="155"/>
      <w:r w:rsidR="00B20339">
        <w:rPr>
          <w:rStyle w:val="af5"/>
        </w:rPr>
        <w:commentReference w:id="155"/>
      </w:r>
    </w:p>
    <w:p w14:paraId="1BC7385D" w14:textId="47FD6BD5" w:rsidR="00693320" w:rsidRPr="005C2F45" w:rsidRDefault="005908E6" w:rsidP="00FA2DBB">
      <w:pPr>
        <w:pStyle w:val="1"/>
        <w:numPr>
          <w:ilvl w:val="0"/>
          <w:numId w:val="24"/>
        </w:numPr>
        <w:spacing w:line="360" w:lineRule="auto"/>
        <w:jc w:val="center"/>
        <w:rPr>
          <w:rFonts w:ascii="Times New Roman" w:eastAsia="標楷體" w:hAnsi="Times New Roman" w:cs="Times New Roman"/>
          <w:sz w:val="36"/>
          <w:szCs w:val="36"/>
        </w:rPr>
      </w:pPr>
      <w:bookmarkStart w:id="159" w:name="_Toc53005746"/>
      <w:bookmarkStart w:id="160" w:name="_Toc60187128"/>
      <w:commentRangeStart w:id="161"/>
      <w:r w:rsidRPr="005C2F45">
        <w:rPr>
          <w:rFonts w:ascii="Times New Roman" w:eastAsia="標楷體" w:hAnsi="Times New Roman" w:cs="Times New Roman"/>
          <w:sz w:val="36"/>
          <w:szCs w:val="36"/>
        </w:rPr>
        <w:lastRenderedPageBreak/>
        <w:t>研究計劃</w:t>
      </w:r>
      <w:bookmarkEnd w:id="159"/>
      <w:bookmarkEnd w:id="160"/>
    </w:p>
    <w:p w14:paraId="4B8DB670" w14:textId="4BCA4BAE" w:rsidR="00DC7887" w:rsidRPr="005C2F45" w:rsidRDefault="00DC7887" w:rsidP="00134E17">
      <w:pPr>
        <w:spacing w:line="288" w:lineRule="auto"/>
        <w:jc w:val="both"/>
        <w:rPr>
          <w:rFonts w:ascii="Times New Roman" w:eastAsia="標楷體" w:hAnsi="Times New Roman" w:cs="Times New Roman"/>
        </w:rPr>
      </w:pPr>
    </w:p>
    <w:p w14:paraId="2AC62AED" w14:textId="77777777" w:rsidR="00134E17" w:rsidRPr="005C2F45" w:rsidRDefault="00134E17" w:rsidP="00134E17">
      <w:pPr>
        <w:spacing w:line="288" w:lineRule="auto"/>
        <w:jc w:val="both"/>
        <w:rPr>
          <w:rFonts w:ascii="Times New Roman" w:eastAsia="標楷體" w:hAnsi="Times New Roman" w:cs="Times New Roman"/>
        </w:rPr>
      </w:pPr>
    </w:p>
    <w:p w14:paraId="57367AEF" w14:textId="77777777" w:rsidR="00701613" w:rsidRPr="005C2F45" w:rsidRDefault="00701613" w:rsidP="001925EE">
      <w:pPr>
        <w:pStyle w:val="ad"/>
        <w:keepNext/>
        <w:numPr>
          <w:ilvl w:val="0"/>
          <w:numId w:val="20"/>
        </w:numPr>
        <w:spacing w:line="360" w:lineRule="auto"/>
        <w:jc w:val="both"/>
        <w:outlineLvl w:val="1"/>
        <w:rPr>
          <w:rFonts w:ascii="Times New Roman" w:eastAsia="標楷體" w:hAnsi="Times New Roman" w:cs="Times New Roman"/>
          <w:b/>
          <w:bCs/>
          <w:vanish/>
          <w:sz w:val="32"/>
          <w:szCs w:val="32"/>
        </w:rPr>
      </w:pPr>
      <w:bookmarkStart w:id="162" w:name="_Toc53002560"/>
      <w:bookmarkStart w:id="163" w:name="_Toc53005747"/>
      <w:bookmarkStart w:id="164" w:name="_Toc53005787"/>
      <w:bookmarkStart w:id="165" w:name="_Toc53006141"/>
      <w:bookmarkStart w:id="166" w:name="_Toc53006181"/>
      <w:bookmarkStart w:id="167" w:name="_Toc53761429"/>
      <w:bookmarkStart w:id="168" w:name="_Toc59568866"/>
      <w:bookmarkStart w:id="169" w:name="_Toc59568913"/>
      <w:bookmarkStart w:id="170" w:name="_Toc60002760"/>
      <w:bookmarkStart w:id="171" w:name="_Toc60015179"/>
      <w:bookmarkStart w:id="172" w:name="_Toc60015338"/>
      <w:bookmarkStart w:id="173" w:name="_Toc60015511"/>
      <w:bookmarkStart w:id="174" w:name="_Toc60187070"/>
      <w:bookmarkStart w:id="175" w:name="_Toc60187129"/>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11E429FC" w14:textId="15A7D8C6" w:rsidR="00693320" w:rsidRPr="005C2F45" w:rsidRDefault="0008611D" w:rsidP="001925EE">
      <w:pPr>
        <w:pStyle w:val="2"/>
        <w:numPr>
          <w:ilvl w:val="1"/>
          <w:numId w:val="20"/>
        </w:numPr>
        <w:spacing w:line="360" w:lineRule="auto"/>
        <w:ind w:left="567"/>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研究討論</w:t>
      </w:r>
    </w:p>
    <w:p w14:paraId="4124EA5E" w14:textId="448A7CA8" w:rsidR="002642A1" w:rsidRDefault="002642A1" w:rsidP="002642A1">
      <w:pPr>
        <w:spacing w:line="360" w:lineRule="auto"/>
        <w:jc w:val="both"/>
        <w:rPr>
          <w:rFonts w:ascii="Times New Roman" w:eastAsia="標楷體" w:hAnsi="Times New Roman" w:cs="Times New Roman"/>
        </w:rPr>
      </w:pPr>
    </w:p>
    <w:p w14:paraId="0FDD0BD5" w14:textId="3A7321D9" w:rsidR="000A51A8" w:rsidRDefault="000A51A8" w:rsidP="000A51A8">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推薦系統是目前解決資訊過載的主流方法之一，而電影推薦系統是推薦系統研究中的熱門領域。</w:t>
      </w:r>
      <w:r w:rsidR="001F4E68">
        <w:rPr>
          <w:rFonts w:ascii="Times New Roman" w:eastAsia="標楷體" w:hAnsi="Times New Roman" w:cs="Times New Roman" w:hint="eastAsia"/>
        </w:rPr>
        <w:t>過去研究中較常採用電影的類別特徵與使用者評分來建立模型，隨著文字探勘技術與網路評論平台逐漸普及，除了以電影分類等資訊外，許多學者證實了文本資料內也包含了能有效</w:t>
      </w:r>
      <w:r w:rsidR="00FB124C">
        <w:rPr>
          <w:rFonts w:ascii="Times New Roman" w:eastAsia="標楷體" w:hAnsi="Times New Roman" w:cs="Times New Roman" w:hint="eastAsia"/>
        </w:rPr>
        <w:t>理解</w:t>
      </w:r>
      <w:r w:rsidR="001F4E68">
        <w:rPr>
          <w:rFonts w:ascii="Times New Roman" w:eastAsia="標楷體" w:hAnsi="Times New Roman" w:cs="Times New Roman" w:hint="eastAsia"/>
        </w:rPr>
        <w:t>使用者興趣的資訊，</w:t>
      </w:r>
      <w:r w:rsidR="00051BDB">
        <w:rPr>
          <w:rFonts w:ascii="Times New Roman" w:eastAsia="標楷體" w:hAnsi="Times New Roman" w:cs="Times New Roman" w:hint="eastAsia"/>
        </w:rPr>
        <w:t>並且可透過文字探勘與自然語言技術來實現推薦系統的建立。</w:t>
      </w:r>
    </w:p>
    <w:p w14:paraId="6DE667E2" w14:textId="3B2C3214" w:rsidR="00E8255E" w:rsidRDefault="00E8255E" w:rsidP="000A51A8">
      <w:pPr>
        <w:spacing w:line="360" w:lineRule="auto"/>
        <w:ind w:firstLine="480"/>
        <w:jc w:val="both"/>
        <w:rPr>
          <w:rFonts w:ascii="Times New Roman" w:eastAsia="標楷體" w:hAnsi="Times New Roman" w:cs="Times New Roman"/>
        </w:rPr>
      </w:pPr>
    </w:p>
    <w:p w14:paraId="2989EF2D" w14:textId="590854CE" w:rsidR="00E8255E" w:rsidRDefault="00E8255E" w:rsidP="000A51A8">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本研究採用網路電影資料庫</w:t>
      </w:r>
      <w:r>
        <w:rPr>
          <w:rFonts w:ascii="Times New Roman" w:eastAsia="標楷體" w:hAnsi="Times New Roman" w:cs="Times New Roman" w:hint="eastAsia"/>
        </w:rPr>
        <w:t>I</w:t>
      </w:r>
      <w:r>
        <w:rPr>
          <w:rFonts w:ascii="Times New Roman" w:eastAsia="標楷體" w:hAnsi="Times New Roman" w:cs="Times New Roman"/>
        </w:rPr>
        <w:t>MDb</w:t>
      </w:r>
      <w:r>
        <w:rPr>
          <w:rFonts w:ascii="Times New Roman" w:eastAsia="標楷體" w:hAnsi="Times New Roman" w:cs="Times New Roman" w:hint="eastAsia"/>
        </w:rPr>
        <w:t>上之電影基本資料、劇情關鍵字資料與使用者評論文本資料，並加入文字探勘與矩陣分解等技術，建立本研究之實驗並進行探討，實驗針對不同面向包含：</w:t>
      </w:r>
      <w:r>
        <w:rPr>
          <w:rFonts w:ascii="Times New Roman" w:eastAsia="標楷體" w:hAnsi="Times New Roman" w:cs="Times New Roman" w:hint="eastAsia"/>
        </w:rPr>
        <w:t>(</w:t>
      </w:r>
      <w:r>
        <w:rPr>
          <w:rFonts w:ascii="Times New Roman" w:eastAsia="標楷體" w:hAnsi="Times New Roman" w:cs="Times New Roman"/>
        </w:rPr>
        <w:t>1</w:t>
      </w:r>
      <w:r>
        <w:rPr>
          <w:rFonts w:ascii="Times New Roman" w:eastAsia="標楷體" w:hAnsi="Times New Roman" w:cs="Times New Roman" w:hint="eastAsia"/>
        </w:rPr>
        <w:t>)</w:t>
      </w:r>
      <w:r>
        <w:rPr>
          <w:rFonts w:ascii="Times New Roman" w:eastAsia="標楷體" w:hAnsi="Times New Roman" w:cs="Times New Roman" w:hint="eastAsia"/>
        </w:rPr>
        <w:t>時間參數的影響、</w:t>
      </w:r>
      <w:r>
        <w:rPr>
          <w:rFonts w:ascii="Times New Roman" w:eastAsia="標楷體" w:hAnsi="Times New Roman" w:cs="Times New Roman" w:hint="eastAsia"/>
        </w:rPr>
        <w:t>(2)</w:t>
      </w:r>
      <w:r>
        <w:rPr>
          <w:rFonts w:ascii="Times New Roman" w:eastAsia="標楷體" w:hAnsi="Times New Roman" w:cs="Times New Roman" w:hint="eastAsia"/>
        </w:rPr>
        <w:t>時間的補值方法、</w:t>
      </w:r>
      <w:r>
        <w:rPr>
          <w:rFonts w:ascii="Times New Roman" w:eastAsia="標楷體" w:hAnsi="Times New Roman" w:cs="Times New Roman" w:hint="eastAsia"/>
        </w:rPr>
        <w:t>(3)</w:t>
      </w:r>
      <w:r>
        <w:rPr>
          <w:rFonts w:ascii="Times New Roman" w:eastAsia="標楷體" w:hAnsi="Times New Roman" w:cs="Times New Roman" w:hint="eastAsia"/>
        </w:rPr>
        <w:t>不同資料組合與隱含空間維度進行探討。</w:t>
      </w:r>
    </w:p>
    <w:p w14:paraId="2FAA3DCD" w14:textId="3111A895" w:rsidR="00BB1B3B" w:rsidRDefault="00BB1B3B" w:rsidP="000A51A8">
      <w:pPr>
        <w:spacing w:line="360" w:lineRule="auto"/>
        <w:ind w:firstLine="480"/>
        <w:jc w:val="both"/>
        <w:rPr>
          <w:rFonts w:ascii="Times New Roman" w:eastAsia="標楷體" w:hAnsi="Times New Roman" w:cs="Times New Roman"/>
        </w:rPr>
      </w:pPr>
    </w:p>
    <w:p w14:paraId="0D7D1E12" w14:textId="7714279C" w:rsidR="00BB1B3B" w:rsidRDefault="00BB1B3B" w:rsidP="000A51A8">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根據實驗結果，本研究所</w:t>
      </w:r>
      <w:r w:rsidR="00381B8F">
        <w:rPr>
          <w:rFonts w:ascii="Times New Roman" w:eastAsia="標楷體" w:hAnsi="Times New Roman" w:cs="Times New Roman" w:hint="eastAsia"/>
        </w:rPr>
        <w:t>加入之時間參數在總體表現皆有不錯的結果</w:t>
      </w:r>
      <w:r w:rsidR="0044118A">
        <w:rPr>
          <w:rFonts w:ascii="Times New Roman" w:eastAsia="標楷體" w:hAnsi="Times New Roman" w:cs="Times New Roman" w:hint="eastAsia"/>
        </w:rPr>
        <w:t>，並且透過實驗找出較好的補值方式，讓</w:t>
      </w:r>
      <w:r w:rsidR="00381B8F">
        <w:rPr>
          <w:rFonts w:ascii="Times New Roman" w:eastAsia="標楷體" w:hAnsi="Times New Roman" w:cs="Times New Roman" w:hint="eastAsia"/>
        </w:rPr>
        <w:t>模型在加入時間資料後能更有效的預測使用者不同時間下的喜好</w:t>
      </w:r>
      <w:r w:rsidR="0044118A">
        <w:rPr>
          <w:rFonts w:ascii="Times New Roman" w:eastAsia="標楷體" w:hAnsi="Times New Roman" w:cs="Times New Roman" w:hint="eastAsia"/>
        </w:rPr>
        <w:t>。另外，透過不同資料組合與隱含空間維度的實驗結果，模型</w:t>
      </w:r>
      <w:r w:rsidR="0044118A">
        <w:rPr>
          <w:rFonts w:ascii="Times New Roman" w:eastAsia="標楷體" w:hAnsi="Times New Roman" w:cs="Times New Roman"/>
        </w:rPr>
        <w:t>RMSE</w:t>
      </w:r>
      <w:r w:rsidR="0044118A">
        <w:rPr>
          <w:rFonts w:ascii="Times New Roman" w:eastAsia="標楷體" w:hAnsi="Times New Roman" w:cs="Times New Roman" w:hint="eastAsia"/>
        </w:rPr>
        <w:t>與</w:t>
      </w:r>
      <w:r w:rsidR="0044118A">
        <w:rPr>
          <w:rFonts w:ascii="Times New Roman" w:eastAsia="標楷體" w:hAnsi="Times New Roman" w:cs="Times New Roman" w:hint="eastAsia"/>
        </w:rPr>
        <w:t>M</w:t>
      </w:r>
      <w:r w:rsidR="0044118A">
        <w:rPr>
          <w:rFonts w:ascii="Times New Roman" w:eastAsia="標楷體" w:hAnsi="Times New Roman" w:cs="Times New Roman"/>
        </w:rPr>
        <w:t>AE</w:t>
      </w:r>
      <w:r w:rsidR="0044118A">
        <w:rPr>
          <w:rFonts w:ascii="Times New Roman" w:eastAsia="標楷體" w:hAnsi="Times New Roman" w:cs="Times New Roman" w:hint="eastAsia"/>
        </w:rPr>
        <w:t>皆有不同程度的提升，但在使用者評論文資料部分實驗結果相較於其他組合結果較不理想，表示系統在</w:t>
      </w:r>
      <w:r w:rsidR="00344808">
        <w:rPr>
          <w:rFonts w:ascii="Times New Roman" w:eastAsia="標楷體" w:hAnsi="Times New Roman" w:cs="Times New Roman" w:hint="eastAsia"/>
        </w:rPr>
        <w:t>分類評論文本特徵時會有誤判的情況，導致</w:t>
      </w:r>
      <w:r w:rsidR="00344808">
        <w:rPr>
          <w:rFonts w:ascii="Times New Roman" w:eastAsia="標楷體" w:hAnsi="Times New Roman" w:cs="Times New Roman" w:hint="eastAsia"/>
        </w:rPr>
        <w:t>R</w:t>
      </w:r>
      <w:r w:rsidR="00344808">
        <w:rPr>
          <w:rFonts w:ascii="Times New Roman" w:eastAsia="標楷體" w:hAnsi="Times New Roman" w:cs="Times New Roman"/>
        </w:rPr>
        <w:t>MSE</w:t>
      </w:r>
      <w:r w:rsidR="00344808">
        <w:rPr>
          <w:rFonts w:ascii="Times New Roman" w:eastAsia="標楷體" w:hAnsi="Times New Roman" w:cs="Times New Roman" w:hint="eastAsia"/>
        </w:rPr>
        <w:t>與</w:t>
      </w:r>
      <w:r w:rsidR="00344808">
        <w:rPr>
          <w:rFonts w:ascii="Times New Roman" w:eastAsia="標楷體" w:hAnsi="Times New Roman" w:cs="Times New Roman" w:hint="eastAsia"/>
        </w:rPr>
        <w:t>M</w:t>
      </w:r>
      <w:r w:rsidR="00344808">
        <w:rPr>
          <w:rFonts w:ascii="Times New Roman" w:eastAsia="標楷體" w:hAnsi="Times New Roman" w:cs="Times New Roman"/>
        </w:rPr>
        <w:t>AE</w:t>
      </w:r>
      <w:r w:rsidR="00344808">
        <w:rPr>
          <w:rFonts w:ascii="Times New Roman" w:eastAsia="標楷體" w:hAnsi="Times New Roman" w:cs="Times New Roman" w:hint="eastAsia"/>
        </w:rPr>
        <w:t>較其他資料組合高。然而本研究所提出之方法與所使用之資料與參數組合在三種不同實驗中總體表現最佳，表示推薦模型具有預測使用者喜好的價值。</w:t>
      </w:r>
    </w:p>
    <w:p w14:paraId="5B40850E" w14:textId="553D4DD1" w:rsidR="00344808" w:rsidRDefault="00344808" w:rsidP="000A51A8">
      <w:pPr>
        <w:spacing w:line="360" w:lineRule="auto"/>
        <w:ind w:firstLine="480"/>
        <w:jc w:val="both"/>
        <w:rPr>
          <w:rFonts w:ascii="Times New Roman" w:eastAsia="標楷體" w:hAnsi="Times New Roman" w:cs="Times New Roman"/>
        </w:rPr>
      </w:pPr>
    </w:p>
    <w:p w14:paraId="2BDF1BB3" w14:textId="48F49EB3" w:rsidR="00344808" w:rsidRPr="000A51A8" w:rsidRDefault="00AD6D65" w:rsidP="000A51A8">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基於本研究之實驗結果，學術上與實務上有下列貢獻：學術方面，本研究藉由</w:t>
      </w:r>
      <w:r>
        <w:rPr>
          <w:rFonts w:ascii="Times New Roman" w:eastAsia="標楷體" w:hAnsi="Times New Roman" w:cs="Times New Roman" w:hint="eastAsia"/>
        </w:rPr>
        <w:lastRenderedPageBreak/>
        <w:t>整理過去相關文獻，在推薦系統中同時加入對時間的考量與使用者評論文本資料，並透過嘗試不同的資料、參數組合與補值方式，建立混合式的電影推薦系統，並加以驗證其效果；</w:t>
      </w:r>
      <w:r w:rsidR="00726672">
        <w:rPr>
          <w:rFonts w:ascii="Times New Roman" w:eastAsia="標楷體" w:hAnsi="Times New Roman" w:cs="Times New Roman" w:hint="eastAsia"/>
        </w:rPr>
        <w:t>實務方面，本研究所提出之電影推薦系統，使線上影音播放平台或電影院等相關企業能透過此系統更有效給予使用者電影推薦並增加使用者黏著度，而使用者則能透過此系統更迅速及準確的找到適合自己的電影。</w:t>
      </w:r>
    </w:p>
    <w:p w14:paraId="66B68983" w14:textId="77777777" w:rsidR="005D7630" w:rsidRPr="001F4E68" w:rsidRDefault="005D7630" w:rsidP="00FA2DBB">
      <w:pPr>
        <w:spacing w:line="360" w:lineRule="auto"/>
        <w:jc w:val="both"/>
        <w:rPr>
          <w:rFonts w:ascii="Times New Roman" w:eastAsia="標楷體" w:hAnsi="Times New Roman" w:cs="Times New Roman"/>
        </w:rPr>
      </w:pPr>
    </w:p>
    <w:p w14:paraId="373DC7E4" w14:textId="77777777" w:rsidR="004603C2" w:rsidRPr="005C2F45" w:rsidRDefault="004603C2" w:rsidP="00FA2DBB">
      <w:pPr>
        <w:spacing w:line="360" w:lineRule="auto"/>
        <w:jc w:val="both"/>
        <w:rPr>
          <w:rFonts w:ascii="Times New Roman" w:eastAsia="標楷體" w:hAnsi="Times New Roman" w:cs="Times New Roman"/>
        </w:rPr>
      </w:pPr>
    </w:p>
    <w:p w14:paraId="25C213B8" w14:textId="2C4664FD" w:rsidR="009F796E" w:rsidRPr="005C2F45" w:rsidRDefault="00E23EDC" w:rsidP="001925EE">
      <w:pPr>
        <w:pStyle w:val="2"/>
        <w:numPr>
          <w:ilvl w:val="1"/>
          <w:numId w:val="20"/>
        </w:numPr>
        <w:spacing w:line="360" w:lineRule="auto"/>
        <w:ind w:left="567"/>
        <w:jc w:val="both"/>
        <w:rPr>
          <w:rFonts w:ascii="Times New Roman" w:eastAsia="標楷體" w:hAnsi="Times New Roman" w:cs="Times New Roman"/>
          <w:sz w:val="28"/>
          <w:szCs w:val="28"/>
        </w:rPr>
      </w:pPr>
      <w:bookmarkStart w:id="176" w:name="_Toc53005749"/>
      <w:r>
        <w:rPr>
          <w:rFonts w:ascii="Times New Roman" w:eastAsia="標楷體" w:hAnsi="Times New Roman" w:cs="Times New Roman" w:hint="eastAsia"/>
          <w:sz w:val="28"/>
          <w:szCs w:val="28"/>
        </w:rPr>
        <w:t>研究限制</w:t>
      </w:r>
    </w:p>
    <w:bookmarkEnd w:id="176"/>
    <w:p w14:paraId="4D61EBC2" w14:textId="77777777" w:rsidR="007356A7" w:rsidRDefault="007356A7" w:rsidP="007356A7">
      <w:pPr>
        <w:spacing w:line="360" w:lineRule="auto"/>
        <w:jc w:val="both"/>
        <w:rPr>
          <w:rFonts w:ascii="Times New Roman" w:eastAsia="標楷體" w:hAnsi="Times New Roman" w:cs="Times New Roman"/>
        </w:rPr>
      </w:pPr>
    </w:p>
    <w:p w14:paraId="153CD684" w14:textId="6C8D41FB" w:rsidR="005852F8" w:rsidRDefault="005852F8" w:rsidP="005852F8">
      <w:pPr>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本研究使用電影相關資料與使用者評論文本資料，採用</w:t>
      </w:r>
      <w:r>
        <w:rPr>
          <w:rFonts w:ascii="Times New Roman" w:eastAsia="標楷體" w:hAnsi="Times New Roman" w:cs="Times New Roman"/>
        </w:rPr>
        <w:t>KeyBERT</w:t>
      </w:r>
      <w:r>
        <w:rPr>
          <w:rFonts w:ascii="Times New Roman" w:eastAsia="標楷體" w:hAnsi="Times New Roman" w:cs="Times New Roman" w:hint="eastAsia"/>
        </w:rPr>
        <w:t>與</w:t>
      </w:r>
      <w:r>
        <w:rPr>
          <w:rFonts w:ascii="Times New Roman" w:eastAsia="標楷體" w:hAnsi="Times New Roman" w:cs="Times New Roman"/>
        </w:rPr>
        <w:t>NGD</w:t>
      </w:r>
      <w:r>
        <w:rPr>
          <w:rFonts w:ascii="Times New Roman" w:eastAsia="標楷體" w:hAnsi="Times New Roman" w:cs="Times New Roman" w:hint="eastAsia"/>
        </w:rPr>
        <w:t>技術進行文字探勘分析，並使用三種推薦算法建立推薦系統，然而受到以下限制因而尚有不周全之處：</w:t>
      </w:r>
    </w:p>
    <w:p w14:paraId="02292C3B" w14:textId="4E692D65" w:rsidR="00E16434" w:rsidRDefault="00964597" w:rsidP="00E16434">
      <w:pPr>
        <w:pStyle w:val="ad"/>
        <w:numPr>
          <w:ilvl w:val="0"/>
          <w:numId w:val="58"/>
        </w:numPr>
        <w:spacing w:line="360" w:lineRule="auto"/>
        <w:jc w:val="both"/>
        <w:rPr>
          <w:rFonts w:ascii="Times New Roman" w:eastAsia="標楷體" w:hAnsi="Times New Roman" w:cs="Times New Roman"/>
        </w:rPr>
      </w:pPr>
      <w:r>
        <w:rPr>
          <w:rFonts w:ascii="Times New Roman" w:eastAsia="標楷體" w:hAnsi="Times New Roman" w:cs="Times New Roman" w:hint="eastAsia"/>
        </w:rPr>
        <w:t>本研究實驗所使用之使用者評論文本資料中包含使用者評論、評論時間與對電影之評分，然而</w:t>
      </w:r>
      <w:r>
        <w:rPr>
          <w:rFonts w:ascii="Times New Roman" w:eastAsia="標楷體" w:hAnsi="Times New Roman" w:cs="Times New Roman" w:hint="eastAsia"/>
        </w:rPr>
        <w:t>I</w:t>
      </w:r>
      <w:r>
        <w:rPr>
          <w:rFonts w:ascii="Times New Roman" w:eastAsia="標楷體" w:hAnsi="Times New Roman" w:cs="Times New Roman"/>
        </w:rPr>
        <w:t>MDb</w:t>
      </w:r>
      <w:r>
        <w:rPr>
          <w:rFonts w:ascii="Times New Roman" w:eastAsia="標楷體" w:hAnsi="Times New Roman" w:cs="Times New Roman" w:hint="eastAsia"/>
        </w:rPr>
        <w:t>網站並未強制要求使用者</w:t>
      </w:r>
      <w:r w:rsidR="00B72AC5">
        <w:rPr>
          <w:rFonts w:ascii="Times New Roman" w:eastAsia="標楷體" w:hAnsi="Times New Roman" w:cs="Times New Roman" w:hint="eastAsia"/>
        </w:rPr>
        <w:t>評分時</w:t>
      </w:r>
      <w:r>
        <w:rPr>
          <w:rFonts w:ascii="Times New Roman" w:eastAsia="標楷體" w:hAnsi="Times New Roman" w:cs="Times New Roman" w:hint="eastAsia"/>
        </w:rPr>
        <w:t>留下評論資料，</w:t>
      </w:r>
      <w:r w:rsidR="00931978">
        <w:rPr>
          <w:rFonts w:ascii="Times New Roman" w:eastAsia="標楷體" w:hAnsi="Times New Roman" w:cs="Times New Roman" w:hint="eastAsia"/>
        </w:rPr>
        <w:t>故在收集使用者評論資料時，為使用者評分與評論文本完整，故加上一定的篩選條件，可能導致部分使用者資料無法使用，以致不能預測每位使用者的喜好。</w:t>
      </w:r>
    </w:p>
    <w:p w14:paraId="33FF508C" w14:textId="65AC4A82" w:rsidR="00931978" w:rsidRPr="00E16434" w:rsidRDefault="009D1E7A" w:rsidP="00E16434">
      <w:pPr>
        <w:pStyle w:val="ad"/>
        <w:numPr>
          <w:ilvl w:val="0"/>
          <w:numId w:val="58"/>
        </w:numPr>
        <w:spacing w:line="360" w:lineRule="auto"/>
        <w:jc w:val="both"/>
        <w:rPr>
          <w:rFonts w:ascii="Times New Roman" w:eastAsia="標楷體" w:hAnsi="Times New Roman" w:cs="Times New Roman"/>
        </w:rPr>
      </w:pPr>
      <w:r>
        <w:rPr>
          <w:rFonts w:ascii="Times New Roman" w:eastAsia="標楷體" w:hAnsi="Times New Roman" w:cs="Times New Roman" w:hint="eastAsia"/>
        </w:rPr>
        <w:t>本研究所採用之使用者評論文本特徵分類方法，若在文本中有非常見英文單詞或非英文單詞，可能會有影響特徵分類結果之疑慮。</w:t>
      </w:r>
    </w:p>
    <w:p w14:paraId="430F9FE0" w14:textId="0D10B6EA" w:rsidR="00DC7887" w:rsidRPr="005C2F45" w:rsidRDefault="00DC7887" w:rsidP="00FA2DBB">
      <w:pPr>
        <w:spacing w:line="360" w:lineRule="auto"/>
        <w:jc w:val="both"/>
        <w:rPr>
          <w:rFonts w:ascii="Times New Roman" w:eastAsia="標楷體" w:hAnsi="Times New Roman" w:cs="Times New Roman"/>
        </w:rPr>
      </w:pPr>
    </w:p>
    <w:p w14:paraId="6FD2B95B" w14:textId="245FA551" w:rsidR="00DC7887" w:rsidRPr="005C2F45" w:rsidRDefault="00DC7887" w:rsidP="00FA2DBB">
      <w:pPr>
        <w:spacing w:line="360" w:lineRule="auto"/>
        <w:jc w:val="both"/>
        <w:rPr>
          <w:rFonts w:ascii="Times New Roman" w:eastAsia="標楷體" w:hAnsi="Times New Roman" w:cs="Times New Roman"/>
        </w:rPr>
      </w:pPr>
    </w:p>
    <w:p w14:paraId="6525DA28" w14:textId="6DD7F453" w:rsidR="00783243" w:rsidRPr="005C2F45" w:rsidRDefault="00783243" w:rsidP="001925EE">
      <w:pPr>
        <w:pStyle w:val="2"/>
        <w:numPr>
          <w:ilvl w:val="1"/>
          <w:numId w:val="20"/>
        </w:numPr>
        <w:spacing w:line="360" w:lineRule="auto"/>
        <w:ind w:left="567"/>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未來研究方向</w:t>
      </w:r>
    </w:p>
    <w:p w14:paraId="0455DDDC" w14:textId="77777777" w:rsidR="00B30FF8" w:rsidRPr="005C2F45" w:rsidRDefault="00B30FF8" w:rsidP="00FA2DBB">
      <w:pPr>
        <w:spacing w:line="360" w:lineRule="auto"/>
        <w:jc w:val="both"/>
        <w:rPr>
          <w:rFonts w:ascii="Times New Roman" w:eastAsia="標楷體" w:hAnsi="Times New Roman" w:cs="Times New Roman"/>
        </w:rPr>
      </w:pPr>
    </w:p>
    <w:p w14:paraId="775D26BF" w14:textId="32091774" w:rsidR="003E6B39" w:rsidRDefault="00AE3269" w:rsidP="00AE3269">
      <w:pPr>
        <w:spacing w:line="360" w:lineRule="auto"/>
        <w:ind w:firstLine="425"/>
        <w:jc w:val="both"/>
        <w:rPr>
          <w:rFonts w:ascii="Times New Roman" w:eastAsia="標楷體" w:hAnsi="Times New Roman" w:cs="Times New Roman"/>
        </w:rPr>
      </w:pPr>
      <w:r>
        <w:rPr>
          <w:rFonts w:ascii="Times New Roman" w:eastAsia="標楷體" w:hAnsi="Times New Roman" w:cs="Times New Roman" w:hint="eastAsia"/>
        </w:rPr>
        <w:t>於研究資料方面，本研究僅蒐集</w:t>
      </w:r>
      <w:r>
        <w:rPr>
          <w:rFonts w:ascii="Times New Roman" w:eastAsia="標楷體" w:hAnsi="Times New Roman" w:cs="Times New Roman"/>
        </w:rPr>
        <w:t>IMDb</w:t>
      </w:r>
      <w:r>
        <w:rPr>
          <w:rFonts w:ascii="Times New Roman" w:eastAsia="標楷體" w:hAnsi="Times New Roman" w:cs="Times New Roman" w:hint="eastAsia"/>
        </w:rPr>
        <w:t>網站上的部份資料使用，未來考慮可加入對電影劇照、音訊等特徵進行探討，以更加全面的獲取電影與使用者特徵。此外，</w:t>
      </w:r>
      <w:r w:rsidR="003E6B39">
        <w:rPr>
          <w:rFonts w:ascii="Times New Roman" w:eastAsia="標楷體" w:hAnsi="Times New Roman" w:cs="Times New Roman" w:hint="eastAsia"/>
        </w:rPr>
        <w:t>在面對方常見單詞部分，可嘗試預先將相關單詞加入語料庫，</w:t>
      </w:r>
      <w:r w:rsidR="00006911">
        <w:rPr>
          <w:rFonts w:ascii="Times New Roman" w:eastAsia="標楷體" w:hAnsi="Times New Roman" w:cs="Times New Roman" w:hint="eastAsia"/>
        </w:rPr>
        <w:t>以增進文本特徵分類</w:t>
      </w:r>
      <w:r w:rsidR="00006911">
        <w:rPr>
          <w:rFonts w:ascii="Times New Roman" w:eastAsia="標楷體" w:hAnsi="Times New Roman" w:cs="Times New Roman" w:hint="eastAsia"/>
        </w:rPr>
        <w:lastRenderedPageBreak/>
        <w:t>之結果。</w:t>
      </w:r>
    </w:p>
    <w:p w14:paraId="7C7D7D80" w14:textId="77777777" w:rsidR="003E6B39" w:rsidRDefault="003E6B39" w:rsidP="00AE3269">
      <w:pPr>
        <w:spacing w:line="360" w:lineRule="auto"/>
        <w:ind w:firstLine="425"/>
        <w:jc w:val="both"/>
        <w:rPr>
          <w:rFonts w:ascii="Times New Roman" w:eastAsia="標楷體" w:hAnsi="Times New Roman" w:cs="Times New Roman"/>
        </w:rPr>
      </w:pPr>
    </w:p>
    <w:p w14:paraId="031AFE9D" w14:textId="1549A086" w:rsidR="004603C2" w:rsidRPr="005C2F45" w:rsidRDefault="00D06431" w:rsidP="00AE3269">
      <w:pPr>
        <w:spacing w:line="360" w:lineRule="auto"/>
        <w:ind w:firstLine="425"/>
        <w:jc w:val="both"/>
        <w:rPr>
          <w:rFonts w:ascii="Times New Roman" w:eastAsia="標楷體" w:hAnsi="Times New Roman" w:cs="Times New Roman"/>
        </w:rPr>
      </w:pPr>
      <w:r>
        <w:rPr>
          <w:rFonts w:ascii="Times New Roman" w:eastAsia="標楷體" w:hAnsi="Times New Roman" w:cs="Times New Roman" w:hint="eastAsia"/>
        </w:rPr>
        <w:t>於資料探勘技術方面，</w:t>
      </w:r>
      <w:r w:rsidR="00AE3269">
        <w:rPr>
          <w:rFonts w:ascii="Times New Roman" w:eastAsia="標楷體" w:hAnsi="Times New Roman" w:cs="Times New Roman" w:hint="eastAsia"/>
        </w:rPr>
        <w:t>本研究所使用之推薦算法為協同過濾與矩陣分解模型，在未來可以考慮加入神經網路模型</w:t>
      </w:r>
      <w:r w:rsidR="00F25A46">
        <w:rPr>
          <w:rFonts w:ascii="Times New Roman" w:eastAsia="標楷體" w:hAnsi="Times New Roman" w:cs="Times New Roman" w:hint="eastAsia"/>
        </w:rPr>
        <w:t>，如</w:t>
      </w:r>
      <w:r w:rsidR="00F25A46">
        <w:rPr>
          <w:rFonts w:ascii="Times New Roman" w:eastAsia="標楷體" w:hAnsi="Times New Roman" w:cs="Times New Roman"/>
        </w:rPr>
        <w:t>GRU</w:t>
      </w:r>
      <w:r w:rsidR="00AE3269">
        <w:rPr>
          <w:rFonts w:ascii="Times New Roman" w:eastAsia="標楷體" w:hAnsi="Times New Roman" w:cs="Times New Roman" w:hint="eastAsia"/>
        </w:rPr>
        <w:t>。</w:t>
      </w:r>
      <w:commentRangeEnd w:id="161"/>
      <w:r>
        <w:rPr>
          <w:rStyle w:val="af5"/>
        </w:rPr>
        <w:commentReference w:id="161"/>
      </w:r>
    </w:p>
    <w:p w14:paraId="56FD7227" w14:textId="35A11457" w:rsidR="00693320" w:rsidRPr="005C2F45" w:rsidRDefault="005908E6" w:rsidP="00FA2DBB">
      <w:pPr>
        <w:pStyle w:val="1"/>
        <w:spacing w:line="360" w:lineRule="auto"/>
        <w:ind w:left="425"/>
        <w:jc w:val="both"/>
        <w:rPr>
          <w:rFonts w:ascii="Times New Roman" w:eastAsia="標楷體" w:hAnsi="Times New Roman" w:cs="Times New Roman"/>
          <w:sz w:val="36"/>
          <w:szCs w:val="36"/>
        </w:rPr>
      </w:pPr>
      <w:bookmarkStart w:id="177" w:name="_Toc53005751"/>
      <w:bookmarkStart w:id="178" w:name="_Toc60187132"/>
      <w:r w:rsidRPr="005C2F45">
        <w:rPr>
          <w:rFonts w:ascii="Times New Roman" w:eastAsia="標楷體" w:hAnsi="Times New Roman" w:cs="Times New Roman"/>
          <w:sz w:val="36"/>
          <w:szCs w:val="36"/>
        </w:rPr>
        <w:lastRenderedPageBreak/>
        <w:t>參考文獻</w:t>
      </w:r>
      <w:bookmarkEnd w:id="177"/>
      <w:bookmarkEnd w:id="178"/>
    </w:p>
    <w:p w14:paraId="150D0922" w14:textId="370AFA02" w:rsidR="00F70B49" w:rsidRPr="007356A7" w:rsidRDefault="00F70B49" w:rsidP="00E70FEB">
      <w:pPr>
        <w:spacing w:line="360" w:lineRule="auto"/>
        <w:jc w:val="both"/>
        <w:rPr>
          <w:rFonts w:ascii="Times New Roman" w:eastAsia="標楷體" w:hAnsi="Times New Roman" w:cs="Times New Roman"/>
          <w:b/>
        </w:rPr>
      </w:pPr>
      <w:r w:rsidRPr="007356A7">
        <w:rPr>
          <w:rFonts w:ascii="Times New Roman" w:eastAsia="標楷體" w:hAnsi="Times New Roman" w:cs="Times New Roman"/>
          <w:b/>
        </w:rPr>
        <w:t>中文文獻</w:t>
      </w:r>
    </w:p>
    <w:p w14:paraId="30240AAF" w14:textId="57428E04" w:rsidR="00F70B49" w:rsidRPr="005C2F45" w:rsidRDefault="00F70B49" w:rsidP="00E70FEB">
      <w:pPr>
        <w:pStyle w:val="EndNoteBibliography"/>
        <w:spacing w:line="360" w:lineRule="auto"/>
        <w:ind w:left="720" w:hanging="720"/>
        <w:rPr>
          <w:rFonts w:ascii="Times New Roman" w:eastAsia="標楷體" w:hAnsi="Times New Roman" w:cs="Times New Roman"/>
        </w:rPr>
      </w:pPr>
      <w:bookmarkStart w:id="179" w:name="_Hlk60181388"/>
      <w:r w:rsidRPr="005C2F45">
        <w:rPr>
          <w:rFonts w:ascii="Times New Roman" w:eastAsia="標楷體" w:hAnsi="Times New Roman" w:cs="Times New Roman"/>
        </w:rPr>
        <w:t>蘭艷</w:t>
      </w:r>
      <w:r w:rsidRPr="005C2F45">
        <w:rPr>
          <w:rFonts w:ascii="Times New Roman" w:eastAsia="標楷體" w:hAnsi="Times New Roman" w:cs="Times New Roman"/>
        </w:rPr>
        <w:t xml:space="preserve"> &amp; </w:t>
      </w:r>
      <w:r w:rsidRPr="005C2F45">
        <w:rPr>
          <w:rFonts w:ascii="Times New Roman" w:eastAsia="標楷體" w:hAnsi="Times New Roman" w:cs="Times New Roman"/>
        </w:rPr>
        <w:t>曹芳芳</w:t>
      </w:r>
      <w:r w:rsidRPr="005C2F45">
        <w:rPr>
          <w:rFonts w:ascii="Times New Roman" w:eastAsia="標楷體" w:hAnsi="Times New Roman" w:cs="Times New Roman"/>
        </w:rPr>
        <w:t>(2017)</w:t>
      </w:r>
      <w:r w:rsidR="0054520C">
        <w:rPr>
          <w:rFonts w:ascii="Times New Roman" w:eastAsia="標楷體" w:hAnsi="Times New Roman" w:cs="Times New Roman" w:hint="eastAsia"/>
        </w:rPr>
        <w:t>。</w:t>
      </w:r>
      <w:r w:rsidRPr="005C2F45">
        <w:rPr>
          <w:rFonts w:ascii="Times New Roman" w:eastAsia="標楷體" w:hAnsi="Times New Roman" w:cs="Times New Roman"/>
        </w:rPr>
        <w:t>面相電影推薦的時間加權偕同過濾演算法的研究</w:t>
      </w:r>
      <w:r w:rsidR="0054520C">
        <w:rPr>
          <w:rFonts w:ascii="Times New Roman" w:eastAsia="標楷體" w:hAnsi="Times New Roman" w:cs="Times New Roman" w:hint="eastAsia"/>
        </w:rPr>
        <w:t>。</w:t>
      </w:r>
      <w:r w:rsidRPr="0054520C">
        <w:rPr>
          <w:rFonts w:ascii="Times New Roman" w:eastAsia="標楷體" w:hAnsi="Times New Roman" w:cs="Times New Roman"/>
          <w:i/>
        </w:rPr>
        <w:t>計算機科學</w:t>
      </w:r>
      <w:r w:rsidR="0054520C" w:rsidRPr="0054520C">
        <w:rPr>
          <w:rFonts w:ascii="Times New Roman" w:eastAsia="標楷體" w:hAnsi="Times New Roman" w:cs="Times New Roman" w:hint="eastAsia"/>
          <w:i/>
        </w:rPr>
        <w:t>，</w:t>
      </w:r>
      <w:r w:rsidRPr="0054520C">
        <w:rPr>
          <w:rFonts w:ascii="Times New Roman" w:eastAsia="標楷體" w:hAnsi="Times New Roman" w:cs="Times New Roman"/>
          <w:i/>
        </w:rPr>
        <w:t>(4)</w:t>
      </w:r>
      <w:r w:rsidR="0054520C">
        <w:rPr>
          <w:rFonts w:ascii="Times New Roman" w:eastAsia="標楷體" w:hAnsi="Times New Roman" w:cs="Times New Roman" w:hint="eastAsia"/>
        </w:rPr>
        <w:t>，</w:t>
      </w:r>
      <w:r w:rsidRPr="005C2F45">
        <w:rPr>
          <w:rFonts w:ascii="Times New Roman" w:eastAsia="標楷體" w:hAnsi="Times New Roman" w:cs="Times New Roman"/>
        </w:rPr>
        <w:t>295-301</w:t>
      </w:r>
      <w:r w:rsidR="0054520C">
        <w:rPr>
          <w:rFonts w:ascii="Times New Roman" w:eastAsia="標楷體" w:hAnsi="Times New Roman" w:cs="Times New Roman" w:hint="eastAsia"/>
        </w:rPr>
        <w:t>。</w:t>
      </w:r>
    </w:p>
    <w:bookmarkEnd w:id="179"/>
    <w:p w14:paraId="140E8EA9" w14:textId="77777777" w:rsidR="007356A7" w:rsidRDefault="007356A7" w:rsidP="00E70FEB">
      <w:pPr>
        <w:pStyle w:val="EndNoteBibliography"/>
        <w:spacing w:line="360" w:lineRule="auto"/>
        <w:ind w:left="720" w:hanging="720"/>
        <w:jc w:val="both"/>
        <w:rPr>
          <w:rFonts w:ascii="Times New Roman" w:eastAsia="標楷體" w:hAnsi="Times New Roman" w:cs="Times New Roman"/>
          <w:b/>
        </w:rPr>
      </w:pPr>
    </w:p>
    <w:p w14:paraId="71BAB14A" w14:textId="39DAA591" w:rsidR="00F70B49" w:rsidRPr="007356A7" w:rsidRDefault="00F70B49" w:rsidP="00E70FEB">
      <w:pPr>
        <w:pStyle w:val="EndNoteBibliography"/>
        <w:spacing w:line="360" w:lineRule="auto"/>
        <w:ind w:left="720" w:hanging="720"/>
        <w:jc w:val="both"/>
        <w:rPr>
          <w:rFonts w:ascii="Times New Roman" w:eastAsia="標楷體" w:hAnsi="Times New Roman" w:cs="Times New Roman"/>
          <w:b/>
        </w:rPr>
      </w:pPr>
      <w:r w:rsidRPr="007356A7">
        <w:rPr>
          <w:rFonts w:ascii="Times New Roman" w:eastAsia="標楷體" w:hAnsi="Times New Roman" w:cs="Times New Roman"/>
          <w:b/>
        </w:rPr>
        <w:t>英文文獻</w:t>
      </w:r>
    </w:p>
    <w:p w14:paraId="22305C4B" w14:textId="4060A913"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Aljukhadar, M., Senecal, S., &amp; Daoust, C. E. (2010, September). </w:t>
      </w:r>
      <w:r w:rsidRPr="0054520C">
        <w:rPr>
          <w:rFonts w:ascii="Times New Roman" w:eastAsia="標楷體" w:hAnsi="Times New Roman" w:cs="Times New Roman"/>
          <w:i/>
        </w:rPr>
        <w:t>Information overload and usage of recommendations</w:t>
      </w:r>
      <w:r w:rsidR="00853AAD">
        <w:rPr>
          <w:rFonts w:ascii="Times New Roman" w:eastAsia="標楷體" w:hAnsi="Times New Roman" w:cs="Times New Roman" w:hint="eastAsia"/>
          <w:i/>
        </w:rPr>
        <w:t xml:space="preserve"> </w:t>
      </w:r>
      <w:r w:rsidR="00853AAD">
        <w:rPr>
          <w:rFonts w:ascii="Times New Roman" w:eastAsia="標楷體" w:hAnsi="Times New Roman" w:cs="Times New Roman" w:hint="eastAsia"/>
        </w:rPr>
        <w:t>[</w:t>
      </w:r>
      <w:r w:rsidR="00853AAD" w:rsidRPr="00853AAD">
        <w:rPr>
          <w:rFonts w:ascii="Times New Roman" w:eastAsia="標楷體" w:hAnsi="Times New Roman" w:cs="Times New Roman"/>
        </w:rPr>
        <w:t>Conference</w:t>
      </w:r>
      <w:r w:rsidR="00853AAD">
        <w:rPr>
          <w:rFonts w:ascii="Times New Roman" w:eastAsia="標楷體" w:hAnsi="Times New Roman" w:cs="Times New Roman"/>
        </w:rPr>
        <w:t xml:space="preserve"> Presention</w:t>
      </w:r>
      <w:r w:rsidR="00853AAD">
        <w:rPr>
          <w:rFonts w:ascii="Times New Roman" w:eastAsia="標楷體" w:hAnsi="Times New Roman" w:cs="Times New Roman" w:hint="eastAsia"/>
        </w:rPr>
        <w:t>]</w:t>
      </w:r>
      <w:r w:rsidRPr="005C2F45">
        <w:rPr>
          <w:rFonts w:ascii="Times New Roman" w:eastAsia="標楷體" w:hAnsi="Times New Roman" w:cs="Times New Roman"/>
        </w:rPr>
        <w:t xml:space="preserve">. In Proceedings of the ACM RecSys 2010 workshop on User-Centric Evaluation of Recommender Systems and Their Interfaces (UCERSTI). </w:t>
      </w:r>
      <w:r w:rsidR="00853AAD" w:rsidRPr="00853AAD">
        <w:rPr>
          <w:rFonts w:ascii="Times New Roman" w:eastAsia="標楷體" w:hAnsi="Times New Roman" w:cs="Times New Roman"/>
        </w:rPr>
        <w:t>Barcelona, Spain</w:t>
      </w:r>
      <w:r w:rsidR="00853AAD">
        <w:t xml:space="preserve">. </w:t>
      </w:r>
      <w:r w:rsidR="00853AAD" w:rsidRPr="005C2F45">
        <w:rPr>
          <w:rFonts w:ascii="Times New Roman" w:eastAsia="標楷體" w:hAnsi="Times New Roman" w:cs="Times New Roman"/>
        </w:rPr>
        <w:t>http://doi.org/</w:t>
      </w:r>
      <w:r w:rsidR="00853AAD" w:rsidRPr="00853AAD">
        <w:rPr>
          <w:rFonts w:ascii="Times New Roman" w:eastAsia="標楷體" w:hAnsi="Times New Roman" w:cs="Times New Roman"/>
        </w:rPr>
        <w:t>10.1145/1864708.1864800</w:t>
      </w:r>
      <w:r w:rsidR="00853AAD">
        <w:rPr>
          <w:rFonts w:ascii="Times New Roman" w:eastAsia="標楷體" w:hAnsi="Times New Roman" w:cs="Times New Roman" w:hint="eastAsia"/>
        </w:rPr>
        <w:t>.</w:t>
      </w:r>
    </w:p>
    <w:p w14:paraId="34517F31" w14:textId="77777777"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Aljukhadar, M., Senecal, S., &amp; Daoust, C. E. (2012). Using recommendation agents to cope with information overload. </w:t>
      </w:r>
      <w:r w:rsidRPr="0054520C">
        <w:rPr>
          <w:rFonts w:ascii="Times New Roman" w:eastAsia="標楷體" w:hAnsi="Times New Roman" w:cs="Times New Roman"/>
          <w:i/>
        </w:rPr>
        <w:t>International Journal of Electronic Commerce, 17</w:t>
      </w:r>
      <w:r w:rsidRPr="005C2F45">
        <w:rPr>
          <w:rFonts w:ascii="Times New Roman" w:eastAsia="標楷體" w:hAnsi="Times New Roman" w:cs="Times New Roman"/>
        </w:rPr>
        <w:t xml:space="preserve">(2), 41-70. http://doi.org/10.2753/JEC1086-4415170202 </w:t>
      </w:r>
    </w:p>
    <w:p w14:paraId="35893B64" w14:textId="24D62621"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Aljunid, M. F., &amp; Manjaiah, D. H. (2019). </w:t>
      </w:r>
      <w:r w:rsidRPr="00853AAD">
        <w:rPr>
          <w:rFonts w:ascii="Times New Roman" w:eastAsia="標楷體" w:hAnsi="Times New Roman" w:cs="Times New Roman"/>
          <w:i/>
        </w:rPr>
        <w:t>Movie Recommender System Based on Collaborative Filtering Using Apache Spark</w:t>
      </w:r>
      <w:r w:rsidR="00853AAD">
        <w:rPr>
          <w:rFonts w:ascii="Times New Roman" w:eastAsia="標楷體" w:hAnsi="Times New Roman" w:cs="Times New Roman"/>
        </w:rPr>
        <w:t xml:space="preserve"> [Paper Presention]</w:t>
      </w:r>
      <w:r w:rsidRPr="005C2F45">
        <w:rPr>
          <w:rFonts w:ascii="Times New Roman" w:eastAsia="標楷體" w:hAnsi="Times New Roman" w:cs="Times New Roman"/>
        </w:rPr>
        <w:t>. In Data Management, Analytics and Innovation (pp. 283-295). Singapore. http://doi.org/10.1007/978-981-13-1274-8_22</w:t>
      </w:r>
    </w:p>
    <w:p w14:paraId="6CB834D5" w14:textId="2D207436"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Azaria, A., Hassidim, A., Kraus, S., Eshkol, A., Weintraub, O., &amp; Netanely, I. (2013, October). </w:t>
      </w:r>
      <w:r w:rsidRPr="00853AAD">
        <w:rPr>
          <w:rFonts w:ascii="Times New Roman" w:eastAsia="標楷體" w:hAnsi="Times New Roman" w:cs="Times New Roman"/>
          <w:i/>
        </w:rPr>
        <w:t>Movie recommender system for profit maximization</w:t>
      </w:r>
      <w:r w:rsidR="00853AAD">
        <w:rPr>
          <w:rFonts w:ascii="Times New Roman" w:eastAsia="標楷體" w:hAnsi="Times New Roman" w:cs="Times New Roman"/>
        </w:rPr>
        <w:t xml:space="preserve"> [</w:t>
      </w:r>
      <w:r w:rsidR="00853AAD" w:rsidRPr="00853AAD">
        <w:rPr>
          <w:rFonts w:ascii="Times New Roman" w:eastAsia="標楷體" w:hAnsi="Times New Roman" w:cs="Times New Roman"/>
        </w:rPr>
        <w:t>Conference</w:t>
      </w:r>
      <w:r w:rsidR="00853AAD">
        <w:rPr>
          <w:rFonts w:ascii="Times New Roman" w:eastAsia="標楷體" w:hAnsi="Times New Roman" w:cs="Times New Roman"/>
        </w:rPr>
        <w:t xml:space="preserve"> Presention]</w:t>
      </w:r>
      <w:r w:rsidRPr="005C2F45">
        <w:rPr>
          <w:rFonts w:ascii="Times New Roman" w:eastAsia="標楷體" w:hAnsi="Times New Roman" w:cs="Times New Roman"/>
        </w:rPr>
        <w:t xml:space="preserve">. In Proceedings of the 7th ACM conference on Recommender systems (pp. 121-128). </w:t>
      </w:r>
      <w:r w:rsidR="00853AAD" w:rsidRPr="00853AAD">
        <w:rPr>
          <w:rFonts w:ascii="Times New Roman" w:eastAsia="標楷體" w:hAnsi="Times New Roman" w:cs="Times New Roman"/>
        </w:rPr>
        <w:t>Hong Kong</w:t>
      </w:r>
      <w:r w:rsidR="00853AAD">
        <w:rPr>
          <w:rFonts w:ascii="Times New Roman" w:eastAsia="標楷體" w:hAnsi="Times New Roman" w:cs="Times New Roman"/>
        </w:rPr>
        <w:t>,</w:t>
      </w:r>
      <w:r w:rsidR="00853AAD" w:rsidRPr="00853AAD">
        <w:rPr>
          <w:rFonts w:ascii="Times New Roman" w:eastAsia="標楷體" w:hAnsi="Times New Roman" w:cs="Times New Roman"/>
        </w:rPr>
        <w:t xml:space="preserve"> China</w:t>
      </w:r>
      <w:r w:rsidR="00853AAD">
        <w:rPr>
          <w:rFonts w:ascii="Times New Roman" w:eastAsia="標楷體" w:hAnsi="Times New Roman" w:cs="Times New Roman"/>
        </w:rPr>
        <w:t xml:space="preserve">. </w:t>
      </w:r>
      <w:r w:rsidRPr="005C2F45">
        <w:rPr>
          <w:rFonts w:ascii="Times New Roman" w:eastAsia="標楷體" w:hAnsi="Times New Roman" w:cs="Times New Roman"/>
        </w:rPr>
        <w:t>http://doi.org/10.1145/2507157.2507162</w:t>
      </w:r>
    </w:p>
    <w:p w14:paraId="71CFB07C" w14:textId="77777777"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5C2F45">
        <w:rPr>
          <w:rFonts w:ascii="Times New Roman" w:eastAsia="標楷體" w:hAnsi="Times New Roman" w:cs="Times New Roman"/>
        </w:rPr>
        <w:t xml:space="preserve">Bakir, C. (2018). Collaborative filtering with temporal dynamics with using singular value decomposition. </w:t>
      </w:r>
      <w:r w:rsidRPr="00853AAD">
        <w:rPr>
          <w:rFonts w:ascii="Times New Roman" w:eastAsia="標楷體" w:hAnsi="Times New Roman" w:cs="Times New Roman"/>
          <w:i/>
        </w:rPr>
        <w:t>Tehnički vjesnik, 25</w:t>
      </w:r>
      <w:r w:rsidRPr="005C2F45">
        <w:rPr>
          <w:rFonts w:ascii="Times New Roman" w:eastAsia="標楷體" w:hAnsi="Times New Roman" w:cs="Times New Roman"/>
        </w:rPr>
        <w:t>(1), 130-135. http://doi.org/10.17559/TV-20160708140839</w:t>
      </w:r>
    </w:p>
    <w:p w14:paraId="47B26E79" w14:textId="49CD5CEF"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lastRenderedPageBreak/>
        <w:t xml:space="preserve">Bakshi, R. K., Kaur, N., Kaur, R., &amp; Kaur, G. (2016, March). </w:t>
      </w:r>
      <w:r w:rsidRPr="00315B8A">
        <w:rPr>
          <w:rFonts w:ascii="Times New Roman" w:eastAsia="標楷體" w:hAnsi="Times New Roman" w:cs="Times New Roman"/>
          <w:i/>
        </w:rPr>
        <w:t>Opinion mining and sentiment analysis</w:t>
      </w:r>
      <w:r w:rsidRPr="00315B8A">
        <w:rPr>
          <w:rFonts w:ascii="Times New Roman" w:eastAsia="標楷體" w:hAnsi="Times New Roman" w:cs="Times New Roman"/>
        </w:rPr>
        <w:t>[Conference presentation]. In 2016 3rd International Conference on Computing for Sustainable Global Development (INDIACom) (pp. 452-455).</w:t>
      </w:r>
      <w:r w:rsidR="00424FAC" w:rsidRPr="00315B8A">
        <w:rPr>
          <w:rFonts w:ascii="Times New Roman" w:eastAsia="標楷體" w:hAnsi="Times New Roman" w:cs="Times New Roman"/>
        </w:rPr>
        <w:t xml:space="preserve"> New Delhi</w:t>
      </w:r>
      <w:r w:rsidR="00424FAC" w:rsidRPr="00315B8A">
        <w:rPr>
          <w:rFonts w:ascii="Times New Roman" w:eastAsia="標楷體" w:hAnsi="Times New Roman" w:cs="Times New Roman" w:hint="eastAsia"/>
        </w:rPr>
        <w:t>,</w:t>
      </w:r>
      <w:r w:rsidR="00424FAC" w:rsidRPr="00315B8A">
        <w:t xml:space="preserve"> </w:t>
      </w:r>
      <w:r w:rsidR="00424FAC" w:rsidRPr="00315B8A">
        <w:rPr>
          <w:rFonts w:ascii="Times New Roman" w:eastAsia="標楷體" w:hAnsi="Times New Roman" w:cs="Times New Roman"/>
        </w:rPr>
        <w:t xml:space="preserve">India. </w:t>
      </w:r>
      <w:r w:rsidRPr="00315B8A">
        <w:rPr>
          <w:rFonts w:ascii="Times New Roman" w:eastAsia="標楷體" w:hAnsi="Times New Roman" w:cs="Times New Roman"/>
        </w:rPr>
        <w:t xml:space="preserve">https://ieeexplore.ieee.org/stamp/stamp.jsp?tp=&amp;arnumber=7724305 </w:t>
      </w:r>
    </w:p>
    <w:p w14:paraId="2344E150" w14:textId="13672D71"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Bansal, S., Gupta, C., &amp; Arora, A. (2016, August). </w:t>
      </w:r>
      <w:r w:rsidRPr="00315B8A">
        <w:rPr>
          <w:rFonts w:ascii="Times New Roman" w:eastAsia="標楷體" w:hAnsi="Times New Roman" w:cs="Times New Roman"/>
          <w:i/>
        </w:rPr>
        <w:t>User tweets based genre prediction and movie recommendation using LSI and SVD</w:t>
      </w:r>
      <w:r w:rsidR="00424FAC" w:rsidRPr="00315B8A">
        <w:rPr>
          <w:rFonts w:ascii="Times New Roman" w:eastAsia="標楷體" w:hAnsi="Times New Roman" w:cs="Times New Roman"/>
        </w:rPr>
        <w:t xml:space="preserve"> [Paper Presention]</w:t>
      </w:r>
      <w:r w:rsidRPr="00315B8A">
        <w:rPr>
          <w:rFonts w:ascii="Times New Roman" w:eastAsia="標楷體" w:hAnsi="Times New Roman" w:cs="Times New Roman"/>
        </w:rPr>
        <w:t>. In 2016 Ninth International Conference on Contemporary Computing (IC3) (pp. 1-6).</w:t>
      </w:r>
      <w:r w:rsidR="00424FAC" w:rsidRPr="00315B8A">
        <w:rPr>
          <w:rFonts w:ascii="Times New Roman" w:eastAsia="標楷體" w:hAnsi="Times New Roman" w:cs="Times New Roman"/>
        </w:rPr>
        <w:t xml:space="preserve"> Noida, India.</w:t>
      </w:r>
      <w:r w:rsidRPr="00315B8A">
        <w:rPr>
          <w:rFonts w:ascii="Times New Roman" w:eastAsia="標楷體" w:hAnsi="Times New Roman" w:cs="Times New Roman"/>
        </w:rPr>
        <w:t xml:space="preserve"> http://doi.org/10.1109/IC3.2016.7880220</w:t>
      </w:r>
    </w:p>
    <w:p w14:paraId="24848D3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Bawden, D., &amp; Robinson, L. (2009). The dark side of information: overload, anxiety and other paradoxes and pathologies. </w:t>
      </w:r>
      <w:r w:rsidRPr="00315B8A">
        <w:rPr>
          <w:rFonts w:ascii="Times New Roman" w:eastAsia="標楷體" w:hAnsi="Times New Roman" w:cs="Times New Roman"/>
          <w:i/>
        </w:rPr>
        <w:t>Journal of information science, 35</w:t>
      </w:r>
      <w:r w:rsidRPr="00315B8A">
        <w:rPr>
          <w:rFonts w:ascii="Times New Roman" w:eastAsia="標楷體" w:hAnsi="Times New Roman" w:cs="Times New Roman"/>
        </w:rPr>
        <w:t>(2), 180-191. http://doi.org/10.1177/0165551508095781</w:t>
      </w:r>
    </w:p>
    <w:p w14:paraId="0C2B021A" w14:textId="073FD62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Bergamaschi, S., &amp; Po, L. (2014, April). </w:t>
      </w:r>
      <w:r w:rsidRPr="00315B8A">
        <w:rPr>
          <w:rFonts w:ascii="Times New Roman" w:eastAsia="標楷體" w:hAnsi="Times New Roman" w:cs="Times New Roman"/>
          <w:i/>
        </w:rPr>
        <w:t>Comparing LDA and LSA topic models for content-based movie recommendation systems</w:t>
      </w:r>
      <w:r w:rsidR="00424FAC" w:rsidRPr="00315B8A">
        <w:rPr>
          <w:rFonts w:ascii="Times New Roman" w:eastAsia="標楷體" w:hAnsi="Times New Roman" w:cs="Times New Roman"/>
        </w:rPr>
        <w:t xml:space="preserve"> [Conference presentation]</w:t>
      </w:r>
      <w:r w:rsidRPr="00315B8A">
        <w:rPr>
          <w:rFonts w:ascii="Times New Roman" w:eastAsia="標楷體" w:hAnsi="Times New Roman" w:cs="Times New Roman"/>
        </w:rPr>
        <w:t xml:space="preserve">. In International conference on web information systems and technologies (pp. 247-263). </w:t>
      </w:r>
      <w:r w:rsidR="00424FAC" w:rsidRPr="00315B8A">
        <w:rPr>
          <w:rFonts w:ascii="Times New Roman" w:eastAsia="標楷體" w:hAnsi="Times New Roman" w:cs="Times New Roman"/>
        </w:rPr>
        <w:t>Barcelona, Spain.</w:t>
      </w:r>
      <w:r w:rsidRPr="00315B8A">
        <w:rPr>
          <w:rFonts w:ascii="Times New Roman" w:eastAsia="標楷體" w:hAnsi="Times New Roman" w:cs="Times New Roman"/>
        </w:rPr>
        <w:t xml:space="preserve"> http://doi.org/10.1007/978-3-319-27030-2_16</w:t>
      </w:r>
    </w:p>
    <w:p w14:paraId="68FC67F9"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Berghel, H. (1997). Cyberspace 2000: Dealing with information overload. </w:t>
      </w:r>
      <w:r w:rsidRPr="00315B8A">
        <w:rPr>
          <w:rFonts w:ascii="Times New Roman" w:eastAsia="標楷體" w:hAnsi="Times New Roman" w:cs="Times New Roman"/>
          <w:i/>
        </w:rPr>
        <w:t>Communications of the ACM, 40</w:t>
      </w:r>
      <w:r w:rsidRPr="00315B8A">
        <w:rPr>
          <w:rFonts w:ascii="Times New Roman" w:eastAsia="標楷體" w:hAnsi="Times New Roman" w:cs="Times New Roman"/>
        </w:rPr>
        <w:t>(2), 19-24. https://doi.org/10.1145/253671.253680</w:t>
      </w:r>
    </w:p>
    <w:p w14:paraId="362DB511"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Bougiatiotis, K., &amp; Giannakopoulos, T. (2018). Enhanced movie content similarity based on textual, auditory and visual information. </w:t>
      </w:r>
      <w:r w:rsidRPr="00315B8A">
        <w:rPr>
          <w:rFonts w:ascii="Times New Roman" w:eastAsia="標楷體" w:hAnsi="Times New Roman" w:cs="Times New Roman"/>
          <w:i/>
        </w:rPr>
        <w:t>Expert Systems with Applications, 96</w:t>
      </w:r>
      <w:r w:rsidRPr="00315B8A">
        <w:rPr>
          <w:rFonts w:ascii="Times New Roman" w:eastAsia="標楷體" w:hAnsi="Times New Roman" w:cs="Times New Roman"/>
        </w:rPr>
        <w:t>, 86-102. http://doi.org/10.1016/j.eswa.2017.11.050</w:t>
      </w:r>
      <w:r w:rsidRPr="00315B8A">
        <w:rPr>
          <w:rFonts w:ascii="Times New Roman" w:eastAsia="標楷體" w:hAnsi="Times New Roman" w:cs="Times New Roman"/>
        </w:rPr>
        <w:tab/>
      </w:r>
    </w:p>
    <w:p w14:paraId="12881F73"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Chen, L., Chen, G., &amp; Wang, F. (2015). Recommender systems based on user reviews: the state of the art. </w:t>
      </w:r>
      <w:r w:rsidRPr="00315B8A">
        <w:rPr>
          <w:rFonts w:ascii="Times New Roman" w:eastAsia="標楷體" w:hAnsi="Times New Roman" w:cs="Times New Roman"/>
          <w:i/>
        </w:rPr>
        <w:t>User Modeling and User-Adapted Interaction, 25</w:t>
      </w:r>
      <w:r w:rsidRPr="00315B8A">
        <w:rPr>
          <w:rFonts w:ascii="Times New Roman" w:eastAsia="標楷體" w:hAnsi="Times New Roman" w:cs="Times New Roman"/>
        </w:rPr>
        <w:t>(2), 99-154. http://doi.org/10.1007/s11257-015-9155-5</w:t>
      </w:r>
    </w:p>
    <w:p w14:paraId="0B2B4331"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Chen, M. H., Teng, C. H., &amp; Chang, P. C. (2015). Applying artificial immune systems to collaborative filtering for movie recommendation. </w:t>
      </w:r>
      <w:r w:rsidRPr="00315B8A">
        <w:rPr>
          <w:rFonts w:ascii="Times New Roman" w:eastAsia="標楷體" w:hAnsi="Times New Roman" w:cs="Times New Roman"/>
          <w:i/>
        </w:rPr>
        <w:t>Advanced Engineering Informatics, 29</w:t>
      </w:r>
      <w:r w:rsidRPr="00315B8A">
        <w:rPr>
          <w:rFonts w:ascii="Times New Roman" w:eastAsia="標楷體" w:hAnsi="Times New Roman" w:cs="Times New Roman"/>
        </w:rPr>
        <w:t>(4), 830-839. http://doi.org/10.1016/j.aei.2015.04.005</w:t>
      </w:r>
    </w:p>
    <w:p w14:paraId="15BD5C0F" w14:textId="773E9BAE"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lastRenderedPageBreak/>
        <w:t xml:space="preserve">Costa, H., &amp; Macedo, L. (2013, May). </w:t>
      </w:r>
      <w:r w:rsidRPr="00315B8A">
        <w:rPr>
          <w:rFonts w:ascii="Times New Roman" w:eastAsia="標楷體" w:hAnsi="Times New Roman" w:cs="Times New Roman"/>
          <w:i/>
        </w:rPr>
        <w:t>Emotion-based recommender system for overcoming the problem of information overload</w:t>
      </w:r>
      <w:r w:rsidR="00381B94" w:rsidRPr="00315B8A">
        <w:rPr>
          <w:rFonts w:ascii="Times New Roman" w:eastAsia="標楷體" w:hAnsi="Times New Roman" w:cs="Times New Roman"/>
          <w:i/>
        </w:rPr>
        <w:t xml:space="preserve"> </w:t>
      </w:r>
      <w:r w:rsidR="00381B94" w:rsidRPr="00315B8A">
        <w:rPr>
          <w:rFonts w:ascii="Times New Roman" w:eastAsia="標楷體" w:hAnsi="Times New Roman" w:cs="Times New Roman"/>
        </w:rPr>
        <w:t>[Paper Presention]</w:t>
      </w:r>
      <w:r w:rsidRPr="00315B8A">
        <w:rPr>
          <w:rFonts w:ascii="Times New Roman" w:eastAsia="標楷體" w:hAnsi="Times New Roman" w:cs="Times New Roman"/>
        </w:rPr>
        <w:t>. In International Conference on Practical Applications of Agents and Multi-Agent Systems (pp. 178-189). Berlin, Heidelberg. http://doi.org/10.1007/978-3-642-38061-7_18</w:t>
      </w:r>
    </w:p>
    <w:p w14:paraId="1C817A34"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Deldjoo, Y., Dacrema, M. F., Constantin, M. G., Eghbal-Zadeh, H., Cereda, S., Schedl, M., ... &amp; Cremonesi, P. (2019). Movie genome: alleviating new item cold start in movie recommendation. </w:t>
      </w:r>
      <w:r w:rsidRPr="00315B8A">
        <w:rPr>
          <w:rFonts w:ascii="Times New Roman" w:eastAsia="標楷體" w:hAnsi="Times New Roman" w:cs="Times New Roman"/>
          <w:i/>
        </w:rPr>
        <w:t>User Modeling and User-Adapted Interaction, 29</w:t>
      </w:r>
      <w:r w:rsidRPr="00315B8A">
        <w:rPr>
          <w:rFonts w:ascii="Times New Roman" w:eastAsia="標楷體" w:hAnsi="Times New Roman" w:cs="Times New Roman"/>
        </w:rPr>
        <w:t>(2), 291-343. http://doi.org/10.1007/s11257-019-09221-y</w:t>
      </w:r>
    </w:p>
    <w:p w14:paraId="2E39CCB2" w14:textId="0388E64C"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Deldjoo, Y., Elahi, M., Cremonesi, P., Moghaddam, F. B., &amp; Caielli, A. L. E. (2016, September). </w:t>
      </w:r>
      <w:r w:rsidRPr="00315B8A">
        <w:rPr>
          <w:rFonts w:ascii="Times New Roman" w:eastAsia="標楷體" w:hAnsi="Times New Roman" w:cs="Times New Roman"/>
          <w:i/>
        </w:rPr>
        <w:t>How to combine visual features with tags to improve movie recommendation accuracy?</w:t>
      </w:r>
      <w:r w:rsidR="00381B94" w:rsidRPr="00315B8A">
        <w:rPr>
          <w:rFonts w:ascii="Times New Roman" w:eastAsia="標楷體" w:hAnsi="Times New Roman" w:cs="Times New Roman"/>
        </w:rPr>
        <w:t xml:space="preserve"> [Paper Presention]</w:t>
      </w:r>
      <w:r w:rsidRPr="00315B8A">
        <w:rPr>
          <w:rFonts w:ascii="Times New Roman" w:eastAsia="標楷體" w:hAnsi="Times New Roman" w:cs="Times New Roman"/>
        </w:rPr>
        <w:t xml:space="preserve">. In International conference on electronic commerce and web technologies (pp. 34-45). </w:t>
      </w:r>
      <w:r w:rsidR="00381B94" w:rsidRPr="00315B8A">
        <w:rPr>
          <w:rFonts w:ascii="Times New Roman" w:eastAsia="標楷體" w:hAnsi="Times New Roman" w:cs="Times New Roman"/>
        </w:rPr>
        <w:t>Portugal, Porto</w:t>
      </w:r>
      <w:r w:rsidRPr="00315B8A">
        <w:rPr>
          <w:rFonts w:ascii="Times New Roman" w:eastAsia="標楷體" w:hAnsi="Times New Roman" w:cs="Times New Roman"/>
        </w:rPr>
        <w:t>. http://doi.org/10.1007/978-3-319-53676-7_3</w:t>
      </w:r>
    </w:p>
    <w:p w14:paraId="7A6E9E27"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Edmunds, A., &amp; Morris, A. (2000). The problem of information overload in business organisations: a review of the literature. </w:t>
      </w:r>
      <w:r w:rsidRPr="00315B8A">
        <w:rPr>
          <w:rFonts w:ascii="Times New Roman" w:eastAsia="標楷體" w:hAnsi="Times New Roman" w:cs="Times New Roman"/>
          <w:i/>
        </w:rPr>
        <w:t>International journal of information management, 20</w:t>
      </w:r>
      <w:r w:rsidRPr="00315B8A">
        <w:rPr>
          <w:rFonts w:ascii="Times New Roman" w:eastAsia="標楷體" w:hAnsi="Times New Roman" w:cs="Times New Roman"/>
        </w:rPr>
        <w:t>(1), 17-28. http://doi.org/10.1016/S0268-4012(99)00051-1</w:t>
      </w:r>
    </w:p>
    <w:p w14:paraId="00B6480A"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Ekstrand, M. D., Riedl, J. T., &amp; Konstan, J. A. (2011). Collaborative filtering recommender systems. </w:t>
      </w:r>
      <w:r w:rsidRPr="00315B8A">
        <w:rPr>
          <w:rFonts w:ascii="Times New Roman" w:eastAsia="標楷體" w:hAnsi="Times New Roman" w:cs="Times New Roman"/>
          <w:i/>
        </w:rPr>
        <w:t>Now Publishers Inc</w:t>
      </w:r>
      <w:r w:rsidRPr="00315B8A">
        <w:rPr>
          <w:rFonts w:ascii="Times New Roman" w:eastAsia="標楷體" w:hAnsi="Times New Roman" w:cs="Times New Roman"/>
        </w:rPr>
        <w:t>.http://doi.org/10.1561/9781601984432</w:t>
      </w:r>
      <w:r w:rsidRPr="00315B8A">
        <w:rPr>
          <w:rFonts w:ascii="Times New Roman" w:eastAsia="標楷體" w:hAnsi="Times New Roman" w:cs="Times New Roman"/>
        </w:rPr>
        <w:tab/>
      </w:r>
    </w:p>
    <w:p w14:paraId="6BF66380" w14:textId="68EFC903"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Grčar, M., Mladenič, D., Fortuna, B., &amp; Grobelnik, M. (2005, August). </w:t>
      </w:r>
      <w:r w:rsidRPr="00315B8A">
        <w:rPr>
          <w:rFonts w:ascii="Times New Roman" w:eastAsia="標楷體" w:hAnsi="Times New Roman" w:cs="Times New Roman"/>
          <w:i/>
        </w:rPr>
        <w:t>Data sparsity issues in the collaborative filtering framework</w:t>
      </w:r>
      <w:r w:rsidR="00381B94" w:rsidRPr="00315B8A">
        <w:rPr>
          <w:rFonts w:ascii="Times New Roman" w:eastAsia="標楷體" w:hAnsi="Times New Roman" w:cs="Times New Roman"/>
        </w:rPr>
        <w:t xml:space="preserve"> [Conference Presention]</w:t>
      </w:r>
      <w:r w:rsidRPr="00315B8A">
        <w:rPr>
          <w:rFonts w:ascii="Times New Roman" w:eastAsia="標楷體" w:hAnsi="Times New Roman" w:cs="Times New Roman"/>
        </w:rPr>
        <w:t>. In International workshop on knowledge discovery on the web (pp. 58-76).</w:t>
      </w:r>
      <w:r w:rsidR="00381B94" w:rsidRPr="00315B8A">
        <w:t xml:space="preserve"> </w:t>
      </w:r>
      <w:r w:rsidR="00381B94" w:rsidRPr="00315B8A">
        <w:rPr>
          <w:rFonts w:ascii="Times New Roman" w:eastAsia="標楷體" w:hAnsi="Times New Roman" w:cs="Times New Roman"/>
        </w:rPr>
        <w:t>Chicago, IL, USA</w:t>
      </w:r>
      <w:r w:rsidRPr="00315B8A">
        <w:rPr>
          <w:rFonts w:ascii="Times New Roman" w:eastAsia="標楷體" w:hAnsi="Times New Roman" w:cs="Times New Roman"/>
        </w:rPr>
        <w:t>. http://doi.org/10.1007/11891321_4</w:t>
      </w:r>
    </w:p>
    <w:p w14:paraId="6654045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Hemp, P. (2009). Death by information overload. </w:t>
      </w:r>
      <w:r w:rsidRPr="00315B8A">
        <w:rPr>
          <w:rFonts w:ascii="Times New Roman" w:eastAsia="標楷體" w:hAnsi="Times New Roman" w:cs="Times New Roman"/>
          <w:i/>
        </w:rPr>
        <w:t>Harvard business review, 87</w:t>
      </w:r>
      <w:r w:rsidRPr="00315B8A">
        <w:rPr>
          <w:rFonts w:ascii="Times New Roman" w:eastAsia="標楷體" w:hAnsi="Times New Roman" w:cs="Times New Roman"/>
        </w:rPr>
        <w:t>(9), 82-9.</w:t>
      </w:r>
    </w:p>
    <w:p w14:paraId="40382127"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Huang, Y. M., Liu, C. H., Lee, C. Y., &amp; Huang, Y. M. (2012). Designing a personalized guide recommendation system to mitigate information overload in museum learning. </w:t>
      </w:r>
      <w:r w:rsidRPr="00315B8A">
        <w:rPr>
          <w:rFonts w:ascii="Times New Roman" w:eastAsia="標楷體" w:hAnsi="Times New Roman" w:cs="Times New Roman"/>
          <w:i/>
        </w:rPr>
        <w:t>Journal of Educational Technology &amp; Society, 15</w:t>
      </w:r>
      <w:r w:rsidRPr="00315B8A">
        <w:rPr>
          <w:rFonts w:ascii="Times New Roman" w:eastAsia="標楷體" w:hAnsi="Times New Roman" w:cs="Times New Roman"/>
        </w:rPr>
        <w:t>(4), 150-166.</w:t>
      </w:r>
    </w:p>
    <w:p w14:paraId="445CA5F1"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lastRenderedPageBreak/>
        <w:t xml:space="preserve">Hwangbo, H., &amp; Kim, Y. (2017). An empirical study on the effect of data sparsity and data overlap on cross domain collaborative filtering performance. </w:t>
      </w:r>
      <w:r w:rsidRPr="00315B8A">
        <w:rPr>
          <w:rFonts w:ascii="Times New Roman" w:eastAsia="標楷體" w:hAnsi="Times New Roman" w:cs="Times New Roman"/>
          <w:i/>
        </w:rPr>
        <w:t>Expert Systems with Applications, 89,</w:t>
      </w:r>
      <w:r w:rsidRPr="00315B8A">
        <w:rPr>
          <w:rFonts w:ascii="Times New Roman" w:eastAsia="標楷體" w:hAnsi="Times New Roman" w:cs="Times New Roman"/>
        </w:rPr>
        <w:t xml:space="preserve"> 254-265. http://doi.org/10.1016/j.eswa.2017.07.041</w:t>
      </w:r>
    </w:p>
    <w:p w14:paraId="3156E10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Ibrahim, M., Bajwa, I. S., Ul-Amin, R., &amp; Kasi, B. (2019). A neural network-inspired approach for improved and true movie recommendations. </w:t>
      </w:r>
      <w:r w:rsidRPr="00315B8A">
        <w:rPr>
          <w:rFonts w:ascii="Times New Roman" w:eastAsia="標楷體" w:hAnsi="Times New Roman" w:cs="Times New Roman"/>
          <w:i/>
        </w:rPr>
        <w:t>Computational intelligence and neuroscience, 2019</w:t>
      </w:r>
      <w:r w:rsidRPr="00315B8A">
        <w:rPr>
          <w:rFonts w:ascii="Times New Roman" w:eastAsia="標楷體" w:hAnsi="Times New Roman" w:cs="Times New Roman"/>
        </w:rPr>
        <w:t>. http://doi.org/10.1155/2019/4589060</w:t>
      </w:r>
      <w:r w:rsidRPr="00315B8A">
        <w:rPr>
          <w:rFonts w:ascii="Times New Roman" w:eastAsia="標楷體" w:hAnsi="Times New Roman" w:cs="Times New Roman"/>
        </w:rPr>
        <w:tab/>
      </w:r>
    </w:p>
    <w:p w14:paraId="6D0462AC"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Inan, E., Tekbacak, F., &amp; Ozturk, C. (2018). Moreopt: A goal programming based movie recommender system. </w:t>
      </w:r>
      <w:r w:rsidRPr="00315B8A">
        <w:rPr>
          <w:rFonts w:ascii="Times New Roman" w:eastAsia="標楷體" w:hAnsi="Times New Roman" w:cs="Times New Roman"/>
          <w:i/>
        </w:rPr>
        <w:t>Journal of computational science, 28</w:t>
      </w:r>
      <w:r w:rsidRPr="00315B8A">
        <w:rPr>
          <w:rFonts w:ascii="Times New Roman" w:eastAsia="標楷體" w:hAnsi="Times New Roman" w:cs="Times New Roman"/>
        </w:rPr>
        <w:t>, 43-50. http://doi.org/10.1016/j.jocs.2018.08.004</w:t>
      </w:r>
    </w:p>
    <w:p w14:paraId="5C4A4E1A" w14:textId="77777777"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bookmarkStart w:id="180" w:name="_Hlk60181162"/>
      <w:r w:rsidRPr="00315B8A">
        <w:rPr>
          <w:rFonts w:ascii="Times New Roman" w:eastAsia="標楷體" w:hAnsi="Times New Roman" w:cs="Times New Roman"/>
        </w:rPr>
        <w:t xml:space="preserve">Isinkaye, F. O., Folajimi, Y. O., &amp; Ojokoh, B. A. (2015). Recommendation systems: Principles, methods and evaluation. </w:t>
      </w:r>
      <w:r w:rsidRPr="00315B8A">
        <w:rPr>
          <w:rFonts w:ascii="Times New Roman" w:eastAsia="標楷體" w:hAnsi="Times New Roman" w:cs="Times New Roman"/>
          <w:i/>
        </w:rPr>
        <w:t>Egyptian informatics journal, 16</w:t>
      </w:r>
      <w:r w:rsidRPr="00315B8A">
        <w:rPr>
          <w:rFonts w:ascii="Times New Roman" w:eastAsia="標楷體" w:hAnsi="Times New Roman" w:cs="Times New Roman"/>
        </w:rPr>
        <w:t>(3), 261-273. http://doi.org/10.1016/j.eij.2015.06.005</w:t>
      </w:r>
    </w:p>
    <w:p w14:paraId="29A331C2" w14:textId="131151BB" w:rsidR="00F70B49" w:rsidRPr="00315B8A" w:rsidRDefault="00F70B49" w:rsidP="00E70FEB">
      <w:pPr>
        <w:pStyle w:val="EndNoteBibliography"/>
        <w:spacing w:line="360" w:lineRule="auto"/>
        <w:ind w:left="720" w:hanging="720"/>
        <w:jc w:val="both"/>
        <w:rPr>
          <w:rFonts w:ascii="Times New Roman" w:eastAsia="標楷體" w:hAnsi="Times New Roman" w:cs="Times New Roman"/>
        </w:rPr>
      </w:pPr>
      <w:r w:rsidRPr="00315B8A">
        <w:rPr>
          <w:rFonts w:ascii="Times New Roman" w:eastAsia="標楷體" w:hAnsi="Times New Roman" w:cs="Times New Roman"/>
        </w:rPr>
        <w:t xml:space="preserve">Jakob, N., Weber, S. H., Müller, M. C., &amp; Gurevych, I. (2009, November). </w:t>
      </w:r>
      <w:r w:rsidRPr="00315B8A">
        <w:rPr>
          <w:rFonts w:ascii="Times New Roman" w:eastAsia="標楷體" w:hAnsi="Times New Roman" w:cs="Times New Roman"/>
          <w:i/>
        </w:rPr>
        <w:t>Beyond the stars: exploiting free-text user reviews to improve the accuracy of movie recommendations</w:t>
      </w:r>
      <w:r w:rsidR="00315B8A" w:rsidRPr="00315B8A">
        <w:rPr>
          <w:rFonts w:ascii="Times New Roman" w:eastAsia="標楷體" w:hAnsi="Times New Roman" w:cs="Times New Roman"/>
          <w:i/>
        </w:rPr>
        <w:t xml:space="preserve"> </w:t>
      </w:r>
      <w:r w:rsidR="00315B8A" w:rsidRPr="00315B8A">
        <w:rPr>
          <w:rFonts w:ascii="Times New Roman" w:eastAsia="標楷體" w:hAnsi="Times New Roman" w:cs="Times New Roman"/>
        </w:rPr>
        <w:t>[Conference Presention]</w:t>
      </w:r>
      <w:r w:rsidRPr="00315B8A">
        <w:rPr>
          <w:rFonts w:ascii="Times New Roman" w:eastAsia="標楷體" w:hAnsi="Times New Roman" w:cs="Times New Roman"/>
        </w:rPr>
        <w:t>. In Proceedings of the 1st international CIKM workshop on Topic-sentiment analysis for mass opinion (pp. 57-64).</w:t>
      </w:r>
      <w:r w:rsidR="00315B8A" w:rsidRPr="00315B8A">
        <w:t xml:space="preserve"> </w:t>
      </w:r>
      <w:r w:rsidR="00315B8A" w:rsidRPr="00315B8A">
        <w:rPr>
          <w:rFonts w:ascii="Times New Roman" w:eastAsia="標楷體" w:hAnsi="Times New Roman" w:cs="Times New Roman"/>
        </w:rPr>
        <w:t>Hong Kong, China.</w:t>
      </w:r>
      <w:r w:rsidRPr="00315B8A">
        <w:rPr>
          <w:rFonts w:ascii="Times New Roman" w:eastAsia="標楷體" w:hAnsi="Times New Roman" w:cs="Times New Roman"/>
        </w:rPr>
        <w:t xml:space="preserve"> https://doi.org/10.1145/1651461.1651473</w:t>
      </w:r>
    </w:p>
    <w:p w14:paraId="74B8B20B" w14:textId="4FDA5735" w:rsidR="00F70B49" w:rsidRPr="00120E89" w:rsidRDefault="00F70B49" w:rsidP="00E70FEB">
      <w:pPr>
        <w:pStyle w:val="EndNoteBibliography"/>
        <w:spacing w:line="360" w:lineRule="auto"/>
        <w:ind w:left="720" w:hanging="720"/>
        <w:jc w:val="both"/>
        <w:rPr>
          <w:rFonts w:ascii="Times New Roman" w:eastAsia="標楷體" w:hAnsi="Times New Roman" w:cs="Times New Roman"/>
          <w:highlight w:val="cyan"/>
        </w:rPr>
      </w:pPr>
      <w:r w:rsidRPr="00A35C27">
        <w:rPr>
          <w:rFonts w:ascii="Times New Roman" w:eastAsia="標楷體" w:hAnsi="Times New Roman" w:cs="Times New Roman"/>
        </w:rPr>
        <w:t xml:space="preserve">Jiang, J. J., &amp; Conrath, D. W. (1997). </w:t>
      </w:r>
      <w:r w:rsidRPr="00A35C27">
        <w:rPr>
          <w:rFonts w:ascii="Times New Roman" w:eastAsia="標楷體" w:hAnsi="Times New Roman" w:cs="Times New Roman"/>
          <w:i/>
          <w:iCs/>
        </w:rPr>
        <w:t>Semantic similarity based on corpus statistics and lexical taxonomy</w:t>
      </w:r>
      <w:r w:rsidR="003C5064" w:rsidRPr="00A35C27">
        <w:rPr>
          <w:rFonts w:ascii="Times New Roman" w:eastAsia="標楷體" w:hAnsi="Times New Roman" w:cs="Times New Roman"/>
        </w:rPr>
        <w:t>[Conference Presention]</w:t>
      </w:r>
      <w:r w:rsidRPr="00A35C27">
        <w:rPr>
          <w:rFonts w:ascii="Times New Roman" w:eastAsia="標楷體" w:hAnsi="Times New Roman" w:cs="Times New Roman"/>
        </w:rPr>
        <w:t xml:space="preserve">. </w:t>
      </w:r>
      <w:r w:rsidR="003C5064" w:rsidRPr="00A35C27">
        <w:rPr>
          <w:rFonts w:ascii="Times New Roman" w:eastAsia="標楷體" w:hAnsi="Times New Roman" w:cs="Times New Roman"/>
        </w:rPr>
        <w:t>In the Proceedings of ROCLING X</w:t>
      </w:r>
      <w:r w:rsidR="003C5064" w:rsidRPr="00A35C27">
        <w:rPr>
          <w:rFonts w:ascii="Times New Roman" w:eastAsia="標楷體" w:hAnsi="Times New Roman" w:cs="Times New Roman" w:hint="eastAsia"/>
        </w:rPr>
        <w:t>.</w:t>
      </w:r>
      <w:r w:rsidR="003C5064" w:rsidRPr="00A35C27">
        <w:t xml:space="preserve"> </w:t>
      </w:r>
      <w:r w:rsidR="003C5064" w:rsidRPr="00A35C27">
        <w:rPr>
          <w:rFonts w:ascii="Times New Roman" w:eastAsia="標楷體" w:hAnsi="Times New Roman" w:cs="Times New Roman"/>
        </w:rPr>
        <w:t>Taiwan. https://arxiv.org/pdf/cmp-lg/9709008.pdf</w:t>
      </w:r>
    </w:p>
    <w:p w14:paraId="6B6FBB26"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Jugovac, M., &amp; Jannach, D. (2017). Interacting with recommenders—overview and research directions. </w:t>
      </w:r>
      <w:r w:rsidRPr="00A35C27">
        <w:rPr>
          <w:rFonts w:ascii="Times New Roman" w:eastAsia="標楷體" w:hAnsi="Times New Roman" w:cs="Times New Roman"/>
          <w:i/>
        </w:rPr>
        <w:t>ACM Transactions on Interactive Intelligent Systems (TiiS)</w:t>
      </w:r>
      <w:r w:rsidRPr="00A35C27">
        <w:rPr>
          <w:rFonts w:ascii="Times New Roman" w:eastAsia="標楷體" w:hAnsi="Times New Roman" w:cs="Times New Roman"/>
        </w:rPr>
        <w:t xml:space="preserve">, </w:t>
      </w:r>
      <w:r w:rsidRPr="00A35C27">
        <w:rPr>
          <w:rFonts w:ascii="Times New Roman" w:eastAsia="標楷體" w:hAnsi="Times New Roman" w:cs="Times New Roman"/>
          <w:i/>
        </w:rPr>
        <w:t>7</w:t>
      </w:r>
      <w:r w:rsidRPr="00A35C27">
        <w:rPr>
          <w:rFonts w:ascii="Times New Roman" w:eastAsia="標楷體" w:hAnsi="Times New Roman" w:cs="Times New Roman"/>
        </w:rPr>
        <w:t>(3), 1-46. http://doi.org/10.1145/3001837</w:t>
      </w:r>
    </w:p>
    <w:p w14:paraId="386B9E76" w14:textId="4D5B2001"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Koren, Y. (2009, June). </w:t>
      </w:r>
      <w:r w:rsidRPr="00A35C27">
        <w:rPr>
          <w:rFonts w:ascii="Times New Roman" w:eastAsia="標楷體" w:hAnsi="Times New Roman" w:cs="Times New Roman"/>
          <w:i/>
          <w:iCs/>
        </w:rPr>
        <w:t>Collaborative filtering with temporal dynamics</w:t>
      </w:r>
      <w:r w:rsidR="00120E89" w:rsidRPr="00A35C27">
        <w:rPr>
          <w:rFonts w:ascii="Times New Roman" w:eastAsia="標楷體" w:hAnsi="Times New Roman" w:cs="Times New Roman"/>
        </w:rPr>
        <w:t>[Conference Presention]</w:t>
      </w:r>
      <w:r w:rsidRPr="00A35C27">
        <w:rPr>
          <w:rFonts w:ascii="Times New Roman" w:eastAsia="標楷體" w:hAnsi="Times New Roman" w:cs="Times New Roman"/>
        </w:rPr>
        <w:t>. In Proceedings of the 15th ACM SIGKDD international conference on Knowledge discovery and data mining (pp. 447-456).</w:t>
      </w:r>
      <w:r w:rsidR="00406FA9" w:rsidRPr="00A35C27">
        <w:t xml:space="preserve"> </w:t>
      </w:r>
      <w:r w:rsidR="00406FA9" w:rsidRPr="00A35C27">
        <w:rPr>
          <w:rFonts w:ascii="Times New Roman" w:eastAsia="標楷體" w:hAnsi="Times New Roman" w:cs="Times New Roman"/>
        </w:rPr>
        <w:t xml:space="preserve">New York, United States. </w:t>
      </w:r>
      <w:r w:rsidR="00406FA9" w:rsidRPr="00A35C27">
        <w:rPr>
          <w:rFonts w:ascii="Times New Roman" w:eastAsia="標楷體" w:hAnsi="Times New Roman" w:cs="Times New Roman"/>
        </w:rPr>
        <w:lastRenderedPageBreak/>
        <w:t>https://doi.org/10.1145/1557019.1557072</w:t>
      </w:r>
    </w:p>
    <w:p w14:paraId="13AADFE0"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Krishnamoorthy, S. (2015). Linguistic features for review helpfulness prediction. </w:t>
      </w:r>
      <w:r w:rsidRPr="00A35C27">
        <w:rPr>
          <w:rFonts w:ascii="Times New Roman" w:eastAsia="標楷體" w:hAnsi="Times New Roman" w:cs="Times New Roman"/>
          <w:i/>
          <w:iCs/>
        </w:rPr>
        <w:t>Expert Systems with Applications</w:t>
      </w:r>
      <w:r w:rsidRPr="00A35C27">
        <w:rPr>
          <w:rFonts w:ascii="Times New Roman" w:eastAsia="標楷體" w:hAnsi="Times New Roman" w:cs="Times New Roman"/>
        </w:rPr>
        <w:t xml:space="preserve">, </w:t>
      </w:r>
      <w:r w:rsidRPr="00A35C27">
        <w:rPr>
          <w:rFonts w:ascii="Times New Roman" w:eastAsia="標楷體" w:hAnsi="Times New Roman" w:cs="Times New Roman"/>
          <w:i/>
          <w:iCs/>
        </w:rPr>
        <w:t>42</w:t>
      </w:r>
      <w:r w:rsidRPr="00A35C27">
        <w:rPr>
          <w:rFonts w:ascii="Times New Roman" w:eastAsia="標楷體" w:hAnsi="Times New Roman" w:cs="Times New Roman"/>
        </w:rPr>
        <w:t>(7), 3751-3759. http://doi.org/10.1016/j.eswa.2014.12.044</w:t>
      </w:r>
      <w:r w:rsidRPr="00A35C27">
        <w:rPr>
          <w:rFonts w:ascii="Times New Roman" w:eastAsia="標楷體" w:hAnsi="Times New Roman" w:cs="Times New Roman"/>
        </w:rPr>
        <w:tab/>
      </w:r>
    </w:p>
    <w:p w14:paraId="1D5B4109" w14:textId="2A088F8B" w:rsidR="00F70B49" w:rsidRPr="00936872" w:rsidRDefault="00F70B49" w:rsidP="00E70FEB">
      <w:pPr>
        <w:pStyle w:val="EndNoteBibliography"/>
        <w:spacing w:line="360" w:lineRule="auto"/>
        <w:ind w:left="720" w:hanging="720"/>
        <w:jc w:val="both"/>
        <w:rPr>
          <w:rFonts w:ascii="Times New Roman" w:eastAsia="標楷體" w:hAnsi="Times New Roman" w:cs="Times New Roman"/>
          <w:highlight w:val="cyan"/>
        </w:rPr>
      </w:pPr>
      <w:r w:rsidRPr="00A35C27">
        <w:rPr>
          <w:rFonts w:ascii="Times New Roman" w:eastAsia="標楷體" w:hAnsi="Times New Roman" w:cs="Times New Roman"/>
        </w:rPr>
        <w:t xml:space="preserve">Kumar, S., De, K., &amp; Roy, P. P. (2020). Movie recommendation system using sentiment analysis from microblogging data. </w:t>
      </w:r>
      <w:r w:rsidRPr="00A35C27">
        <w:rPr>
          <w:rFonts w:ascii="Times New Roman" w:eastAsia="標楷體" w:hAnsi="Times New Roman" w:cs="Times New Roman"/>
          <w:i/>
          <w:iCs/>
        </w:rPr>
        <w:t>IEEE Transactions on Computational Social Systems</w:t>
      </w:r>
      <w:r w:rsidR="00936872" w:rsidRPr="00A35C27">
        <w:rPr>
          <w:rFonts w:ascii="Times New Roman" w:eastAsia="標楷體" w:hAnsi="Times New Roman" w:cs="Times New Roman"/>
          <w:i/>
          <w:iCs/>
        </w:rPr>
        <w:t>, 7</w:t>
      </w:r>
      <w:r w:rsidRPr="00A35C27">
        <w:rPr>
          <w:rFonts w:ascii="Times New Roman" w:eastAsia="標楷體" w:hAnsi="Times New Roman" w:cs="Times New Roman"/>
        </w:rPr>
        <w:t>. http://doi.org/10.1109/TCSS.2020.2993585</w:t>
      </w:r>
    </w:p>
    <w:p w14:paraId="50DAB3A3" w14:textId="4C3C846B" w:rsidR="00F70B49" w:rsidRPr="00A36EED" w:rsidRDefault="00F70B49" w:rsidP="00E70FEB">
      <w:pPr>
        <w:pStyle w:val="EndNoteBibliography"/>
        <w:spacing w:line="360" w:lineRule="auto"/>
        <w:ind w:left="720" w:hanging="720"/>
        <w:jc w:val="both"/>
        <w:rPr>
          <w:rFonts w:ascii="Times New Roman" w:eastAsia="標楷體" w:hAnsi="Times New Roman" w:cs="Times New Roman"/>
        </w:rPr>
      </w:pPr>
      <w:r w:rsidRPr="00A36EED">
        <w:rPr>
          <w:rFonts w:ascii="Times New Roman" w:eastAsia="標楷體" w:hAnsi="Times New Roman" w:cs="Times New Roman"/>
        </w:rPr>
        <w:t xml:space="preserve">Kurucz, M., Benczúr, A. A., &amp; Csalogány, K. (2007, August). </w:t>
      </w:r>
      <w:r w:rsidRPr="00A36EED">
        <w:rPr>
          <w:rFonts w:ascii="Times New Roman" w:eastAsia="標楷體" w:hAnsi="Times New Roman" w:cs="Times New Roman"/>
          <w:i/>
        </w:rPr>
        <w:t>Methods for large scale SVD with missing values</w:t>
      </w:r>
      <w:r w:rsidR="00A36EED" w:rsidRPr="00A36EED">
        <w:rPr>
          <w:rFonts w:ascii="Times New Roman" w:eastAsia="標楷體" w:hAnsi="Times New Roman" w:cs="Times New Roman"/>
          <w:i/>
        </w:rPr>
        <w:t xml:space="preserve"> </w:t>
      </w:r>
      <w:r w:rsidR="00A36EED" w:rsidRPr="00A36EED">
        <w:rPr>
          <w:rFonts w:ascii="Times New Roman" w:eastAsia="標楷體" w:hAnsi="Times New Roman" w:cs="Times New Roman"/>
        </w:rPr>
        <w:t>[Paper Presention]</w:t>
      </w:r>
      <w:r w:rsidRPr="00A36EED">
        <w:rPr>
          <w:rFonts w:ascii="Times New Roman" w:eastAsia="標楷體" w:hAnsi="Times New Roman" w:cs="Times New Roman"/>
        </w:rPr>
        <w:t>. In Proceedings of KDD cup and workshop (Vol. 12, pp. 31-38).</w:t>
      </w:r>
      <w:r w:rsidR="00A36EED" w:rsidRPr="00A36EED">
        <w:t xml:space="preserve"> </w:t>
      </w:r>
      <w:r w:rsidR="00A36EED" w:rsidRPr="00A36EED">
        <w:rPr>
          <w:rFonts w:ascii="Times New Roman" w:eastAsia="標楷體" w:hAnsi="Times New Roman" w:cs="Times New Roman"/>
        </w:rPr>
        <w:t>https://www.cs.uic.edu/~liub/KDD-cup-2007/proceedings/missing-value-Kurucz.pdf</w:t>
      </w:r>
    </w:p>
    <w:p w14:paraId="712A44FC"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Lekakos, G., &amp; Caravelas, P. (2008). A hybrid approach for movie recommendation. </w:t>
      </w:r>
      <w:r w:rsidRPr="00A35C27">
        <w:rPr>
          <w:rFonts w:ascii="Times New Roman" w:eastAsia="標楷體" w:hAnsi="Times New Roman" w:cs="Times New Roman"/>
          <w:i/>
          <w:iCs/>
        </w:rPr>
        <w:t>Multimedia tools and applications, 36</w:t>
      </w:r>
      <w:r w:rsidRPr="00A35C27">
        <w:rPr>
          <w:rFonts w:ascii="Times New Roman" w:eastAsia="標楷體" w:hAnsi="Times New Roman" w:cs="Times New Roman"/>
        </w:rPr>
        <w:t>(1-2), 55-70. http://doi.org/10.1007/s11042-006-0082-7</w:t>
      </w:r>
      <w:r w:rsidRPr="00A35C27">
        <w:rPr>
          <w:rFonts w:ascii="Times New Roman" w:eastAsia="標楷體" w:hAnsi="Times New Roman" w:cs="Times New Roman"/>
        </w:rPr>
        <w:tab/>
      </w:r>
    </w:p>
    <w:p w14:paraId="7DA57067"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Li, H., Cui, J., Shen, B., &amp; Ma, J. (2016). An intelligent movie recommendation system through group-level sentiment analysis in microblogs. </w:t>
      </w:r>
      <w:r w:rsidRPr="00A35C27">
        <w:rPr>
          <w:rFonts w:ascii="Times New Roman" w:eastAsia="標楷體" w:hAnsi="Times New Roman" w:cs="Times New Roman"/>
          <w:i/>
          <w:iCs/>
        </w:rPr>
        <w:t>Neurocomputing, 210</w:t>
      </w:r>
      <w:r w:rsidRPr="00A35C27">
        <w:rPr>
          <w:rFonts w:ascii="Times New Roman" w:eastAsia="標楷體" w:hAnsi="Times New Roman" w:cs="Times New Roman"/>
        </w:rPr>
        <w:t>, 164-173. http://doi.org/10.1016/j.neucom.2015.09.134</w:t>
      </w:r>
      <w:r w:rsidRPr="00A35C27">
        <w:rPr>
          <w:rFonts w:ascii="Times New Roman" w:eastAsia="標楷體" w:hAnsi="Times New Roman" w:cs="Times New Roman"/>
        </w:rPr>
        <w:tab/>
      </w:r>
    </w:p>
    <w:bookmarkEnd w:id="180"/>
    <w:p w14:paraId="4ED61F2C" w14:textId="3227DBDD"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Li, J., Xu, W., Wan, W., &amp; Sun, J. (2018). Movie recommendation based on bridging movie feature and user interest.</w:t>
      </w:r>
      <w:r w:rsidR="00936872" w:rsidRPr="00A35C27">
        <w:rPr>
          <w:rFonts w:ascii="Times New Roman" w:eastAsia="標楷體" w:hAnsi="Times New Roman" w:cs="Times New Roman"/>
        </w:rPr>
        <w:t xml:space="preserve"> </w:t>
      </w:r>
      <w:r w:rsidRPr="00A35C27">
        <w:rPr>
          <w:rFonts w:ascii="Times New Roman" w:eastAsia="標楷體" w:hAnsi="Times New Roman" w:cs="Times New Roman"/>
          <w:i/>
          <w:iCs/>
        </w:rPr>
        <w:t>Journal of computational science, 26</w:t>
      </w:r>
      <w:r w:rsidRPr="00A35C27">
        <w:rPr>
          <w:rFonts w:ascii="Times New Roman" w:eastAsia="標楷體" w:hAnsi="Times New Roman" w:cs="Times New Roman"/>
        </w:rPr>
        <w:t>, 128-134. http://doi.org/10.1016/j.neucom.2015.09.134</w:t>
      </w:r>
      <w:r w:rsidRPr="00A35C27">
        <w:rPr>
          <w:rFonts w:ascii="Times New Roman" w:eastAsia="標楷體" w:hAnsi="Times New Roman" w:cs="Times New Roman"/>
        </w:rPr>
        <w:tab/>
      </w:r>
    </w:p>
    <w:p w14:paraId="0776A94A" w14:textId="50A8D16B"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Li, X., Jiang, W., Chen, W., Wu, J., &amp; Wang, G. (2019, November). </w:t>
      </w:r>
      <w:r w:rsidRPr="00A35C27">
        <w:rPr>
          <w:rFonts w:ascii="Times New Roman" w:eastAsia="標楷體" w:hAnsi="Times New Roman" w:cs="Times New Roman"/>
          <w:i/>
          <w:iCs/>
        </w:rPr>
        <w:t>Haes: A new hybrid approach for movie recommendation with elastic serendipity</w:t>
      </w:r>
      <w:r w:rsidRPr="00A35C27">
        <w:rPr>
          <w:rFonts w:ascii="Times New Roman" w:eastAsia="標楷體" w:hAnsi="Times New Roman" w:cs="Times New Roman"/>
        </w:rPr>
        <w:t xml:space="preserve">[Conference presentation]. In Proceedings of the 28th ACM International Conference on Information and Knowledge Management (pp. 1503-1512). </w:t>
      </w:r>
      <w:r w:rsidR="00DC560E" w:rsidRPr="00A35C27">
        <w:rPr>
          <w:rFonts w:ascii="Times New Roman" w:eastAsia="標楷體" w:hAnsi="Times New Roman" w:cs="Times New Roman"/>
        </w:rPr>
        <w:t xml:space="preserve">New York, United States. </w:t>
      </w:r>
      <w:r w:rsidRPr="00A35C27">
        <w:rPr>
          <w:rFonts w:ascii="Times New Roman" w:eastAsia="標楷體" w:hAnsi="Times New Roman" w:cs="Times New Roman"/>
        </w:rPr>
        <w:t>https://doi.org/10.1145/3357384.3357868</w:t>
      </w:r>
    </w:p>
    <w:p w14:paraId="6E49283D"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Liang, T. P., Lai, H. J., &amp; Ku, Y. C. (2006). Personalized content recommendation and user </w:t>
      </w:r>
      <w:r w:rsidRPr="00A35C27">
        <w:rPr>
          <w:rFonts w:ascii="Times New Roman" w:eastAsia="標楷體" w:hAnsi="Times New Roman" w:cs="Times New Roman"/>
        </w:rPr>
        <w:lastRenderedPageBreak/>
        <w:t xml:space="preserve">satisfaction: Theoretical synthesis and empirical findings. </w:t>
      </w:r>
      <w:r w:rsidRPr="00A35C27">
        <w:rPr>
          <w:rFonts w:ascii="Times New Roman" w:eastAsia="標楷體" w:hAnsi="Times New Roman" w:cs="Times New Roman"/>
          <w:i/>
          <w:iCs/>
        </w:rPr>
        <w:t>Journal of Management Information Systems, 23</w:t>
      </w:r>
      <w:r w:rsidRPr="00A35C27">
        <w:rPr>
          <w:rFonts w:ascii="Times New Roman" w:eastAsia="標楷體" w:hAnsi="Times New Roman" w:cs="Times New Roman"/>
        </w:rPr>
        <w:t>(3), 45-70. http://doi.org/10.2753/MIS0742-1222230303</w:t>
      </w:r>
    </w:p>
    <w:p w14:paraId="07999A62" w14:textId="3CAB5355" w:rsidR="00F70B49" w:rsidRPr="00E70FEB" w:rsidRDefault="00F70B49" w:rsidP="00E70FEB">
      <w:pPr>
        <w:pStyle w:val="EndNoteBibliography"/>
        <w:spacing w:line="360" w:lineRule="auto"/>
        <w:ind w:left="720" w:hanging="720"/>
        <w:jc w:val="both"/>
        <w:rPr>
          <w:rFonts w:ascii="Times New Roman" w:eastAsia="標楷體" w:hAnsi="Times New Roman" w:cs="Times New Roman"/>
        </w:rPr>
      </w:pPr>
      <w:r w:rsidRPr="00E70FEB">
        <w:rPr>
          <w:rFonts w:ascii="Times New Roman" w:eastAsia="標楷體" w:hAnsi="Times New Roman" w:cs="Times New Roman"/>
        </w:rPr>
        <w:t xml:space="preserve">Liu, B. (2010). </w:t>
      </w:r>
      <w:r w:rsidRPr="00E70FEB">
        <w:rPr>
          <w:rFonts w:ascii="Times New Roman" w:eastAsia="標楷體" w:hAnsi="Times New Roman" w:cs="Times New Roman"/>
          <w:i/>
        </w:rPr>
        <w:t>Sentiment analysis and subjectivity</w:t>
      </w:r>
      <w:r w:rsidR="00A36EED" w:rsidRPr="00E70FEB">
        <w:rPr>
          <w:rFonts w:ascii="Times New Roman" w:eastAsia="標楷體" w:hAnsi="Times New Roman" w:cs="Times New Roman"/>
          <w:i/>
        </w:rPr>
        <w:t xml:space="preserve"> </w:t>
      </w:r>
      <w:r w:rsidR="00A36EED" w:rsidRPr="00E70FEB">
        <w:rPr>
          <w:rFonts w:ascii="Times New Roman" w:eastAsia="標楷體" w:hAnsi="Times New Roman" w:cs="Times New Roman"/>
        </w:rPr>
        <w:t>(Second Edition)</w:t>
      </w:r>
      <w:r w:rsidRPr="00E70FEB">
        <w:rPr>
          <w:rFonts w:ascii="Times New Roman" w:eastAsia="標楷體" w:hAnsi="Times New Roman" w:cs="Times New Roman"/>
        </w:rPr>
        <w:t>. Handbook of natural language processing, 627-666.</w:t>
      </w:r>
      <w:r w:rsidR="00A36EED" w:rsidRPr="00E70FEB">
        <w:rPr>
          <w:rFonts w:ascii="Times New Roman" w:eastAsia="標楷體" w:hAnsi="Times New Roman" w:cs="Times New Roman"/>
        </w:rPr>
        <w:t xml:space="preserve"> http://citeseerx.ist.psu.edu/viewdoc/download;jsessionid=3B16DA2E9929570680B5FE56E03E32F0?doi=10.1.1.216.5533&amp;rep=rep1&amp;type=pdf</w:t>
      </w:r>
    </w:p>
    <w:p w14:paraId="2AC45C92" w14:textId="7D66FC9D"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Lops, P., Jannach, D., Musto, C., Bogers, T., &amp; Koolen, M. (2019). Trends in content-based recommendation. </w:t>
      </w:r>
      <w:r w:rsidRPr="00A35C27">
        <w:rPr>
          <w:rFonts w:ascii="Times New Roman" w:eastAsia="標楷體" w:hAnsi="Times New Roman" w:cs="Times New Roman"/>
          <w:i/>
          <w:iCs/>
        </w:rPr>
        <w:t>User Modeling and User-Adapted Interaction, 29</w:t>
      </w:r>
      <w:r w:rsidRPr="00A35C27">
        <w:rPr>
          <w:rFonts w:ascii="Times New Roman" w:eastAsia="標楷體" w:hAnsi="Times New Roman" w:cs="Times New Roman"/>
        </w:rPr>
        <w:t>(2), 239-249.</w:t>
      </w:r>
      <w:r w:rsidR="00DC560E" w:rsidRPr="00A35C27">
        <w:rPr>
          <w:rFonts w:ascii="Times New Roman" w:eastAsia="標楷體" w:hAnsi="Times New Roman" w:cs="Times New Roman"/>
        </w:rPr>
        <w:t xml:space="preserve"> https://doi.org/10.1007/s11257-019-09231-w</w:t>
      </w:r>
    </w:p>
    <w:p w14:paraId="4A202501" w14:textId="1A7B060E"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Maes, P. (1995). Agents that reduce work and information overload. </w:t>
      </w:r>
      <w:r w:rsidRPr="00A35C27">
        <w:rPr>
          <w:rFonts w:ascii="Times New Roman" w:eastAsia="標楷體" w:hAnsi="Times New Roman" w:cs="Times New Roman"/>
          <w:i/>
          <w:iCs/>
        </w:rPr>
        <w:t>In Readings in human–computer interaction</w:t>
      </w:r>
      <w:r w:rsidRPr="00A35C27">
        <w:rPr>
          <w:rFonts w:ascii="Times New Roman" w:eastAsia="標楷體" w:hAnsi="Times New Roman" w:cs="Times New Roman"/>
        </w:rPr>
        <w:t xml:space="preserve"> (pp. 811-821). http://doi.org/10.1016/B978-0-08-051574-8.50084-4</w:t>
      </w:r>
    </w:p>
    <w:p w14:paraId="4E387AA5" w14:textId="09D6AA20" w:rsidR="00F70B49" w:rsidRPr="00A36EED" w:rsidRDefault="00F70B49" w:rsidP="00E70FEB">
      <w:pPr>
        <w:pStyle w:val="EndNoteBibliography"/>
        <w:spacing w:line="360" w:lineRule="auto"/>
        <w:ind w:left="720" w:hanging="720"/>
        <w:jc w:val="both"/>
        <w:rPr>
          <w:rFonts w:ascii="Times New Roman" w:eastAsia="標楷體" w:hAnsi="Times New Roman" w:cs="Times New Roman"/>
        </w:rPr>
      </w:pPr>
      <w:r w:rsidRPr="00A36EED">
        <w:rPr>
          <w:rFonts w:ascii="Times New Roman" w:eastAsia="標楷體" w:hAnsi="Times New Roman" w:cs="Times New Roman"/>
        </w:rPr>
        <w:t>Oh, J., Kim, S., Yun, S. Y., Choi, S., &amp; Yi, M. Y. (2019, September).</w:t>
      </w:r>
      <w:r w:rsidRPr="00A36EED">
        <w:rPr>
          <w:rFonts w:ascii="Times New Roman" w:eastAsia="標楷體" w:hAnsi="Times New Roman" w:cs="Times New Roman"/>
          <w:i/>
        </w:rPr>
        <w:t xml:space="preserve"> A pipelined hybrid recommender system for ranking the items on the display</w:t>
      </w:r>
      <w:r w:rsidR="00A36EED" w:rsidRPr="00A36EED">
        <w:rPr>
          <w:rFonts w:ascii="Times New Roman" w:eastAsia="標楷體" w:hAnsi="Times New Roman" w:cs="Times New Roman"/>
        </w:rPr>
        <w:t xml:space="preserve"> [Conference Presention]</w:t>
      </w:r>
      <w:r w:rsidRPr="00A36EED">
        <w:rPr>
          <w:rFonts w:ascii="Times New Roman" w:eastAsia="標楷體" w:hAnsi="Times New Roman" w:cs="Times New Roman"/>
        </w:rPr>
        <w:t>. In Proceedings of the Workshop on ACM Recommender Systems Challenge (pp. 1-5).</w:t>
      </w:r>
      <w:r w:rsidR="00F8792E" w:rsidRPr="00A36EED">
        <w:rPr>
          <w:rFonts w:ascii="Times New Roman" w:eastAsia="標楷體" w:hAnsi="Times New Roman" w:cs="Times New Roman"/>
        </w:rPr>
        <w:t xml:space="preserve"> Copenhagen Denmark. </w:t>
      </w:r>
      <w:r w:rsidRPr="00A36EED">
        <w:rPr>
          <w:rFonts w:ascii="Times New Roman" w:eastAsia="標楷體" w:hAnsi="Times New Roman" w:cs="Times New Roman"/>
        </w:rPr>
        <w:t>http://doi.org/10.1145/3359555.3359565</w:t>
      </w:r>
    </w:p>
    <w:p w14:paraId="67C5D944" w14:textId="4170A6BF"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Rajarajeswari, S., Naik, S., Srikant, S., Prakash, M. S., &amp; Uday, P. (2019). Movie Recommendation System. </w:t>
      </w:r>
      <w:r w:rsidRPr="00A35C27">
        <w:rPr>
          <w:rFonts w:ascii="Times New Roman" w:eastAsia="標楷體" w:hAnsi="Times New Roman" w:cs="Times New Roman"/>
          <w:i/>
          <w:iCs/>
        </w:rPr>
        <w:t>In Emerging Research in Computing, Information, Communication and Applications</w:t>
      </w:r>
      <w:r w:rsidRPr="00A35C27">
        <w:rPr>
          <w:rFonts w:ascii="Times New Roman" w:eastAsia="標楷體" w:hAnsi="Times New Roman" w:cs="Times New Roman"/>
        </w:rPr>
        <w:t xml:space="preserve"> (pp. 329-340). http://doi.org/10.1007/978-981-13-5953-8_28</w:t>
      </w:r>
    </w:p>
    <w:p w14:paraId="2C2CF0ED" w14:textId="64598C63"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Reddy, S. R. S., Nalluri, S., Kunisetti, S., Ashok, S., &amp; Venkatesh, B. (2019). Content-based movie recommendation system using genre correlation. </w:t>
      </w:r>
      <w:r w:rsidRPr="00A35C27">
        <w:rPr>
          <w:rFonts w:ascii="Times New Roman" w:eastAsia="標楷體" w:hAnsi="Times New Roman" w:cs="Times New Roman"/>
          <w:i/>
          <w:iCs/>
        </w:rPr>
        <w:t>In Smart Intelligent Computing and Applications</w:t>
      </w:r>
      <w:r w:rsidRPr="00A35C27">
        <w:rPr>
          <w:rFonts w:ascii="Times New Roman" w:eastAsia="標楷體" w:hAnsi="Times New Roman" w:cs="Times New Roman"/>
        </w:rPr>
        <w:t xml:space="preserve"> (pp. 391-397). http://doi.org/10.1007/978-981-13-1927-3_42</w:t>
      </w:r>
    </w:p>
    <w:p w14:paraId="53238B2A"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Schick, A. G., Gordon, L. A., &amp; Haka, S. (1990). Information overload: A temporal approach. </w:t>
      </w:r>
      <w:r w:rsidRPr="00A35C27">
        <w:rPr>
          <w:rFonts w:ascii="Times New Roman" w:eastAsia="標楷體" w:hAnsi="Times New Roman" w:cs="Times New Roman"/>
          <w:i/>
          <w:iCs/>
        </w:rPr>
        <w:t>Accounting, Organizations and Society, 15</w:t>
      </w:r>
      <w:r w:rsidRPr="00A35C27">
        <w:rPr>
          <w:rFonts w:ascii="Times New Roman" w:eastAsia="標楷體" w:hAnsi="Times New Roman" w:cs="Times New Roman"/>
        </w:rPr>
        <w:t xml:space="preserve">(3), 199-220. </w:t>
      </w:r>
      <w:r w:rsidRPr="00A35C27">
        <w:rPr>
          <w:rFonts w:ascii="Times New Roman" w:eastAsia="標楷體" w:hAnsi="Times New Roman" w:cs="Times New Roman"/>
        </w:rPr>
        <w:lastRenderedPageBreak/>
        <w:t>http://doi.org/10.1016/0361-3682(90)90005-F</w:t>
      </w:r>
    </w:p>
    <w:p w14:paraId="159EA6A6"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Schneider, S. C. (1987). Information overload: Causes and consequences. </w:t>
      </w:r>
      <w:r w:rsidRPr="00A35C27">
        <w:rPr>
          <w:rFonts w:ascii="Times New Roman" w:eastAsia="標楷體" w:hAnsi="Times New Roman" w:cs="Times New Roman"/>
          <w:i/>
          <w:iCs/>
        </w:rPr>
        <w:t>Human Systems Management, 7</w:t>
      </w:r>
      <w:r w:rsidRPr="00A35C27">
        <w:rPr>
          <w:rFonts w:ascii="Times New Roman" w:eastAsia="標楷體" w:hAnsi="Times New Roman" w:cs="Times New Roman"/>
        </w:rPr>
        <w:t>(2), 143-153. http://doi.org/10.1016/0361-3682(90)90005-F</w:t>
      </w:r>
    </w:p>
    <w:p w14:paraId="026BE05C" w14:textId="268F40CF"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 xml:space="preserve">Shah, K., Salunke, A., Dongare, S., &amp; Antala, K. (2017, March). </w:t>
      </w:r>
      <w:r w:rsidRPr="00F8792E">
        <w:rPr>
          <w:rFonts w:ascii="Times New Roman" w:eastAsia="標楷體" w:hAnsi="Times New Roman" w:cs="Times New Roman"/>
          <w:i/>
          <w:iCs/>
        </w:rPr>
        <w:t>Recommender systems: An overview of different approaches to recommendations</w:t>
      </w:r>
      <w:r w:rsidR="000C67B2" w:rsidRPr="00F8792E">
        <w:t xml:space="preserve"> </w:t>
      </w:r>
      <w:r w:rsidR="000C67B2" w:rsidRPr="00F8792E">
        <w:rPr>
          <w:rFonts w:ascii="Times New Roman" w:eastAsia="標楷體" w:hAnsi="Times New Roman" w:cs="Times New Roman"/>
        </w:rPr>
        <w:t>[Conference Presention]</w:t>
      </w:r>
      <w:r w:rsidRPr="00F8792E">
        <w:rPr>
          <w:rFonts w:ascii="Times New Roman" w:eastAsia="標楷體" w:hAnsi="Times New Roman" w:cs="Times New Roman"/>
        </w:rPr>
        <w:t xml:space="preserve">. In 2017 International Conference on Innovations in Information, Embedded and Communication Systems (ICIIECS) (pp. 1-4). </w:t>
      </w:r>
      <w:r w:rsidR="000C67B2" w:rsidRPr="00F8792E">
        <w:rPr>
          <w:rFonts w:ascii="Times New Roman" w:eastAsia="標楷體" w:hAnsi="Times New Roman" w:cs="Times New Roman"/>
        </w:rPr>
        <w:t>Coimbatore, India</w:t>
      </w:r>
      <w:r w:rsidRPr="00F8792E">
        <w:rPr>
          <w:rFonts w:ascii="Times New Roman" w:eastAsia="標楷體" w:hAnsi="Times New Roman" w:cs="Times New Roman"/>
        </w:rPr>
        <w:t>. http://doi.org/10.1109/ICIIECS.2017.8276172</w:t>
      </w:r>
    </w:p>
    <w:p w14:paraId="7F8AE9C8" w14:textId="77777777"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Sharma, M., &amp; Mann, S. (2013). A survey of recommender systems: approaches and limitations.</w:t>
      </w:r>
      <w:r w:rsidRPr="00F8792E">
        <w:rPr>
          <w:rFonts w:ascii="Times New Roman" w:eastAsia="標楷體" w:hAnsi="Times New Roman" w:cs="Times New Roman"/>
          <w:i/>
        </w:rPr>
        <w:t xml:space="preserve"> International journal of innovations in engineering and technology, 2</w:t>
      </w:r>
      <w:r w:rsidRPr="00F8792E">
        <w:rPr>
          <w:rFonts w:ascii="Times New Roman" w:eastAsia="標楷體" w:hAnsi="Times New Roman" w:cs="Times New Roman"/>
        </w:rPr>
        <w:t>(2), 8-14.</w:t>
      </w:r>
    </w:p>
    <w:p w14:paraId="0F379EFD"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Soni, K., Goyal, R., Vadera, B., &amp; More, S. (2017). A Three Way Hybrid Movie Recommendation Syste. </w:t>
      </w:r>
      <w:r w:rsidRPr="00A35C27">
        <w:rPr>
          <w:rFonts w:ascii="Times New Roman" w:eastAsia="標楷體" w:hAnsi="Times New Roman" w:cs="Times New Roman"/>
          <w:i/>
          <w:iCs/>
        </w:rPr>
        <w:t>International Journal of Computer Applications, 160</w:t>
      </w:r>
      <w:r w:rsidRPr="00A35C27">
        <w:rPr>
          <w:rFonts w:ascii="Times New Roman" w:eastAsia="標楷體" w:hAnsi="Times New Roman" w:cs="Times New Roman"/>
        </w:rPr>
        <w:t>(9). http://doi.org/10.5120/ijca2017913026</w:t>
      </w:r>
    </w:p>
    <w:p w14:paraId="63DB07BB" w14:textId="77777777"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 xml:space="preserve">Stubbs, M. (2001). </w:t>
      </w:r>
      <w:r w:rsidRPr="00F8792E">
        <w:rPr>
          <w:rFonts w:ascii="Times New Roman" w:eastAsia="標楷體" w:hAnsi="Times New Roman" w:cs="Times New Roman"/>
          <w:i/>
        </w:rPr>
        <w:t>Words and phrases: Corpus studies of lexical semantics</w:t>
      </w:r>
      <w:r w:rsidRPr="00F8792E">
        <w:rPr>
          <w:rFonts w:ascii="Times New Roman" w:eastAsia="標楷體" w:hAnsi="Times New Roman" w:cs="Times New Roman"/>
        </w:rPr>
        <w:t>. Oxford: Blackwell publishers. http://doi.org/10.1075/ijcl.7.2.07ber</w:t>
      </w:r>
    </w:p>
    <w:p w14:paraId="64C47722"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Subramaniyaswamy, V., Logesh, R., Chandrashekhar, M., Challa, A., &amp; Vijayakumar, V. (2017). A personalised movie recommendation system based on collaborative filtering. </w:t>
      </w:r>
      <w:r w:rsidRPr="00A35C27">
        <w:rPr>
          <w:rFonts w:ascii="Times New Roman" w:eastAsia="標楷體" w:hAnsi="Times New Roman" w:cs="Times New Roman"/>
          <w:i/>
          <w:iCs/>
        </w:rPr>
        <w:t>International Journal of High Performance Computing and Networking, 10</w:t>
      </w:r>
      <w:r w:rsidRPr="00A35C27">
        <w:rPr>
          <w:rFonts w:ascii="Times New Roman" w:eastAsia="標楷體" w:hAnsi="Times New Roman" w:cs="Times New Roman"/>
        </w:rPr>
        <w:t>(1-2), 54-63. http://doi.org/10.1504/IJHPCN.2017.083199</w:t>
      </w:r>
    </w:p>
    <w:p w14:paraId="601B4A43" w14:textId="0A121441" w:rsidR="00F70B49" w:rsidRPr="00F8792E" w:rsidRDefault="00F70B49" w:rsidP="00E70FEB">
      <w:pPr>
        <w:pStyle w:val="EndNoteBibliography"/>
        <w:spacing w:line="360" w:lineRule="auto"/>
        <w:ind w:left="720" w:hanging="720"/>
        <w:jc w:val="both"/>
        <w:rPr>
          <w:rFonts w:ascii="Times New Roman" w:eastAsia="標楷體" w:hAnsi="Times New Roman" w:cs="Times New Roman"/>
        </w:rPr>
      </w:pPr>
      <w:r w:rsidRPr="00F8792E">
        <w:rPr>
          <w:rFonts w:ascii="Times New Roman" w:eastAsia="標楷體" w:hAnsi="Times New Roman" w:cs="Times New Roman"/>
        </w:rPr>
        <w:t>Suganeshwari, G., &amp; Ibrahim, S. S. (2016</w:t>
      </w:r>
      <w:r w:rsidR="00A35C27" w:rsidRPr="00F8792E">
        <w:rPr>
          <w:rFonts w:ascii="Times New Roman" w:eastAsia="標楷體" w:hAnsi="Times New Roman" w:cs="Times New Roman"/>
        </w:rPr>
        <w:t>, March</w:t>
      </w:r>
      <w:r w:rsidRPr="00F8792E">
        <w:rPr>
          <w:rFonts w:ascii="Times New Roman" w:eastAsia="標楷體" w:hAnsi="Times New Roman" w:cs="Times New Roman"/>
        </w:rPr>
        <w:t xml:space="preserve">). </w:t>
      </w:r>
      <w:r w:rsidRPr="00F8792E">
        <w:rPr>
          <w:rFonts w:ascii="Times New Roman" w:eastAsia="標楷體" w:hAnsi="Times New Roman" w:cs="Times New Roman"/>
          <w:i/>
        </w:rPr>
        <w:t>A survey on collaborative filtering based recommendation system</w:t>
      </w:r>
      <w:r w:rsidR="00F8792E" w:rsidRPr="00F8792E">
        <w:rPr>
          <w:rFonts w:ascii="Times New Roman" w:eastAsia="標楷體" w:hAnsi="Times New Roman" w:cs="Times New Roman"/>
        </w:rPr>
        <w:t xml:space="preserve"> [Conference Presention]</w:t>
      </w:r>
      <w:r w:rsidRPr="00F8792E">
        <w:rPr>
          <w:rFonts w:ascii="Times New Roman" w:eastAsia="標楷體" w:hAnsi="Times New Roman" w:cs="Times New Roman"/>
        </w:rPr>
        <w:t xml:space="preserve">. </w:t>
      </w:r>
      <w:r w:rsidRPr="00F8792E">
        <w:rPr>
          <w:rFonts w:ascii="Times New Roman" w:eastAsia="標楷體" w:hAnsi="Times New Roman" w:cs="Times New Roman"/>
          <w:i/>
          <w:iCs/>
        </w:rPr>
        <w:t>In Proceedings of the 3rd International Symposium on Big Data and Cloud Computing Challenges</w:t>
      </w:r>
      <w:r w:rsidRPr="00F8792E">
        <w:rPr>
          <w:rFonts w:ascii="Times New Roman" w:eastAsia="標楷體" w:hAnsi="Times New Roman" w:cs="Times New Roman"/>
        </w:rPr>
        <w:t xml:space="preserve"> (ISBCC–16’) (pp. 503-518).</w:t>
      </w:r>
      <w:r w:rsidR="00A35C27" w:rsidRPr="00F8792E">
        <w:t xml:space="preserve"> </w:t>
      </w:r>
      <w:r w:rsidR="00A35C27" w:rsidRPr="00F8792E">
        <w:rPr>
          <w:rFonts w:ascii="Times New Roman" w:eastAsia="標楷體" w:hAnsi="Times New Roman" w:cs="Times New Roman"/>
        </w:rPr>
        <w:t>VIT University, India</w:t>
      </w:r>
      <w:r w:rsidR="00F8792E" w:rsidRPr="00F8792E">
        <w:rPr>
          <w:rFonts w:ascii="Times New Roman" w:eastAsia="標楷體" w:hAnsi="Times New Roman" w:cs="Times New Roman"/>
        </w:rPr>
        <w:t xml:space="preserve">. </w:t>
      </w:r>
      <w:r w:rsidRPr="00F8792E">
        <w:rPr>
          <w:rFonts w:ascii="Times New Roman" w:eastAsia="標楷體" w:hAnsi="Times New Roman" w:cs="Times New Roman"/>
        </w:rPr>
        <w:t xml:space="preserve"> https://doi.org/10.1007/978-3-319-30348-2_42</w:t>
      </w:r>
    </w:p>
    <w:p w14:paraId="11FCD04C"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Sun, B., &amp; Dong, L. (2017). Dynamic model adaptive to user interest drift based on cluster </w:t>
      </w:r>
      <w:r w:rsidRPr="00A35C27">
        <w:rPr>
          <w:rFonts w:ascii="Times New Roman" w:eastAsia="標楷體" w:hAnsi="Times New Roman" w:cs="Times New Roman"/>
        </w:rPr>
        <w:lastRenderedPageBreak/>
        <w:t xml:space="preserve">and nearest neighbors. </w:t>
      </w:r>
      <w:r w:rsidRPr="00A35C27">
        <w:rPr>
          <w:rFonts w:ascii="Times New Roman" w:eastAsia="標楷體" w:hAnsi="Times New Roman" w:cs="Times New Roman"/>
          <w:i/>
          <w:iCs/>
        </w:rPr>
        <w:t>IEEE access, 5</w:t>
      </w:r>
      <w:r w:rsidRPr="00A35C27">
        <w:rPr>
          <w:rFonts w:ascii="Times New Roman" w:eastAsia="標楷體" w:hAnsi="Times New Roman" w:cs="Times New Roman"/>
        </w:rPr>
        <w:t>, 1682-1691. http://doi.org/10.1109/ACCESS.2017.2669243</w:t>
      </w:r>
      <w:r w:rsidRPr="00A35C27">
        <w:rPr>
          <w:rFonts w:ascii="Times New Roman" w:eastAsia="標楷體" w:hAnsi="Times New Roman" w:cs="Times New Roman"/>
        </w:rPr>
        <w:tab/>
      </w:r>
    </w:p>
    <w:p w14:paraId="2ACFB2ED"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Tian, Y., Zheng, B., Wang, Y., Zhang, Y., &amp; Wu, Q. (2019). College library personalized recommendation system based on hybrid recommendation algorithm. </w:t>
      </w:r>
      <w:r w:rsidRPr="00A35C27">
        <w:rPr>
          <w:rFonts w:ascii="Times New Roman" w:eastAsia="標楷體" w:hAnsi="Times New Roman" w:cs="Times New Roman"/>
          <w:i/>
          <w:iCs/>
        </w:rPr>
        <w:t>Procedia CIRP, 83</w:t>
      </w:r>
      <w:r w:rsidRPr="00A35C27">
        <w:rPr>
          <w:rFonts w:ascii="Times New Roman" w:eastAsia="標楷體" w:hAnsi="Times New Roman" w:cs="Times New Roman"/>
        </w:rPr>
        <w:t xml:space="preserve">, 490-494. http://doi.org/10.1016/j.procir.2019.04.126 </w:t>
      </w:r>
      <w:r w:rsidRPr="00A35C27">
        <w:rPr>
          <w:rFonts w:ascii="Times New Roman" w:eastAsia="標楷體" w:hAnsi="Times New Roman" w:cs="Times New Roman"/>
        </w:rPr>
        <w:tab/>
      </w:r>
    </w:p>
    <w:p w14:paraId="7D0FF43A" w14:textId="46811623"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Uluyagmur, M., Cataltepe, Z., &amp; Tayfur, E. (2012, October). </w:t>
      </w:r>
      <w:r w:rsidRPr="00A35C27">
        <w:rPr>
          <w:rFonts w:ascii="Times New Roman" w:eastAsia="標楷體" w:hAnsi="Times New Roman" w:cs="Times New Roman"/>
          <w:i/>
        </w:rPr>
        <w:t>Content-based movie recommendation using different feature sets</w:t>
      </w:r>
      <w:r w:rsidR="00A35C27" w:rsidRPr="00A35C27">
        <w:rPr>
          <w:rFonts w:ascii="Times New Roman" w:eastAsia="標楷體" w:hAnsi="Times New Roman" w:cs="Times New Roman" w:hint="eastAsia"/>
        </w:rPr>
        <w:t xml:space="preserve"> [Co</w:t>
      </w:r>
      <w:r w:rsidR="00A35C27" w:rsidRPr="00A35C27">
        <w:rPr>
          <w:rFonts w:ascii="Times New Roman" w:eastAsia="標楷體" w:hAnsi="Times New Roman" w:cs="Times New Roman"/>
        </w:rPr>
        <w:t>nference Presention</w:t>
      </w:r>
      <w:r w:rsidR="00A35C27" w:rsidRPr="00A35C27">
        <w:rPr>
          <w:rFonts w:ascii="Times New Roman" w:eastAsia="標楷體" w:hAnsi="Times New Roman" w:cs="Times New Roman" w:hint="eastAsia"/>
        </w:rPr>
        <w:t>]</w:t>
      </w:r>
      <w:r w:rsidRPr="00A35C27">
        <w:rPr>
          <w:rFonts w:ascii="Times New Roman" w:eastAsia="標楷體" w:hAnsi="Times New Roman" w:cs="Times New Roman"/>
        </w:rPr>
        <w:t>. In Proceedings of the World Congress on Engineering and Computer Science.</w:t>
      </w:r>
      <w:r w:rsidR="00A35C27" w:rsidRPr="00A35C27">
        <w:t xml:space="preserve"> </w:t>
      </w:r>
      <w:r w:rsidR="00A35C27" w:rsidRPr="00A35C27">
        <w:rPr>
          <w:rFonts w:ascii="Times New Roman" w:eastAsia="標楷體" w:hAnsi="Times New Roman" w:cs="Times New Roman"/>
        </w:rPr>
        <w:t>San Francisco, USA. http://www.iaeng.org/publication/WCECS2012/WCECS2012_pp517-521.pdf</w:t>
      </w:r>
    </w:p>
    <w:p w14:paraId="681955DF" w14:textId="47E7E7BE"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Walek, B., &amp; Fojtik, V. (2020). A hybrid recommender system for recommending relevant movies using an expert system. </w:t>
      </w:r>
      <w:r w:rsidRPr="00A35C27">
        <w:rPr>
          <w:rFonts w:ascii="Times New Roman" w:eastAsia="標楷體" w:hAnsi="Times New Roman" w:cs="Times New Roman"/>
          <w:i/>
          <w:iCs/>
        </w:rPr>
        <w:t>Expert Systems with Applications</w:t>
      </w:r>
      <w:r w:rsidRPr="00A35C27">
        <w:rPr>
          <w:rFonts w:ascii="Times New Roman" w:eastAsia="標楷體" w:hAnsi="Times New Roman" w:cs="Times New Roman"/>
        </w:rPr>
        <w:t xml:space="preserve">, </w:t>
      </w:r>
      <w:r w:rsidR="00F24264" w:rsidRPr="00A35C27">
        <w:rPr>
          <w:rFonts w:ascii="Times New Roman" w:eastAsia="標楷體" w:hAnsi="Times New Roman" w:cs="Times New Roman"/>
          <w:i/>
          <w:iCs/>
        </w:rPr>
        <w:t>158</w:t>
      </w:r>
      <w:r w:rsidR="00F24264" w:rsidRPr="00A35C27">
        <w:rPr>
          <w:rFonts w:ascii="Times New Roman" w:eastAsia="標楷體" w:hAnsi="Times New Roman" w:cs="Times New Roman"/>
        </w:rPr>
        <w:t xml:space="preserve">, </w:t>
      </w:r>
      <w:r w:rsidRPr="00A35C27">
        <w:rPr>
          <w:rFonts w:ascii="Times New Roman" w:eastAsia="標楷體" w:hAnsi="Times New Roman" w:cs="Times New Roman"/>
        </w:rPr>
        <w:t>113452. http://doi.org/10.1016/j.eswa.2020.113452</w:t>
      </w:r>
    </w:p>
    <w:p w14:paraId="2F002F25"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Wang, W. Y., &amp; Lobato, R. (2019). Chinese video streaming services in the context of global platform studies. </w:t>
      </w:r>
      <w:r w:rsidRPr="00A35C27">
        <w:rPr>
          <w:rFonts w:ascii="Times New Roman" w:eastAsia="標楷體" w:hAnsi="Times New Roman" w:cs="Times New Roman"/>
          <w:i/>
          <w:iCs/>
        </w:rPr>
        <w:t>Chinese Journal of Communication, 12</w:t>
      </w:r>
      <w:r w:rsidRPr="00A35C27">
        <w:rPr>
          <w:rFonts w:ascii="Times New Roman" w:eastAsia="標楷體" w:hAnsi="Times New Roman" w:cs="Times New Roman"/>
        </w:rPr>
        <w:t>(3), 356-371. http://doi.org/10.1080/17544750.2019.1584119</w:t>
      </w:r>
    </w:p>
    <w:p w14:paraId="351D5DD5" w14:textId="0D9A86AD"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Wang, Y., Huang, M., Zhu, X., &amp; Zhao, L. (2016, November). </w:t>
      </w:r>
      <w:r w:rsidRPr="00A35C27">
        <w:rPr>
          <w:rFonts w:ascii="Times New Roman" w:eastAsia="標楷體" w:hAnsi="Times New Roman" w:cs="Times New Roman"/>
          <w:i/>
          <w:iCs/>
        </w:rPr>
        <w:t>Attention-based LSTM for aspect-level sentiment classification</w:t>
      </w:r>
      <w:r w:rsidRPr="00A35C27">
        <w:rPr>
          <w:rFonts w:ascii="Times New Roman" w:eastAsia="標楷體" w:hAnsi="Times New Roman" w:cs="Times New Roman"/>
        </w:rPr>
        <w:t>[Conference presentation]. In Proceedings of the 2016 conference on empirical methods in natural language processing.</w:t>
      </w:r>
      <w:r w:rsidR="00B55D60" w:rsidRPr="00A35C27">
        <w:rPr>
          <w:rFonts w:ascii="Times New Roman" w:eastAsia="標楷體" w:hAnsi="Times New Roman" w:cs="Times New Roman"/>
        </w:rPr>
        <w:t xml:space="preserve"> </w:t>
      </w:r>
      <w:r w:rsidRPr="00A35C27">
        <w:rPr>
          <w:rFonts w:ascii="Times New Roman" w:eastAsia="標楷體" w:hAnsi="Times New Roman" w:cs="Times New Roman"/>
        </w:rPr>
        <w:t xml:space="preserve"> </w:t>
      </w:r>
      <w:r w:rsidR="00B55D60" w:rsidRPr="00A35C27">
        <w:rPr>
          <w:rFonts w:ascii="Times New Roman" w:eastAsia="標楷體" w:hAnsi="Times New Roman" w:cs="Times New Roman"/>
        </w:rPr>
        <w:t xml:space="preserve">Beijing, China. </w:t>
      </w:r>
      <w:r w:rsidRPr="00A35C27">
        <w:rPr>
          <w:rFonts w:ascii="Times New Roman" w:eastAsia="標楷體" w:hAnsi="Times New Roman" w:cs="Times New Roman"/>
        </w:rPr>
        <w:t>https://www.aclweb.org/anthology/D16-1058.pdf</w:t>
      </w:r>
    </w:p>
    <w:p w14:paraId="42A5817B"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Wang, Y., Wang, M., &amp; Xu, W. (2018). A sentiment-enhanced hybrid recommender system for movie recommendation: a big data analytics framework. </w:t>
      </w:r>
      <w:r w:rsidRPr="00A35C27">
        <w:rPr>
          <w:rFonts w:ascii="Times New Roman" w:eastAsia="標楷體" w:hAnsi="Times New Roman" w:cs="Times New Roman"/>
          <w:i/>
          <w:iCs/>
        </w:rPr>
        <w:t>Wireless Communications and Mobile Computing, 2018</w:t>
      </w:r>
      <w:r w:rsidRPr="00A35C27">
        <w:rPr>
          <w:rFonts w:ascii="Times New Roman" w:eastAsia="標楷體" w:hAnsi="Times New Roman" w:cs="Times New Roman"/>
        </w:rPr>
        <w:t>. http://doi.org/10.1155/2018/8263704</w:t>
      </w:r>
    </w:p>
    <w:p w14:paraId="62652200"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Wei, S., Zheng, X., Chen, D., &amp; Chen, C. (2016). A hybrid approach for movie recommendation via tags and ratings. </w:t>
      </w:r>
      <w:r w:rsidRPr="00A35C27">
        <w:rPr>
          <w:rFonts w:ascii="Times New Roman" w:eastAsia="標楷體" w:hAnsi="Times New Roman" w:cs="Times New Roman"/>
          <w:i/>
          <w:iCs/>
        </w:rPr>
        <w:t>Electronic Commerce Research and Applications, 18</w:t>
      </w:r>
      <w:r w:rsidRPr="00A35C27">
        <w:rPr>
          <w:rFonts w:ascii="Times New Roman" w:eastAsia="標楷體" w:hAnsi="Times New Roman" w:cs="Times New Roman"/>
        </w:rPr>
        <w:t>, 83-94. http://doi.org/10.1016/j.elerap.2016.01.003</w:t>
      </w:r>
    </w:p>
    <w:p w14:paraId="5CD63D6E" w14:textId="5133D411"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lastRenderedPageBreak/>
        <w:t xml:space="preserve">Yi, J., Nasukawa, T., Bunescu, R., &amp; Niblack, W. (2003, November). </w:t>
      </w:r>
      <w:r w:rsidRPr="00A35C27">
        <w:rPr>
          <w:rFonts w:ascii="Times New Roman" w:eastAsia="標楷體" w:hAnsi="Times New Roman" w:cs="Times New Roman"/>
          <w:i/>
          <w:iCs/>
        </w:rPr>
        <w:t>Sentiment analyzer: Extracting sentiments about a given topic using natural language processing techniques</w:t>
      </w:r>
      <w:r w:rsidR="00C95FD3" w:rsidRPr="00A35C27">
        <w:t xml:space="preserve"> </w:t>
      </w:r>
      <w:r w:rsidR="00C95FD3" w:rsidRPr="00A35C27">
        <w:rPr>
          <w:rFonts w:ascii="Times New Roman" w:eastAsia="標楷體" w:hAnsi="Times New Roman" w:cs="Times New Roman"/>
        </w:rPr>
        <w:t>[Conference Presention]</w:t>
      </w:r>
      <w:r w:rsidRPr="00A35C27">
        <w:rPr>
          <w:rFonts w:ascii="Times New Roman" w:eastAsia="標楷體" w:hAnsi="Times New Roman" w:cs="Times New Roman"/>
        </w:rPr>
        <w:t>. In Third IEEE international conference on data mining.</w:t>
      </w:r>
      <w:r w:rsidR="00C95FD3" w:rsidRPr="00A35C27">
        <w:t xml:space="preserve"> </w:t>
      </w:r>
      <w:r w:rsidR="00C95FD3" w:rsidRPr="00A35C27">
        <w:rPr>
          <w:rFonts w:ascii="Times New Roman" w:eastAsia="標楷體" w:hAnsi="Times New Roman" w:cs="Times New Roman"/>
        </w:rPr>
        <w:t>Melbourne, FL, USA</w:t>
      </w:r>
      <w:r w:rsidRPr="00A35C27">
        <w:rPr>
          <w:rFonts w:ascii="Times New Roman" w:eastAsia="標楷體" w:hAnsi="Times New Roman" w:cs="Times New Roman"/>
        </w:rPr>
        <w:t>. http://doi.org/10.1109/ICDM.2003.1250949</w:t>
      </w:r>
    </w:p>
    <w:p w14:paraId="21FF803A" w14:textId="77777777"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Zhang, H., Ji, Y., Li, J., &amp; Ye, Y. (2015). A triple wing harmonium model for movie recommendation. </w:t>
      </w:r>
      <w:r w:rsidRPr="00A35C27">
        <w:rPr>
          <w:rFonts w:ascii="Times New Roman" w:eastAsia="標楷體" w:hAnsi="Times New Roman" w:cs="Times New Roman"/>
          <w:i/>
          <w:iCs/>
        </w:rPr>
        <w:t>IEEE Transactions on Industrial Informatics, 12</w:t>
      </w:r>
      <w:r w:rsidRPr="00A35C27">
        <w:rPr>
          <w:rFonts w:ascii="Times New Roman" w:eastAsia="標楷體" w:hAnsi="Times New Roman" w:cs="Times New Roman"/>
        </w:rPr>
        <w:t>(1), 231-239. http://doi.org/10.1109/TII.2015.2475218</w:t>
      </w:r>
      <w:r w:rsidRPr="00A35C27">
        <w:rPr>
          <w:rFonts w:ascii="Times New Roman" w:eastAsia="標楷體" w:hAnsi="Times New Roman" w:cs="Times New Roman"/>
        </w:rPr>
        <w:tab/>
      </w:r>
    </w:p>
    <w:p w14:paraId="61E6EDB0" w14:textId="3494BA2A" w:rsidR="00F70B49" w:rsidRPr="00A35C27"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Zhang, R., &amp; Mao, Y. (2019). Movie Recommendation via Markovian Factorization of Matrix Processes. </w:t>
      </w:r>
      <w:r w:rsidRPr="00A35C27">
        <w:rPr>
          <w:rFonts w:ascii="Times New Roman" w:eastAsia="標楷體" w:hAnsi="Times New Roman" w:cs="Times New Roman"/>
          <w:i/>
          <w:iCs/>
        </w:rPr>
        <w:t>IEEE Access, 7</w:t>
      </w:r>
      <w:r w:rsidRPr="00A35C27">
        <w:rPr>
          <w:rFonts w:ascii="Times New Roman" w:eastAsia="標楷體" w:hAnsi="Times New Roman" w:cs="Times New Roman"/>
        </w:rPr>
        <w:t>, 13189-13199.</w:t>
      </w:r>
      <w:r w:rsidR="00E70FEB">
        <w:rPr>
          <w:rFonts w:ascii="Times New Roman" w:eastAsia="標楷體" w:hAnsi="Times New Roman" w:cs="Times New Roman"/>
        </w:rPr>
        <w:t xml:space="preserve"> </w:t>
      </w:r>
      <w:r w:rsidRPr="00A35C27">
        <w:rPr>
          <w:rFonts w:ascii="Times New Roman" w:eastAsia="標楷體" w:hAnsi="Times New Roman" w:cs="Times New Roman"/>
        </w:rPr>
        <w:t>http://doi.org/10.1109/ACCESS.2019.2892289</w:t>
      </w:r>
      <w:r w:rsidRPr="00A35C27">
        <w:rPr>
          <w:rFonts w:ascii="Times New Roman" w:eastAsia="標楷體" w:hAnsi="Times New Roman" w:cs="Times New Roman"/>
        </w:rPr>
        <w:tab/>
      </w:r>
    </w:p>
    <w:p w14:paraId="733950C0" w14:textId="7828C465" w:rsidR="00F70B49" w:rsidRPr="005C2F45" w:rsidRDefault="00F70B49" w:rsidP="00E70FEB">
      <w:pPr>
        <w:pStyle w:val="EndNoteBibliography"/>
        <w:spacing w:line="360" w:lineRule="auto"/>
        <w:ind w:left="720" w:hanging="720"/>
        <w:jc w:val="both"/>
        <w:rPr>
          <w:rFonts w:ascii="Times New Roman" w:eastAsia="標楷體" w:hAnsi="Times New Roman" w:cs="Times New Roman"/>
        </w:rPr>
      </w:pPr>
      <w:r w:rsidRPr="00A35C27">
        <w:rPr>
          <w:rFonts w:ascii="Times New Roman" w:eastAsia="標楷體" w:hAnsi="Times New Roman" w:cs="Times New Roman"/>
        </w:rPr>
        <w:t xml:space="preserve">Zhang, Y., &amp; Liu, Y. (2010, April). </w:t>
      </w:r>
      <w:r w:rsidRPr="00A35C27">
        <w:rPr>
          <w:rFonts w:ascii="Times New Roman" w:eastAsia="標楷體" w:hAnsi="Times New Roman" w:cs="Times New Roman"/>
          <w:i/>
          <w:iCs/>
        </w:rPr>
        <w:t>A collaborative filtering algorithm based on time period partition</w:t>
      </w:r>
      <w:r w:rsidR="00C95FD3" w:rsidRPr="00A35C27">
        <w:rPr>
          <w:rFonts w:ascii="Times New Roman" w:eastAsia="標楷體" w:hAnsi="Times New Roman" w:cs="Times New Roman"/>
        </w:rPr>
        <w:t>[Conference presentation]</w:t>
      </w:r>
      <w:r w:rsidRPr="00A35C27">
        <w:rPr>
          <w:rFonts w:ascii="Times New Roman" w:eastAsia="標楷體" w:hAnsi="Times New Roman" w:cs="Times New Roman"/>
        </w:rPr>
        <w:t>. In 2010 Third International Symposium on Intelligent Information Technology and Security Informatics.</w:t>
      </w:r>
      <w:r w:rsidR="00C95FD3" w:rsidRPr="00A35C27">
        <w:rPr>
          <w:rFonts w:ascii="Times New Roman" w:eastAsia="標楷體" w:hAnsi="Times New Roman" w:cs="Times New Roman"/>
        </w:rPr>
        <w:t xml:space="preserve"> Jinggangshan, China. </w:t>
      </w:r>
      <w:r w:rsidRPr="00A35C27">
        <w:rPr>
          <w:rFonts w:ascii="Times New Roman" w:eastAsia="標楷體" w:hAnsi="Times New Roman" w:cs="Times New Roman"/>
        </w:rPr>
        <w:t xml:space="preserve"> http://doi.org/10.1109/IITSI.2010.161</w:t>
      </w:r>
      <w:r w:rsidRPr="005C2F45">
        <w:rPr>
          <w:rFonts w:ascii="Times New Roman" w:eastAsia="標楷體" w:hAnsi="Times New Roman" w:cs="Times New Roman"/>
        </w:rPr>
        <w:t xml:space="preserve"> </w:t>
      </w:r>
      <w:r w:rsidRPr="005C2F45">
        <w:rPr>
          <w:rFonts w:ascii="Times New Roman" w:eastAsia="標楷體" w:hAnsi="Times New Roman" w:cs="Times New Roman"/>
        </w:rPr>
        <w:tab/>
      </w:r>
    </w:p>
    <w:p w14:paraId="7F960DD1" w14:textId="2E768D07" w:rsidR="001C74B0" w:rsidRPr="005C2F45" w:rsidRDefault="001C74B0" w:rsidP="00F70B49">
      <w:pPr>
        <w:spacing w:line="360" w:lineRule="auto"/>
        <w:jc w:val="both"/>
        <w:rPr>
          <w:rFonts w:ascii="Times New Roman" w:eastAsia="標楷體" w:hAnsi="Times New Roman" w:cs="Times New Roman"/>
        </w:rPr>
      </w:pPr>
    </w:p>
    <w:sectPr w:rsidR="001C74B0" w:rsidRPr="005C2F45" w:rsidSect="00470F3D">
      <w:pgSz w:w="11906" w:h="16838"/>
      <w:pgMar w:top="1418" w:right="1701" w:bottom="1418" w:left="1418" w:header="567" w:footer="567" w:gutter="0"/>
      <w:cols w:space="720"/>
      <w:formProt w:val="0"/>
      <w:docGrid w:type="lines" w:linePitch="36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博先 史" w:date="2021-06-13T15:58:00Z" w:initials="博先">
    <w:p w14:paraId="21325AA4" w14:textId="7C7333B3" w:rsidR="00614347" w:rsidRDefault="00614347">
      <w:pPr>
        <w:pStyle w:val="af6"/>
      </w:pPr>
      <w:r>
        <w:rPr>
          <w:rStyle w:val="af5"/>
        </w:rPr>
        <w:annotationRef/>
      </w:r>
      <w:r>
        <w:rPr>
          <w:rFonts w:hint="eastAsia"/>
        </w:rPr>
        <w:t>新增部分</w:t>
      </w:r>
    </w:p>
  </w:comment>
  <w:comment w:id="3" w:author="Admin" w:date="2021-06-14T11:21:00Z" w:initials="A">
    <w:p w14:paraId="788968C2" w14:textId="57CDEAB5" w:rsidR="00614347" w:rsidRDefault="00614347">
      <w:pPr>
        <w:pStyle w:val="af6"/>
      </w:pPr>
      <w:r>
        <w:rPr>
          <w:rStyle w:val="af5"/>
        </w:rPr>
        <w:annotationRef/>
      </w:r>
      <w:r>
        <w:t>KeyBERT</w:t>
      </w:r>
    </w:p>
  </w:comment>
  <w:comment w:id="4" w:author="博先 史" w:date="2021-06-16T00:10:00Z" w:initials="博先">
    <w:p w14:paraId="337DEC03" w14:textId="00D402DD" w:rsidR="00DE5416" w:rsidRDefault="00DE5416">
      <w:pPr>
        <w:pStyle w:val="af6"/>
      </w:pPr>
      <w:r>
        <w:rPr>
          <w:rStyle w:val="af5"/>
        </w:rPr>
        <w:annotationRef/>
      </w:r>
    </w:p>
  </w:comment>
  <w:comment w:id="2" w:author="博先 史" w:date="2021-06-13T15:58:00Z" w:initials="博先">
    <w:p w14:paraId="6A93549C" w14:textId="3C7B00FB" w:rsidR="00614347" w:rsidRDefault="00614347">
      <w:pPr>
        <w:pStyle w:val="af6"/>
      </w:pPr>
      <w:r>
        <w:rPr>
          <w:rStyle w:val="af5"/>
        </w:rPr>
        <w:annotationRef/>
      </w:r>
      <w:r>
        <w:rPr>
          <w:rFonts w:hint="eastAsia"/>
        </w:rPr>
        <w:t>新增部分</w:t>
      </w:r>
    </w:p>
  </w:comment>
  <w:comment w:id="7" w:author="博先 史" w:date="2021-06-13T18:29:00Z" w:initials="博先">
    <w:p w14:paraId="16FDE8D0" w14:textId="6679BCF3" w:rsidR="00614347" w:rsidRDefault="00614347">
      <w:pPr>
        <w:pStyle w:val="af6"/>
      </w:pPr>
      <w:r>
        <w:rPr>
          <w:rStyle w:val="af5"/>
        </w:rPr>
        <w:annotationRef/>
      </w:r>
      <w:r>
        <w:rPr>
          <w:rFonts w:hint="eastAsia"/>
        </w:rPr>
        <w:t>新增部分</w:t>
      </w:r>
    </w:p>
  </w:comment>
  <w:comment w:id="20" w:author="Admin" w:date="2021-06-14T11:53:00Z" w:initials="A">
    <w:p w14:paraId="3A485819" w14:textId="77D132C3" w:rsidR="00614347" w:rsidRDefault="00614347">
      <w:pPr>
        <w:pStyle w:val="af6"/>
      </w:pPr>
      <w:r>
        <w:rPr>
          <w:rStyle w:val="af5"/>
        </w:rPr>
        <w:annotationRef/>
      </w:r>
      <w:r>
        <w:t xml:space="preserve">Final </w:t>
      </w:r>
      <w:r>
        <w:rPr>
          <w:rFonts w:hint="eastAsia"/>
        </w:rPr>
        <w:t>論文不會有</w:t>
      </w:r>
      <w:r>
        <w:t>”</w:t>
      </w:r>
      <w:r>
        <w:rPr>
          <w:rFonts w:hint="eastAsia"/>
        </w:rPr>
        <w:t>預期</w:t>
      </w:r>
      <w:r>
        <w:t>”</w:t>
      </w:r>
      <w:r>
        <w:rPr>
          <w:rFonts w:hint="eastAsia"/>
        </w:rPr>
        <w:t>這個字，請將實驗之結果與應用</w:t>
      </w:r>
      <w:r>
        <w:rPr>
          <w:rFonts w:hint="eastAsia"/>
        </w:rPr>
        <w:t>/</w:t>
      </w:r>
      <w:r>
        <w:rPr>
          <w:rFonts w:hint="eastAsia"/>
        </w:rPr>
        <w:t>貢獻挪到第五章。</w:t>
      </w:r>
    </w:p>
  </w:comment>
  <w:comment w:id="53" w:author="Admin" w:date="2021-06-14T12:12:00Z" w:initials="A">
    <w:p w14:paraId="10FCD00C" w14:textId="63A424FF" w:rsidR="00614347" w:rsidRDefault="00614347">
      <w:pPr>
        <w:pStyle w:val="af6"/>
      </w:pPr>
      <w:r>
        <w:rPr>
          <w:rStyle w:val="af5"/>
        </w:rPr>
        <w:annotationRef/>
      </w:r>
      <w:r>
        <w:rPr>
          <w:rFonts w:hint="eastAsia"/>
        </w:rPr>
        <w:t>這應該是屬於你的</w:t>
      </w:r>
      <w:r>
        <w:rPr>
          <w:rFonts w:hint="eastAsia"/>
        </w:rPr>
        <w:t>2.1</w:t>
      </w:r>
      <w:r w:rsidRPr="00BC6466">
        <w:rPr>
          <w:rFonts w:hint="eastAsia"/>
        </w:rPr>
        <w:t>傳統電影推薦系統</w:t>
      </w:r>
      <w:r>
        <w:rPr>
          <w:rFonts w:hint="eastAsia"/>
        </w:rPr>
        <w:t>章節中有提到的技術，建議將</w:t>
      </w:r>
      <w:r>
        <w:rPr>
          <w:rFonts w:hint="eastAsia"/>
        </w:rPr>
        <w:t>2.1</w:t>
      </w:r>
      <w:r>
        <w:rPr>
          <w:rFonts w:hint="eastAsia"/>
        </w:rPr>
        <w:t>中的電影推薦系統使用的變數再做個區分，例如文字探勘</w:t>
      </w:r>
      <w:r>
        <w:rPr>
          <w:rFonts w:hint="eastAsia"/>
        </w:rPr>
        <w:t>/</w:t>
      </w:r>
      <w:r>
        <w:rPr>
          <w:rFonts w:hint="eastAsia"/>
        </w:rPr>
        <w:t>其他結構化資料</w:t>
      </w:r>
      <w:r>
        <w:rPr>
          <w:rFonts w:hint="eastAsia"/>
        </w:rPr>
        <w:t>(</w:t>
      </w:r>
      <w:r>
        <w:rPr>
          <w:rFonts w:hint="eastAsia"/>
        </w:rPr>
        <w:t>評分、購買紀錄等</w:t>
      </w:r>
      <w:r>
        <w:rPr>
          <w:rFonts w:hint="eastAsia"/>
        </w:rPr>
        <w:t>)</w:t>
      </w:r>
      <w:r>
        <w:rPr>
          <w:rFonts w:hint="eastAsia"/>
        </w:rPr>
        <w:t>，另外你上一章節有列出使用情感分析之文章，所以建議表中再包含結構化資料、情感分析等相關文獻之分類</w:t>
      </w:r>
    </w:p>
  </w:comment>
  <w:comment w:id="73" w:author="Admin" w:date="2021-06-14T12:20:00Z" w:initials="A">
    <w:p w14:paraId="26FBAB02" w14:textId="48AD0F2C" w:rsidR="00614347" w:rsidRDefault="00614347">
      <w:pPr>
        <w:pStyle w:val="af6"/>
      </w:pPr>
      <w:r>
        <w:rPr>
          <w:rStyle w:val="af5"/>
        </w:rPr>
        <w:annotationRef/>
      </w:r>
      <w:r>
        <w:rPr>
          <w:rFonts w:hint="eastAsia"/>
        </w:rPr>
        <w:t>這邊沒寫到如何處理時間</w:t>
      </w:r>
    </w:p>
  </w:comment>
  <w:comment w:id="78" w:author="博先 史" w:date="2021-05-31T20:41:00Z" w:initials="博先">
    <w:p w14:paraId="413FDC2C" w14:textId="2244B78A" w:rsidR="00614347" w:rsidRDefault="00614347">
      <w:pPr>
        <w:pStyle w:val="af6"/>
      </w:pPr>
      <w:r>
        <w:rPr>
          <w:rStyle w:val="af5"/>
        </w:rPr>
        <w:annotationRef/>
      </w:r>
      <w:r>
        <w:rPr>
          <w:rFonts w:hint="eastAsia"/>
        </w:rPr>
        <w:t>K</w:t>
      </w:r>
      <w:r>
        <w:t>EYBERT</w:t>
      </w:r>
      <w:r>
        <w:rPr>
          <w:rFonts w:hint="eastAsia"/>
        </w:rPr>
        <w:t>更換</w:t>
      </w:r>
    </w:p>
  </w:comment>
  <w:comment w:id="77" w:author="Admin" w:date="2021-06-14T15:41:00Z" w:initials="A">
    <w:p w14:paraId="77B07B9B" w14:textId="6C720AD9" w:rsidR="005B4005" w:rsidRDefault="005B4005">
      <w:pPr>
        <w:pStyle w:val="af6"/>
      </w:pPr>
      <w:r>
        <w:rPr>
          <w:rStyle w:val="af5"/>
        </w:rPr>
        <w:annotationRef/>
      </w:r>
      <w:r>
        <w:rPr>
          <w:rFonts w:hint="eastAsia"/>
        </w:rPr>
        <w:t>你的</w:t>
      </w:r>
      <w:r w:rsidRPr="005B4005">
        <w:rPr>
          <w:rFonts w:hint="eastAsia"/>
        </w:rPr>
        <w:t>Funk SVD</w:t>
      </w:r>
      <w:r w:rsidRPr="005B4005">
        <w:rPr>
          <w:rFonts w:hint="eastAsia"/>
        </w:rPr>
        <w:t>、</w:t>
      </w:r>
      <w:r w:rsidRPr="005B4005">
        <w:rPr>
          <w:rFonts w:hint="eastAsia"/>
        </w:rPr>
        <w:t>Time SVD</w:t>
      </w:r>
      <w:r>
        <w:rPr>
          <w:rFonts w:hint="eastAsia"/>
        </w:rPr>
        <w:t>、</w:t>
      </w:r>
      <w:r>
        <w:rPr>
          <w:rFonts w:hint="eastAsia"/>
        </w:rPr>
        <w:t>CF</w:t>
      </w:r>
      <w:r>
        <w:rPr>
          <w:rFonts w:hint="eastAsia"/>
        </w:rPr>
        <w:t>適用在補植方法，所以應該畫在</w:t>
      </w:r>
      <w:r>
        <w:t>user- movie rating matrix (dense)</w:t>
      </w:r>
      <w:r>
        <w:rPr>
          <w:rFonts w:hint="eastAsia"/>
        </w:rPr>
        <w:t>之前吧</w:t>
      </w:r>
    </w:p>
  </w:comment>
  <w:comment w:id="81" w:author="博先 史" w:date="2021-05-29T20:48:00Z" w:initials="博先">
    <w:p w14:paraId="1E93345F" w14:textId="603D47F9" w:rsidR="00614347" w:rsidRDefault="00614347">
      <w:pPr>
        <w:pStyle w:val="af6"/>
      </w:pPr>
      <w:r>
        <w:rPr>
          <w:rStyle w:val="af5"/>
        </w:rPr>
        <w:annotationRef/>
      </w:r>
      <w:r>
        <w:rPr>
          <w:rFonts w:hint="eastAsia"/>
        </w:rPr>
        <w:t>更改</w:t>
      </w:r>
      <w:r>
        <w:rPr>
          <w:rFonts w:hint="eastAsia"/>
        </w:rPr>
        <w:t>1000 to 60</w:t>
      </w:r>
    </w:p>
  </w:comment>
  <w:comment w:id="82" w:author="Admin" w:date="2021-06-14T12:21:00Z" w:initials="A">
    <w:p w14:paraId="1CCC92B8" w14:textId="22C7968D" w:rsidR="00614347" w:rsidRDefault="00614347">
      <w:pPr>
        <w:pStyle w:val="af6"/>
      </w:pPr>
      <w:r>
        <w:rPr>
          <w:rStyle w:val="af5"/>
        </w:rPr>
        <w:annotationRef/>
      </w:r>
      <w:r>
        <w:rPr>
          <w:rFonts w:hint="eastAsia"/>
        </w:rPr>
        <w:t>圖的編號是全阿拉伯數字還是有中文</w:t>
      </w:r>
      <w:r>
        <w:rPr>
          <w:rFonts w:hint="eastAsia"/>
        </w:rPr>
        <w:t>?</w:t>
      </w:r>
      <w:r>
        <w:rPr>
          <w:rFonts w:hint="eastAsia"/>
        </w:rPr>
        <w:t>你有</w:t>
      </w:r>
      <w:r>
        <w:rPr>
          <w:rFonts w:hint="eastAsia"/>
        </w:rPr>
        <w:t>3-2</w:t>
      </w:r>
      <w:r>
        <w:rPr>
          <w:rFonts w:hint="eastAsia"/>
        </w:rPr>
        <w:t>跟三</w:t>
      </w:r>
      <w:r>
        <w:rPr>
          <w:rFonts w:hint="eastAsia"/>
        </w:rPr>
        <w:t>-2</w:t>
      </w:r>
      <w:r>
        <w:rPr>
          <w:rFonts w:hint="eastAsia"/>
        </w:rPr>
        <w:t>兩種版本</w:t>
      </w:r>
    </w:p>
  </w:comment>
  <w:comment w:id="85" w:author="Admin" w:date="2021-06-14T12:22:00Z" w:initials="A">
    <w:p w14:paraId="17A74132" w14:textId="1FE30B70" w:rsidR="00614347" w:rsidRDefault="00614347">
      <w:pPr>
        <w:pStyle w:val="af6"/>
      </w:pPr>
      <w:r>
        <w:rPr>
          <w:rStyle w:val="af5"/>
        </w:rPr>
        <w:annotationRef/>
      </w:r>
      <w:r>
        <w:rPr>
          <w:rFonts w:hint="eastAsia"/>
        </w:rPr>
        <w:t>圖再截清楚一點、大一點，其他不需要的部分不用裁進來。之後的圖也比照辦理。</w:t>
      </w:r>
    </w:p>
  </w:comment>
  <w:comment w:id="106" w:author="Admin" w:date="2021-06-14T12:35:00Z" w:initials="A">
    <w:p w14:paraId="72E39331" w14:textId="149CD625" w:rsidR="00614347" w:rsidRDefault="00614347">
      <w:pPr>
        <w:pStyle w:val="af6"/>
      </w:pPr>
      <w:r>
        <w:rPr>
          <w:rStyle w:val="af5"/>
        </w:rPr>
        <w:annotationRef/>
      </w:r>
      <w:r>
        <w:rPr>
          <w:rFonts w:hint="eastAsia"/>
        </w:rPr>
        <w:t>這個只有介紹</w:t>
      </w:r>
      <w:r>
        <w:rPr>
          <w:rFonts w:hint="eastAsia"/>
        </w:rPr>
        <w:t>p</w:t>
      </w:r>
      <w:r>
        <w:t>retrain</w:t>
      </w:r>
      <w:r>
        <w:rPr>
          <w:rFonts w:hint="eastAsia"/>
        </w:rPr>
        <w:t>跟</w:t>
      </w:r>
      <w:r>
        <w:t>fine tuning</w:t>
      </w:r>
      <w:r>
        <w:rPr>
          <w:rFonts w:hint="eastAsia"/>
        </w:rPr>
        <w:t>，建議加入如此連結的架構圖並解釋每個區塊代表意義及運作流程為何</w:t>
      </w:r>
      <w:r>
        <w:rPr>
          <w:rFonts w:hint="eastAsia"/>
        </w:rPr>
        <w:t>(</w:t>
      </w:r>
      <w:r w:rsidRPr="006D6F84">
        <w:t>https://web.archive.org/web/20210113211449/https://ai.googleblog.com/2018/11/open-sourcing-bert-state-of-art-pre.html</w:t>
      </w:r>
      <w:r>
        <w:rPr>
          <w:rFonts w:hint="eastAsia"/>
        </w:rPr>
        <w:t>)</w:t>
      </w:r>
    </w:p>
  </w:comment>
  <w:comment w:id="105" w:author="博先 史" w:date="2021-05-31T17:02:00Z" w:initials="博先">
    <w:p w14:paraId="39CC29AB" w14:textId="5BDFDB5B" w:rsidR="00614347" w:rsidRPr="00724437" w:rsidRDefault="00614347">
      <w:pPr>
        <w:pStyle w:val="af6"/>
        <w:rPr>
          <w:sz w:val="16"/>
          <w:szCs w:val="16"/>
        </w:rPr>
      </w:pPr>
      <w:r>
        <w:rPr>
          <w:rStyle w:val="af5"/>
        </w:rPr>
        <w:annotationRef/>
      </w:r>
      <w:r>
        <w:rPr>
          <w:rStyle w:val="af5"/>
        </w:rPr>
        <w:t>TFIDF TO KeyBERT</w:t>
      </w:r>
    </w:p>
  </w:comment>
  <w:comment w:id="109" w:author="Admin" w:date="2021-06-14T12:38:00Z" w:initials="A">
    <w:p w14:paraId="1FA8472D" w14:textId="26A6AFCB" w:rsidR="00614347" w:rsidRDefault="00614347">
      <w:pPr>
        <w:pStyle w:val="af6"/>
      </w:pPr>
      <w:r>
        <w:rPr>
          <w:rStyle w:val="af5"/>
        </w:rPr>
        <w:annotationRef/>
      </w:r>
      <w:r>
        <w:rPr>
          <w:rFonts w:ascii="Times New Roman" w:eastAsia="標楷體" w:hAnsi="Times New Roman" w:cs="Times New Roman"/>
        </w:rPr>
        <w:t>KeyBERT</w:t>
      </w:r>
      <w:r>
        <w:rPr>
          <w:rFonts w:ascii="Times New Roman" w:eastAsia="標楷體" w:hAnsi="Times New Roman" w:cs="Times New Roman" w:hint="eastAsia"/>
        </w:rPr>
        <w:t>?</w:t>
      </w:r>
    </w:p>
  </w:comment>
  <w:comment w:id="112" w:author="Admin" w:date="2021-06-14T12:43:00Z" w:initials="A">
    <w:p w14:paraId="06D9DD03" w14:textId="3115378A" w:rsidR="00614347" w:rsidRDefault="00614347">
      <w:pPr>
        <w:pStyle w:val="af6"/>
      </w:pPr>
      <w:r>
        <w:rPr>
          <w:rStyle w:val="af5"/>
        </w:rPr>
        <w:annotationRef/>
      </w:r>
      <w:r>
        <w:rPr>
          <w:rFonts w:hint="eastAsia"/>
        </w:rPr>
        <w:t>包含</w:t>
      </w:r>
      <w:r>
        <w:rPr>
          <w:rFonts w:hint="eastAsia"/>
        </w:rPr>
        <w:t xml:space="preserve">: </w:t>
      </w:r>
      <w:r>
        <w:rPr>
          <w:rFonts w:hint="eastAsia"/>
        </w:rPr>
        <w:t>表</w:t>
      </w:r>
      <w:r>
        <w:rPr>
          <w:rFonts w:hint="eastAsia"/>
        </w:rPr>
        <w:t>3.6</w:t>
      </w:r>
      <w:r>
        <w:rPr>
          <w:rFonts w:hint="eastAsia"/>
        </w:rPr>
        <w:t>之</w:t>
      </w:r>
      <w:r w:rsidRPr="001028ED">
        <w:rPr>
          <w:rFonts w:hint="eastAsia"/>
        </w:rPr>
        <w:t>評論特徵種子字</w:t>
      </w:r>
      <w:r>
        <w:rPr>
          <w:rFonts w:hint="eastAsia"/>
        </w:rPr>
        <w:t>(</w:t>
      </w:r>
      <w:r>
        <w:rPr>
          <w:rFonts w:hint="eastAsia"/>
        </w:rPr>
        <w:t>共</w:t>
      </w:r>
      <w:r>
        <w:rPr>
          <w:rFonts w:hint="eastAsia"/>
        </w:rPr>
        <w:t>?</w:t>
      </w:r>
      <w:r>
        <w:rPr>
          <w:rFonts w:hint="eastAsia"/>
        </w:rPr>
        <w:t>個</w:t>
      </w:r>
      <w:r>
        <w:rPr>
          <w:rFonts w:hint="eastAsia"/>
        </w:rPr>
        <w:t>)+</w:t>
      </w:r>
      <w:r>
        <w:t>KeyBERT</w:t>
      </w:r>
      <w:r w:rsidRPr="001028ED">
        <w:rPr>
          <w:rFonts w:hint="eastAsia"/>
        </w:rPr>
        <w:t>篩選</w:t>
      </w:r>
      <w:r>
        <w:rPr>
          <w:rFonts w:hint="eastAsia"/>
        </w:rPr>
        <w:t>的</w:t>
      </w:r>
      <w:r>
        <w:rPr>
          <w:rFonts w:hint="eastAsia"/>
        </w:rPr>
        <w:t>1</w:t>
      </w:r>
      <w:r w:rsidRPr="001028ED">
        <w:rPr>
          <w:rFonts w:hint="eastAsia"/>
        </w:rPr>
        <w:t>500</w:t>
      </w:r>
      <w:r w:rsidRPr="001028ED">
        <w:rPr>
          <w:rFonts w:hint="eastAsia"/>
        </w:rPr>
        <w:t>個評論重要單詞</w:t>
      </w:r>
      <w:r>
        <w:rPr>
          <w:rFonts w:hint="eastAsia"/>
        </w:rPr>
        <w:t>，這些全部嗎</w:t>
      </w:r>
      <w:r>
        <w:rPr>
          <w:rFonts w:hint="eastAsia"/>
        </w:rPr>
        <w:t xml:space="preserve">? </w:t>
      </w:r>
      <w:r>
        <w:rPr>
          <w:rFonts w:hint="eastAsia"/>
        </w:rPr>
        <w:t>或是有用</w:t>
      </w:r>
      <w:r>
        <w:rPr>
          <w:rFonts w:hint="eastAsia"/>
        </w:rPr>
        <w:t>NGD</w:t>
      </w:r>
      <w:r>
        <w:rPr>
          <w:rFonts w:hint="eastAsia"/>
        </w:rPr>
        <w:t>篩選，</w:t>
      </w:r>
      <w:r>
        <w:rPr>
          <w:rFonts w:hint="eastAsia"/>
        </w:rPr>
        <w:t>NGD</w:t>
      </w:r>
      <w:r>
        <w:rPr>
          <w:rFonts w:hint="eastAsia"/>
        </w:rPr>
        <w:t>大於多少的詞才納入呢</w:t>
      </w:r>
      <w:r>
        <w:rPr>
          <w:rFonts w:hint="eastAsia"/>
        </w:rPr>
        <w:t>?</w:t>
      </w:r>
    </w:p>
  </w:comment>
  <w:comment w:id="114" w:author="Admin" w:date="2021-06-14T12:46:00Z" w:initials="A">
    <w:p w14:paraId="7789DCF5" w14:textId="6C1734F6" w:rsidR="00614347" w:rsidRDefault="00614347">
      <w:pPr>
        <w:pStyle w:val="af6"/>
      </w:pPr>
      <w:r>
        <w:rPr>
          <w:rStyle w:val="af5"/>
        </w:rPr>
        <w:annotationRef/>
      </w:r>
      <w:r>
        <w:rPr>
          <w:rFonts w:hint="eastAsia"/>
        </w:rPr>
        <w:t>這比較精確的定義應該是</w:t>
      </w:r>
      <w:r>
        <w:rPr>
          <w:rFonts w:hint="eastAsia"/>
        </w:rPr>
        <w:t xml:space="preserve"> </w:t>
      </w:r>
      <w:r>
        <w:rPr>
          <w:rFonts w:hint="eastAsia"/>
        </w:rPr>
        <w:t>電影</w:t>
      </w:r>
      <w:r>
        <w:rPr>
          <w:rFonts w:hint="eastAsia"/>
        </w:rPr>
        <w:t xml:space="preserve"> </w:t>
      </w:r>
      <w:r>
        <w:t>–</w:t>
      </w:r>
      <w:r>
        <w:rPr>
          <w:rFonts w:hint="eastAsia"/>
        </w:rPr>
        <w:t xml:space="preserve"> </w:t>
      </w:r>
      <w:r>
        <w:rPr>
          <w:rFonts w:hint="eastAsia"/>
        </w:rPr>
        <w:t>評論特徵情感值</w:t>
      </w:r>
      <w:r>
        <w:rPr>
          <w:rFonts w:hint="eastAsia"/>
        </w:rPr>
        <w:t xml:space="preserve"> </w:t>
      </w:r>
      <w:r>
        <w:rPr>
          <w:rFonts w:hint="eastAsia"/>
        </w:rPr>
        <w:t>矩陣</w:t>
      </w:r>
    </w:p>
  </w:comment>
  <w:comment w:id="117" w:author="Admin" w:date="2021-06-14T12:51:00Z" w:initials="A">
    <w:p w14:paraId="5B0A997E" w14:textId="6B44B204" w:rsidR="00614347" w:rsidRDefault="00614347">
      <w:pPr>
        <w:pStyle w:val="af6"/>
      </w:pPr>
      <w:r>
        <w:rPr>
          <w:rStyle w:val="af5"/>
        </w:rPr>
        <w:annotationRef/>
      </w:r>
      <w:r>
        <w:rPr>
          <w:rFonts w:hint="eastAsia"/>
        </w:rPr>
        <w:t>看不懂，</w:t>
      </w:r>
      <w:r>
        <w:rPr>
          <w:rFonts w:hint="eastAsia"/>
        </w:rPr>
        <w:t>M2U3</w:t>
      </w:r>
      <w:r>
        <w:rPr>
          <w:rFonts w:hint="eastAsia"/>
        </w:rPr>
        <w:t>只會跟</w:t>
      </w:r>
      <w:r>
        <w:rPr>
          <w:rFonts w:hint="eastAsia"/>
        </w:rPr>
        <w:t>M2</w:t>
      </w:r>
      <w:r>
        <w:rPr>
          <w:rFonts w:hint="eastAsia"/>
        </w:rPr>
        <w:t>上映日期有關，跟</w:t>
      </w:r>
      <w:r>
        <w:rPr>
          <w:rFonts w:hint="eastAsia"/>
        </w:rPr>
        <w:t>M1</w:t>
      </w:r>
      <w:r>
        <w:rPr>
          <w:rFonts w:hint="eastAsia"/>
        </w:rPr>
        <w:t>上映日期應無關，故</w:t>
      </w:r>
      <w:r>
        <w:rPr>
          <w:rFonts w:hint="eastAsia"/>
        </w:rPr>
        <w:t>M2</w:t>
      </w:r>
      <w:r>
        <w:rPr>
          <w:rFonts w:hint="eastAsia"/>
        </w:rPr>
        <w:t>最早評論日期應為</w:t>
      </w:r>
      <w:r>
        <w:rPr>
          <w:rFonts w:hint="eastAsia"/>
        </w:rPr>
        <w:t>12/21</w:t>
      </w:r>
      <w:r>
        <w:rPr>
          <w:rFonts w:hint="eastAsia"/>
        </w:rPr>
        <w:t>，</w:t>
      </w:r>
      <w:r>
        <w:rPr>
          <w:rFonts w:hint="eastAsia"/>
        </w:rPr>
        <w:t>M2U3</w:t>
      </w:r>
      <w:r>
        <w:rPr>
          <w:rFonts w:hint="eastAsia"/>
        </w:rPr>
        <w:t>應為</w:t>
      </w:r>
      <w:r>
        <w:rPr>
          <w:rFonts w:hint="eastAsia"/>
        </w:rPr>
        <w:t>7</w:t>
      </w:r>
      <w:r>
        <w:rPr>
          <w:rFonts w:hint="eastAsia"/>
        </w:rPr>
        <w:t>而非</w:t>
      </w:r>
      <w:r>
        <w:rPr>
          <w:rFonts w:hint="eastAsia"/>
        </w:rPr>
        <w:t>27??</w:t>
      </w:r>
    </w:p>
  </w:comment>
  <w:comment w:id="116" w:author="博先 史" w:date="2021-05-31T20:55:00Z" w:initials="博先">
    <w:p w14:paraId="1655E961" w14:textId="08C7E5AB" w:rsidR="00614347" w:rsidRDefault="00614347">
      <w:pPr>
        <w:pStyle w:val="af6"/>
      </w:pPr>
      <w:r>
        <w:rPr>
          <w:rStyle w:val="af5"/>
        </w:rPr>
        <w:annotationRef/>
      </w:r>
      <w:r>
        <w:rPr>
          <w:rFonts w:hint="eastAsia"/>
        </w:rPr>
        <w:t>改成平均數</w:t>
      </w:r>
    </w:p>
  </w:comment>
  <w:comment w:id="127" w:author="Admin" w:date="2021-06-14T12:54:00Z" w:initials="A">
    <w:p w14:paraId="63C38A06" w14:textId="44D3AEEA" w:rsidR="00614347" w:rsidRDefault="00614347">
      <w:pPr>
        <w:pStyle w:val="af6"/>
      </w:pPr>
      <w:r>
        <w:rPr>
          <w:rStyle w:val="af5"/>
        </w:rPr>
        <w:annotationRef/>
      </w:r>
      <w:r w:rsidR="004A5A6D">
        <w:rPr>
          <w:rFonts w:hint="eastAsia"/>
        </w:rPr>
        <w:t>圖</w:t>
      </w:r>
      <w:r>
        <w:rPr>
          <w:rFonts w:hint="eastAsia"/>
        </w:rPr>
        <w:t>3-9</w:t>
      </w:r>
      <w:r w:rsidR="004A5A6D">
        <w:rPr>
          <w:rFonts w:hint="eastAsia"/>
        </w:rPr>
        <w:t>。</w:t>
      </w:r>
    </w:p>
    <w:p w14:paraId="07EA2E90" w14:textId="617171D2" w:rsidR="004A5A6D" w:rsidRDefault="004A5A6D">
      <w:pPr>
        <w:pStyle w:val="af6"/>
      </w:pPr>
      <w:r>
        <w:rPr>
          <w:rFonts w:hint="eastAsia"/>
        </w:rPr>
        <w:t>此外這個例子只有考慮到</w:t>
      </w:r>
      <w:r>
        <w:rPr>
          <w:rFonts w:hint="eastAsia"/>
        </w:rPr>
        <w:t>M2</w:t>
      </w:r>
      <w:r>
        <w:rPr>
          <w:rFonts w:hint="eastAsia"/>
        </w:rPr>
        <w:t>跟</w:t>
      </w:r>
      <w:r>
        <w:rPr>
          <w:rFonts w:hint="eastAsia"/>
        </w:rPr>
        <w:t>M1</w:t>
      </w:r>
      <w:r>
        <w:rPr>
          <w:rFonts w:hint="eastAsia"/>
        </w:rPr>
        <w:t>，跟</w:t>
      </w:r>
      <w:r>
        <w:rPr>
          <w:rFonts w:hint="eastAsia"/>
        </w:rPr>
        <w:t>M3</w:t>
      </w:r>
      <w:r>
        <w:rPr>
          <w:rFonts w:hint="eastAsia"/>
        </w:rPr>
        <w:t>之相似性並未考慮</w:t>
      </w:r>
    </w:p>
  </w:comment>
  <w:comment w:id="136" w:author="Admin" w:date="2021-06-14T15:44:00Z" w:initials="A">
    <w:p w14:paraId="58AA981C" w14:textId="2CA6F625" w:rsidR="00A403E1" w:rsidRDefault="00A403E1">
      <w:pPr>
        <w:pStyle w:val="af6"/>
      </w:pPr>
      <w:r>
        <w:rPr>
          <w:rStyle w:val="af5"/>
        </w:rPr>
        <w:annotationRef/>
      </w:r>
      <w:r>
        <w:rPr>
          <w:rFonts w:hint="eastAsia"/>
        </w:rPr>
        <w:t>不使用</w:t>
      </w:r>
      <w:r>
        <w:rPr>
          <w:rFonts w:hint="eastAsia"/>
        </w:rPr>
        <w:t>CF</w:t>
      </w:r>
      <w:r>
        <w:rPr>
          <w:rFonts w:hint="eastAsia"/>
        </w:rPr>
        <w:t>嗎</w:t>
      </w:r>
      <w:r>
        <w:rPr>
          <w:rFonts w:hint="eastAsia"/>
        </w:rPr>
        <w:t>?</w:t>
      </w:r>
      <w:r>
        <w:rPr>
          <w:rFonts w:hint="eastAsia"/>
        </w:rPr>
        <w:t>沒有被括起來</w:t>
      </w:r>
    </w:p>
    <w:p w14:paraId="1C3DBD5D" w14:textId="77777777" w:rsidR="00A403E1" w:rsidRDefault="00A403E1">
      <w:pPr>
        <w:pStyle w:val="af6"/>
      </w:pPr>
    </w:p>
  </w:comment>
  <w:comment w:id="135" w:author="博先 史" w:date="2021-06-12T21:15:00Z" w:initials="博先">
    <w:p w14:paraId="55D409DF" w14:textId="3AE5D301" w:rsidR="00614347" w:rsidRDefault="00614347">
      <w:pPr>
        <w:pStyle w:val="af6"/>
      </w:pPr>
      <w:r>
        <w:rPr>
          <w:rStyle w:val="af5"/>
        </w:rPr>
        <w:annotationRef/>
      </w:r>
      <w:r>
        <w:rPr>
          <w:rFonts w:hint="eastAsia"/>
        </w:rPr>
        <w:t>從第四章移動到第三章</w:t>
      </w:r>
    </w:p>
  </w:comment>
  <w:comment w:id="156" w:author="Admin" w:date="2021-06-14T15:53:00Z" w:initials="A">
    <w:p w14:paraId="4F7C8B49" w14:textId="39FA4726" w:rsidR="000E462E" w:rsidRDefault="000E462E">
      <w:pPr>
        <w:pStyle w:val="af6"/>
      </w:pPr>
      <w:r>
        <w:rPr>
          <w:rStyle w:val="af5"/>
        </w:rPr>
        <w:annotationRef/>
      </w:r>
      <w:r>
        <w:rPr>
          <w:rFonts w:hint="eastAsia"/>
        </w:rPr>
        <w:t>圖需要編號，且建議用不一樣的</w:t>
      </w:r>
      <w:r>
        <w:rPr>
          <w:rFonts w:hint="eastAsia"/>
        </w:rPr>
        <w:t>m</w:t>
      </w:r>
      <w:r>
        <w:t>arker</w:t>
      </w:r>
      <w:r>
        <w:rPr>
          <w:rFonts w:hint="eastAsia"/>
        </w:rPr>
        <w:t>、而非用不一樣顏色來區分，因重疊後會看不到另一條線在哪</w:t>
      </w:r>
    </w:p>
  </w:comment>
  <w:comment w:id="157" w:author="Admin" w:date="2021-06-14T15:51:00Z" w:initials="A">
    <w:p w14:paraId="79473F13" w14:textId="1B1646D1" w:rsidR="000E462E" w:rsidRDefault="000E462E">
      <w:pPr>
        <w:pStyle w:val="af6"/>
      </w:pPr>
      <w:r>
        <w:rPr>
          <w:rStyle w:val="af5"/>
        </w:rPr>
        <w:annotationRef/>
      </w:r>
      <w:r>
        <w:rPr>
          <w:rFonts w:hint="eastAsia"/>
        </w:rPr>
        <w:t>平均</w:t>
      </w:r>
      <w:r>
        <w:rPr>
          <w:rFonts w:hint="eastAsia"/>
        </w:rPr>
        <w:t xml:space="preserve">RMSE? </w:t>
      </w:r>
      <w:r>
        <w:rPr>
          <w:rFonts w:hint="eastAsia"/>
        </w:rPr>
        <w:t>平均</w:t>
      </w:r>
      <w:r>
        <w:rPr>
          <w:rFonts w:hint="eastAsia"/>
        </w:rPr>
        <w:t>MAE?</w:t>
      </w:r>
    </w:p>
  </w:comment>
  <w:comment w:id="158" w:author="Admin" w:date="2021-06-14T15:55:00Z" w:initials="A">
    <w:p w14:paraId="0FACB04E" w14:textId="2C767044" w:rsidR="000E462E" w:rsidRDefault="000E462E">
      <w:pPr>
        <w:pStyle w:val="af6"/>
      </w:pPr>
      <w:r>
        <w:rPr>
          <w:rStyle w:val="af5"/>
        </w:rPr>
        <w:annotationRef/>
      </w:r>
      <w:r>
        <w:rPr>
          <w:rFonts w:hint="eastAsia"/>
        </w:rPr>
        <w:t>是否要拆分成不同</w:t>
      </w:r>
      <w:r>
        <w:rPr>
          <w:rFonts w:hint="eastAsia"/>
        </w:rPr>
        <w:t>F</w:t>
      </w:r>
      <w:r>
        <w:rPr>
          <w:rFonts w:hint="eastAsia"/>
        </w:rPr>
        <w:t>、不同資料組合兩個實驗</w:t>
      </w:r>
      <w:r>
        <w:rPr>
          <w:rFonts w:hint="eastAsia"/>
        </w:rPr>
        <w:t>?</w:t>
      </w:r>
      <w:r w:rsidR="00887D52">
        <w:rPr>
          <w:rFonts w:hint="eastAsia"/>
        </w:rPr>
        <w:t>或不同表格與圖，</w:t>
      </w:r>
      <w:r>
        <w:rPr>
          <w:rFonts w:hint="eastAsia"/>
        </w:rPr>
        <w:t>這樣比較清楚比較的基準</w:t>
      </w:r>
    </w:p>
  </w:comment>
  <w:comment w:id="155" w:author="博先 史" w:date="2021-06-12T21:15:00Z" w:initials="博先">
    <w:p w14:paraId="61912B08" w14:textId="447BA0C9" w:rsidR="00614347" w:rsidRDefault="00614347">
      <w:pPr>
        <w:pStyle w:val="af6"/>
      </w:pPr>
      <w:r>
        <w:rPr>
          <w:rStyle w:val="af5"/>
        </w:rPr>
        <w:annotationRef/>
      </w:r>
      <w:r>
        <w:rPr>
          <w:rFonts w:hint="eastAsia"/>
        </w:rPr>
        <w:t>新增部分</w:t>
      </w:r>
    </w:p>
  </w:comment>
  <w:comment w:id="161" w:author="博先 史" w:date="2021-06-12T22:36:00Z" w:initials="博先">
    <w:p w14:paraId="60E167E1" w14:textId="5B0E82AE" w:rsidR="00614347" w:rsidRDefault="00614347">
      <w:pPr>
        <w:pStyle w:val="af6"/>
      </w:pPr>
      <w:r>
        <w:rPr>
          <w:rStyle w:val="af5"/>
        </w:rPr>
        <w:annotationRef/>
      </w:r>
      <w:r>
        <w:rPr>
          <w:rFonts w:hint="eastAsia"/>
        </w:rPr>
        <w:t>新增部分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325AA4" w15:done="1"/>
  <w15:commentEx w15:paraId="788968C2" w15:done="1"/>
  <w15:commentEx w15:paraId="337DEC03" w15:paraIdParent="788968C2" w15:done="1"/>
  <w15:commentEx w15:paraId="6A93549C" w15:done="1"/>
  <w15:commentEx w15:paraId="16FDE8D0" w15:done="1"/>
  <w15:commentEx w15:paraId="3A485819" w15:done="0"/>
  <w15:commentEx w15:paraId="10FCD00C" w15:done="0"/>
  <w15:commentEx w15:paraId="26FBAB02" w15:done="0"/>
  <w15:commentEx w15:paraId="413FDC2C" w15:done="0"/>
  <w15:commentEx w15:paraId="77B07B9B" w15:done="0"/>
  <w15:commentEx w15:paraId="1E93345F" w15:done="0"/>
  <w15:commentEx w15:paraId="1CCC92B8" w15:done="0"/>
  <w15:commentEx w15:paraId="17A74132" w15:done="0"/>
  <w15:commentEx w15:paraId="72E39331" w15:done="0"/>
  <w15:commentEx w15:paraId="39CC29AB" w15:done="0"/>
  <w15:commentEx w15:paraId="1FA8472D" w15:done="0"/>
  <w15:commentEx w15:paraId="06D9DD03" w15:done="0"/>
  <w15:commentEx w15:paraId="7789DCF5" w15:done="0"/>
  <w15:commentEx w15:paraId="5B0A997E" w15:done="0"/>
  <w15:commentEx w15:paraId="1655E961" w15:done="0"/>
  <w15:commentEx w15:paraId="07EA2E90" w15:done="0"/>
  <w15:commentEx w15:paraId="1C3DBD5D" w15:done="0"/>
  <w15:commentEx w15:paraId="55D409DF" w15:done="0"/>
  <w15:commentEx w15:paraId="4F7C8B49" w15:done="0"/>
  <w15:commentEx w15:paraId="79473F13" w15:done="0"/>
  <w15:commentEx w15:paraId="0FACB04E" w15:done="0"/>
  <w15:commentEx w15:paraId="61912B08" w15:done="0"/>
  <w15:commentEx w15:paraId="60E167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0A992" w16cex:dateUtc="2021-06-13T07:58:00Z"/>
  <w16cex:commentExtensible w16cex:durableId="2473BFF1" w16cex:dateUtc="2021-06-15T16:10:00Z"/>
  <w16cex:commentExtensible w16cex:durableId="2470A9A0" w16cex:dateUtc="2021-06-13T07:58:00Z"/>
  <w16cex:commentExtensible w16cex:durableId="2470CD09" w16cex:dateUtc="2021-06-13T10:29:00Z"/>
  <w16cex:commentExtensible w16cex:durableId="245FC891" w16cex:dateUtc="2021-05-31T12:41:00Z"/>
  <w16cex:commentExtensible w16cex:durableId="245D270B" w16cex:dateUtc="2021-05-29T12:48:00Z"/>
  <w16cex:commentExtensible w16cex:durableId="245F952C" w16cex:dateUtc="2021-05-31T09:02:00Z"/>
  <w16cex:commentExtensible w16cex:durableId="245FCBAC" w16cex:dateUtc="2021-05-31T12:55:00Z"/>
  <w16cex:commentExtensible w16cex:durableId="246FA28A" w16cex:dateUtc="2021-06-12T13:15:00Z"/>
  <w16cex:commentExtensible w16cex:durableId="246FA277" w16cex:dateUtc="2021-06-12T13:15:00Z"/>
  <w16cex:commentExtensible w16cex:durableId="246FB584" w16cex:dateUtc="2021-06-12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325AA4" w16cid:durableId="2470A992"/>
  <w16cid:commentId w16cid:paraId="788968C2" w16cid:durableId="24738B9B"/>
  <w16cid:commentId w16cid:paraId="337DEC03" w16cid:durableId="2473BFF1"/>
  <w16cid:commentId w16cid:paraId="6A93549C" w16cid:durableId="2470A9A0"/>
  <w16cid:commentId w16cid:paraId="16FDE8D0" w16cid:durableId="2470CD09"/>
  <w16cid:commentId w16cid:paraId="3A485819" w16cid:durableId="24738B9E"/>
  <w16cid:commentId w16cid:paraId="10FCD00C" w16cid:durableId="24738B9F"/>
  <w16cid:commentId w16cid:paraId="26FBAB02" w16cid:durableId="24738BA0"/>
  <w16cid:commentId w16cid:paraId="413FDC2C" w16cid:durableId="245FC891"/>
  <w16cid:commentId w16cid:paraId="77B07B9B" w16cid:durableId="24738BA2"/>
  <w16cid:commentId w16cid:paraId="1E93345F" w16cid:durableId="245D270B"/>
  <w16cid:commentId w16cid:paraId="1CCC92B8" w16cid:durableId="24738BA4"/>
  <w16cid:commentId w16cid:paraId="17A74132" w16cid:durableId="24738BA5"/>
  <w16cid:commentId w16cid:paraId="72E39331" w16cid:durableId="24738BA6"/>
  <w16cid:commentId w16cid:paraId="39CC29AB" w16cid:durableId="245F952C"/>
  <w16cid:commentId w16cid:paraId="1FA8472D" w16cid:durableId="24738BA8"/>
  <w16cid:commentId w16cid:paraId="06D9DD03" w16cid:durableId="24738BA9"/>
  <w16cid:commentId w16cid:paraId="7789DCF5" w16cid:durableId="24738BAA"/>
  <w16cid:commentId w16cid:paraId="5B0A997E" w16cid:durableId="24738BAB"/>
  <w16cid:commentId w16cid:paraId="1655E961" w16cid:durableId="245FCBAC"/>
  <w16cid:commentId w16cid:paraId="07EA2E90" w16cid:durableId="24738BAD"/>
  <w16cid:commentId w16cid:paraId="1C3DBD5D" w16cid:durableId="24738BAE"/>
  <w16cid:commentId w16cid:paraId="55D409DF" w16cid:durableId="246FA28A"/>
  <w16cid:commentId w16cid:paraId="4F7C8B49" w16cid:durableId="24738BB0"/>
  <w16cid:commentId w16cid:paraId="79473F13" w16cid:durableId="24738BB1"/>
  <w16cid:commentId w16cid:paraId="0FACB04E" w16cid:durableId="24738BB2"/>
  <w16cid:commentId w16cid:paraId="61912B08" w16cid:durableId="246FA277"/>
  <w16cid:commentId w16cid:paraId="60E167E1" w16cid:durableId="246FB5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3C674" w14:textId="77777777" w:rsidR="004E1BA5" w:rsidRDefault="004E1BA5">
      <w:r>
        <w:separator/>
      </w:r>
    </w:p>
  </w:endnote>
  <w:endnote w:type="continuationSeparator" w:id="0">
    <w:p w14:paraId="5068F57B" w14:textId="77777777" w:rsidR="004E1BA5" w:rsidRDefault="004E1BA5">
      <w:r>
        <w:continuationSeparator/>
      </w:r>
    </w:p>
  </w:endnote>
  <w:endnote w:type="continuationNotice" w:id="1">
    <w:p w14:paraId="03FEB0CA" w14:textId="77777777" w:rsidR="004E1BA5" w:rsidRDefault="004E1B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FDDE0" w14:textId="60BCB1AD" w:rsidR="00614347" w:rsidRDefault="00614347">
    <w:pPr>
      <w:pStyle w:val="ac"/>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zh-TW"/>
      </w:rPr>
      <w:t xml:space="preserve"> </w:t>
    </w:r>
    <w:r>
      <w:fldChar w:fldCharType="begin"/>
    </w:r>
    <w:r>
      <w:instrText>PAGE   \* MERGEFORMAT</w:instrText>
    </w:r>
    <w:r>
      <w:fldChar w:fldCharType="separate"/>
    </w:r>
    <w:r w:rsidR="000E462E" w:rsidRPr="000E462E">
      <w:rPr>
        <w:rFonts w:asciiTheme="majorHAnsi" w:eastAsiaTheme="majorEastAsia" w:hAnsiTheme="majorHAnsi" w:cstheme="majorBidi"/>
        <w:noProof/>
        <w:lang w:val="zh-TW"/>
      </w:rPr>
      <w:t>5</w:t>
    </w:r>
    <w:r>
      <w:rPr>
        <w:rFonts w:asciiTheme="majorHAnsi" w:eastAsiaTheme="majorEastAsia" w:hAnsiTheme="majorHAnsi" w:cstheme="majorBidi"/>
      </w:rPr>
      <w:fldChar w:fldCharType="end"/>
    </w:r>
  </w:p>
  <w:p w14:paraId="3CBFB69D" w14:textId="77777777" w:rsidR="00614347" w:rsidRDefault="00614347" w:rsidP="0082012F">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384211"/>
      <w:docPartObj>
        <w:docPartGallery w:val="Page Numbers (Bottom of Page)"/>
        <w:docPartUnique/>
      </w:docPartObj>
    </w:sdtPr>
    <w:sdtEndPr/>
    <w:sdtContent>
      <w:p w14:paraId="5F015EB3" w14:textId="3081DB71" w:rsidR="00614347" w:rsidRDefault="00614347" w:rsidP="00AE5964">
        <w:pPr>
          <w:pStyle w:val="ac"/>
          <w:pBdr>
            <w:top w:val="thickThinSmallGap" w:sz="24" w:space="1" w:color="auto"/>
          </w:pBdr>
          <w:jc w:val="center"/>
        </w:pPr>
        <w:r>
          <w:fldChar w:fldCharType="begin"/>
        </w:r>
        <w:r>
          <w:instrText>PAGE   \* MERGEFORMAT</w:instrText>
        </w:r>
        <w:r>
          <w:fldChar w:fldCharType="separate"/>
        </w:r>
        <w:r w:rsidR="000E462E" w:rsidRPr="000E462E">
          <w:rPr>
            <w:noProof/>
            <w:lang w:val="zh-TW"/>
          </w:rPr>
          <w:t>1</w:t>
        </w:r>
        <w:r>
          <w:fldChar w:fldCharType="end"/>
        </w:r>
      </w:p>
    </w:sdtContent>
  </w:sdt>
  <w:p w14:paraId="53246692" w14:textId="22C55179" w:rsidR="00614347" w:rsidRPr="005C0B88" w:rsidRDefault="00614347">
    <w:pPr>
      <w:pStyle w:val="ac"/>
      <w:rPr>
        <w:rFonts w:ascii="標楷體" w:eastAsia="標楷體" w:hAnsi="標楷體"/>
        <w:sz w:val="24"/>
        <w:szCs w:val="24"/>
      </w:rPr>
    </w:pPr>
    <w:r w:rsidRPr="005C0B88">
      <w:rPr>
        <w:rFonts w:ascii="標楷體" w:eastAsia="標楷體" w:hAnsi="標楷體" w:hint="eastAsia"/>
        <w:sz w:val="24"/>
        <w:szCs w:val="24"/>
      </w:rPr>
      <w:t>國立中正大學  資訊管理研究所  史博先</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385109"/>
      <w:docPartObj>
        <w:docPartGallery w:val="Page Numbers (Bottom of Page)"/>
        <w:docPartUnique/>
      </w:docPartObj>
    </w:sdtPr>
    <w:sdtEndPr>
      <w:rPr>
        <w:rFonts w:ascii="Times New Roman" w:hAnsi="Times New Roman" w:cs="Times New Roman"/>
      </w:rPr>
    </w:sdtEndPr>
    <w:sdtContent>
      <w:p w14:paraId="6B557462" w14:textId="4F9A216A" w:rsidR="00614347" w:rsidRPr="003A47BC" w:rsidRDefault="00614347" w:rsidP="00AE5964">
        <w:pPr>
          <w:pStyle w:val="ac"/>
          <w:pBdr>
            <w:top w:val="thickThinSmallGap" w:sz="24" w:space="1" w:color="auto"/>
          </w:pBdr>
          <w:jc w:val="center"/>
          <w:rPr>
            <w:rFonts w:ascii="Times New Roman" w:hAnsi="Times New Roman" w:cs="Times New Roman"/>
          </w:rPr>
        </w:pPr>
        <w:r w:rsidRPr="003A47BC">
          <w:rPr>
            <w:rFonts w:ascii="Times New Roman" w:hAnsi="Times New Roman" w:cs="Times New Roman"/>
          </w:rPr>
          <w:fldChar w:fldCharType="begin"/>
        </w:r>
        <w:r w:rsidRPr="003A47BC">
          <w:rPr>
            <w:rFonts w:ascii="Times New Roman" w:hAnsi="Times New Roman" w:cs="Times New Roman"/>
          </w:rPr>
          <w:instrText>PAGE</w:instrText>
        </w:r>
        <w:r w:rsidRPr="003A47BC">
          <w:rPr>
            <w:rFonts w:ascii="Times New Roman" w:hAnsi="Times New Roman" w:cs="Times New Roman"/>
          </w:rPr>
          <w:fldChar w:fldCharType="separate"/>
        </w:r>
        <w:r w:rsidR="00887D52">
          <w:rPr>
            <w:rFonts w:ascii="Times New Roman" w:hAnsi="Times New Roman" w:cs="Times New Roman"/>
            <w:noProof/>
          </w:rPr>
          <w:t>42</w:t>
        </w:r>
        <w:r w:rsidRPr="003A47BC">
          <w:rPr>
            <w:rFonts w:ascii="Times New Roman" w:hAnsi="Times New Roman" w:cs="Times New Roman"/>
          </w:rPr>
          <w:fldChar w:fldCharType="end"/>
        </w:r>
      </w:p>
    </w:sdtContent>
  </w:sdt>
  <w:p w14:paraId="485EB7EE" w14:textId="0738B7C1" w:rsidR="00614347" w:rsidRPr="003A47BC" w:rsidRDefault="00614347">
    <w:pPr>
      <w:pStyle w:val="ac"/>
      <w:rPr>
        <w:rFonts w:ascii="標楷體" w:eastAsia="標楷體" w:hAnsi="標楷體"/>
        <w:sz w:val="24"/>
      </w:rPr>
    </w:pPr>
    <w:r w:rsidRPr="003A47BC">
      <w:rPr>
        <w:rFonts w:ascii="標楷體" w:eastAsia="標楷體" w:hAnsi="標楷體" w:hint="eastAsia"/>
        <w:sz w:val="24"/>
      </w:rPr>
      <w:t xml:space="preserve">國立中正大學  資訊管理研究所  </w:t>
    </w:r>
    <w:r>
      <w:rPr>
        <w:rFonts w:ascii="標楷體" w:eastAsia="標楷體" w:hAnsi="標楷體" w:hint="eastAsia"/>
        <w:sz w:val="24"/>
      </w:rPr>
      <w:t>史博先</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0D4C0" w14:textId="77777777" w:rsidR="004E1BA5" w:rsidRDefault="004E1BA5">
      <w:r>
        <w:rPr>
          <w:rFonts w:hint="eastAsia"/>
        </w:rPr>
        <w:separator/>
      </w:r>
    </w:p>
  </w:footnote>
  <w:footnote w:type="continuationSeparator" w:id="0">
    <w:p w14:paraId="5157008C" w14:textId="77777777" w:rsidR="004E1BA5" w:rsidRDefault="004E1BA5">
      <w:r>
        <w:continuationSeparator/>
      </w:r>
    </w:p>
  </w:footnote>
  <w:footnote w:type="continuationNotice" w:id="1">
    <w:p w14:paraId="14D9A176" w14:textId="77777777" w:rsidR="004E1BA5" w:rsidRDefault="004E1B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FF11" w14:textId="4D357708" w:rsidR="00614347" w:rsidRDefault="004E1BA5">
    <w:pPr>
      <w:pStyle w:val="ab"/>
    </w:pPr>
    <w:r>
      <w:rPr>
        <w:noProof/>
      </w:rPr>
      <w:pict w14:anchorId="17244A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0" o:spid="_x0000_s2053" type="#_x0000_t75" style="position:absolute;margin-left:0;margin-top:0;width:414.9pt;height:395.5pt;z-index:-251657216;mso-position-horizontal:center;mso-position-horizontal-relative:margin;mso-position-vertical:center;mso-position-vertical-relative:margin" o:allowincell="f">
          <v:imagedata r:id="rId1" o:title="中正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D9E5E" w14:textId="309CFF42" w:rsidR="00614347" w:rsidRPr="005279FE" w:rsidRDefault="00614347">
    <w:pPr>
      <w:pStyle w:val="ab"/>
      <w:rPr>
        <w:rFonts w:ascii="標楷體" w:eastAsia="標楷體" w:hAnsi="標楷體"/>
      </w:rPr>
    </w:pPr>
    <w:r w:rsidRPr="00AE5964">
      <w:rPr>
        <w:rFonts w:ascii="標楷體" w:eastAsia="標楷體" w:hAnsi="標楷體" w:hint="eastAsia"/>
        <w:sz w:val="24"/>
        <w:szCs w:val="24"/>
      </w:rPr>
      <w:t>結合時間因素與文字探勘技術建立電影推薦系統</w:t>
    </w:r>
    <w:r w:rsidR="004E1BA5">
      <w:rPr>
        <w:rFonts w:ascii="標楷體" w:eastAsia="標楷體" w:hAnsi="標楷體"/>
        <w:noProof/>
      </w:rPr>
      <w:pict w14:anchorId="3AE3FD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1" o:spid="_x0000_s2054" type="#_x0000_t75" style="position:absolute;margin-left:0;margin-top:0;width:414.9pt;height:395.5pt;z-index:-251656192;mso-position-horizontal:center;mso-position-horizontal-relative:margin;mso-position-vertical:center;mso-position-vertical-relative:margin" o:allowincell="f">
          <v:imagedata r:id="rId1" o:title="中正LOGO" gain="19661f" blacklevel="22938f"/>
          <w10:wrap anchorx="margin" anchory="margin"/>
        </v:shape>
      </w:pict>
    </w:r>
    <w:r w:rsidRPr="005279FE">
      <w:rPr>
        <w:rFonts w:ascii="標楷體" w:eastAsia="標楷體" w:hAnsi="標楷體"/>
      </w:rPr>
      <w:tab/>
    </w:r>
    <w:r w:rsidRPr="005279FE">
      <w:rPr>
        <w:rFonts w:ascii="標楷體" w:eastAsia="標楷體" w:hAnsi="標楷體"/>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BE38F" w14:textId="63BBA8D9" w:rsidR="00614347" w:rsidRDefault="004E1BA5">
    <w:pPr>
      <w:pStyle w:val="ab"/>
    </w:pPr>
    <w:r>
      <w:rPr>
        <w:noProof/>
      </w:rPr>
      <w:pict w14:anchorId="314983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59" o:spid="_x0000_s2052" type="#_x0000_t75" style="position:absolute;margin-left:0;margin-top:0;width:414.9pt;height:395.5pt;z-index:-251658240;mso-position-horizontal:center;mso-position-horizontal-relative:margin;mso-position-vertical:center;mso-position-vertical-relative:margin" o:allowincell="f">
          <v:imagedata r:id="rId1" o:title="中正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15D87" w14:textId="35FE08BE" w:rsidR="00614347" w:rsidRDefault="004E1BA5">
    <w:pPr>
      <w:pStyle w:val="ab"/>
    </w:pPr>
    <w:r>
      <w:rPr>
        <w:noProof/>
      </w:rPr>
      <w:pict w14:anchorId="6DA22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3" o:spid="_x0000_s2056" type="#_x0000_t75" style="position:absolute;margin-left:0;margin-top:0;width:414.9pt;height:395.5pt;z-index:-251654144;mso-position-horizontal:center;mso-position-horizontal-relative:margin;mso-position-vertical:center;mso-position-vertical-relative:margin" o:allowincell="f">
          <v:imagedata r:id="rId1" o:title="中正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5151" w14:textId="77777777" w:rsidR="00614347" w:rsidRPr="00AE5964" w:rsidRDefault="00614347" w:rsidP="00AE5964">
    <w:pPr>
      <w:pStyle w:val="ab"/>
      <w:pBdr>
        <w:bottom w:val="thickThinSmallGap" w:sz="24" w:space="1" w:color="auto"/>
      </w:pBdr>
      <w:rPr>
        <w:rFonts w:ascii="標楷體" w:eastAsia="標楷體" w:hAnsi="標楷體"/>
        <w:sz w:val="24"/>
        <w:szCs w:val="24"/>
      </w:rPr>
    </w:pPr>
    <w:r w:rsidRPr="00AE5964">
      <w:rPr>
        <w:rFonts w:ascii="標楷體" w:eastAsia="標楷體" w:hAnsi="標楷體" w:hint="eastAsia"/>
        <w:sz w:val="24"/>
        <w:szCs w:val="24"/>
      </w:rPr>
      <w:t>結合時間因素與文字探勘技術建立電影推薦系統</w:t>
    </w:r>
    <w:r w:rsidR="004E1BA5">
      <w:rPr>
        <w:noProof/>
      </w:rPr>
      <w:pict w14:anchorId="01DDE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margin-left:0;margin-top:0;width:414.9pt;height:395.5pt;z-index:-251650048;mso-position-horizontal:center;mso-position-horizontal-relative:margin;mso-position-vertical:center;mso-position-vertical-relative:margin" o:allowincell="f">
          <v:imagedata r:id="rId1" o:title="中正LOGO" gain="19661f" blacklevel="22938f"/>
          <w10:wrap anchorx="margin" anchory="margin"/>
        </v:shape>
      </w:pict>
    </w:r>
  </w:p>
  <w:p w14:paraId="31542E0D" w14:textId="77777777" w:rsidR="00614347" w:rsidRPr="005279FE" w:rsidRDefault="004E1BA5">
    <w:pPr>
      <w:pStyle w:val="ab"/>
      <w:rPr>
        <w:rFonts w:ascii="標楷體" w:eastAsia="標楷體" w:hAnsi="標楷體"/>
      </w:rPr>
    </w:pPr>
    <w:r>
      <w:rPr>
        <w:rFonts w:ascii="標楷體" w:eastAsia="標楷體" w:hAnsi="標楷體"/>
        <w:noProof/>
      </w:rPr>
      <w:pict w14:anchorId="158BDAC3">
        <v:shape id="_x0000_s2058" type="#_x0000_t75" style="position:absolute;margin-left:0;margin-top:0;width:414.9pt;height:395.5pt;z-index:-251652096;mso-position-horizontal:center;mso-position-horizontal-relative:margin;mso-position-vertical:center;mso-position-vertical-relative:margin" o:allowincell="f">
          <v:imagedata r:id="rId1" o:title="中正LOGO" gain="19661f" blacklevel="22938f"/>
          <w10:wrap anchorx="margin" anchory="margin"/>
        </v:shape>
      </w:pict>
    </w:r>
    <w:r w:rsidR="00614347" w:rsidRPr="005279FE">
      <w:rPr>
        <w:rFonts w:ascii="標楷體" w:eastAsia="標楷體" w:hAnsi="標楷體"/>
      </w:rPr>
      <w:tab/>
    </w:r>
    <w:r w:rsidR="00614347" w:rsidRPr="005279FE">
      <w:rPr>
        <w:rFonts w:ascii="標楷體" w:eastAsia="標楷體" w:hAnsi="標楷體"/>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1BECC" w14:textId="28E87076" w:rsidR="00614347" w:rsidRPr="00AE5964" w:rsidRDefault="00614347" w:rsidP="00AE5964">
    <w:pPr>
      <w:pStyle w:val="ab"/>
      <w:pBdr>
        <w:bottom w:val="thickThinSmallGap" w:sz="24" w:space="1" w:color="auto"/>
      </w:pBdr>
      <w:rPr>
        <w:rFonts w:ascii="標楷體" w:eastAsia="標楷體" w:hAnsi="標楷體"/>
        <w:sz w:val="24"/>
        <w:szCs w:val="24"/>
      </w:rPr>
    </w:pPr>
    <w:r w:rsidRPr="00AE5964">
      <w:rPr>
        <w:rFonts w:ascii="標楷體" w:eastAsia="標楷體" w:hAnsi="標楷體" w:hint="eastAsia"/>
        <w:sz w:val="24"/>
        <w:szCs w:val="24"/>
      </w:rPr>
      <w:t>結合時間因素與文字探勘技術建立電影推薦系統</w:t>
    </w:r>
    <w:r w:rsidR="004E1BA5">
      <w:rPr>
        <w:noProof/>
      </w:rPr>
      <w:pict w14:anchorId="12C71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45862" o:spid="_x0000_s2055" type="#_x0000_t75" style="position:absolute;margin-left:0;margin-top:0;width:414.9pt;height:395.5pt;z-index:-251655168;mso-position-horizontal:center;mso-position-horizontal-relative:margin;mso-position-vertical:center;mso-position-vertical-relative:margin" o:allowincell="f">
          <v:imagedata r:id="rId1" o:title="中正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25A0"/>
    <w:multiLevelType w:val="hybridMultilevel"/>
    <w:tmpl w:val="2F181360"/>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 w15:restartNumberingAfterBreak="0">
    <w:nsid w:val="05287A4E"/>
    <w:multiLevelType w:val="hybridMultilevel"/>
    <w:tmpl w:val="AB9877E4"/>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5454C11"/>
    <w:multiLevelType w:val="hybridMultilevel"/>
    <w:tmpl w:val="F216C718"/>
    <w:lvl w:ilvl="0" w:tplc="8578BFEA">
      <w:start w:val="1"/>
      <w:numFmt w:val="bullet"/>
      <w:lvlText w:val=""/>
      <w:lvlJc w:val="left"/>
      <w:pPr>
        <w:tabs>
          <w:tab w:val="num" w:pos="720"/>
        </w:tabs>
        <w:ind w:left="720" w:hanging="360"/>
      </w:pPr>
      <w:rPr>
        <w:rFonts w:ascii="Wingdings" w:hAnsi="Wingdings" w:hint="default"/>
      </w:rPr>
    </w:lvl>
    <w:lvl w:ilvl="1" w:tplc="09B6F5FC">
      <w:start w:val="1"/>
      <w:numFmt w:val="bullet"/>
      <w:lvlText w:val=""/>
      <w:lvlJc w:val="left"/>
      <w:pPr>
        <w:tabs>
          <w:tab w:val="num" w:pos="1440"/>
        </w:tabs>
        <w:ind w:left="1440" w:hanging="360"/>
      </w:pPr>
      <w:rPr>
        <w:rFonts w:ascii="Wingdings" w:hAnsi="Wingdings" w:hint="default"/>
      </w:rPr>
    </w:lvl>
    <w:lvl w:ilvl="2" w:tplc="7AD8450E" w:tentative="1">
      <w:start w:val="1"/>
      <w:numFmt w:val="bullet"/>
      <w:lvlText w:val=""/>
      <w:lvlJc w:val="left"/>
      <w:pPr>
        <w:tabs>
          <w:tab w:val="num" w:pos="2160"/>
        </w:tabs>
        <w:ind w:left="2160" w:hanging="360"/>
      </w:pPr>
      <w:rPr>
        <w:rFonts w:ascii="Wingdings" w:hAnsi="Wingdings" w:hint="default"/>
      </w:rPr>
    </w:lvl>
    <w:lvl w:ilvl="3" w:tplc="908E0DEE" w:tentative="1">
      <w:start w:val="1"/>
      <w:numFmt w:val="bullet"/>
      <w:lvlText w:val=""/>
      <w:lvlJc w:val="left"/>
      <w:pPr>
        <w:tabs>
          <w:tab w:val="num" w:pos="2880"/>
        </w:tabs>
        <w:ind w:left="2880" w:hanging="360"/>
      </w:pPr>
      <w:rPr>
        <w:rFonts w:ascii="Wingdings" w:hAnsi="Wingdings" w:hint="default"/>
      </w:rPr>
    </w:lvl>
    <w:lvl w:ilvl="4" w:tplc="CBDC2FE8" w:tentative="1">
      <w:start w:val="1"/>
      <w:numFmt w:val="bullet"/>
      <w:lvlText w:val=""/>
      <w:lvlJc w:val="left"/>
      <w:pPr>
        <w:tabs>
          <w:tab w:val="num" w:pos="3600"/>
        </w:tabs>
        <w:ind w:left="3600" w:hanging="360"/>
      </w:pPr>
      <w:rPr>
        <w:rFonts w:ascii="Wingdings" w:hAnsi="Wingdings" w:hint="default"/>
      </w:rPr>
    </w:lvl>
    <w:lvl w:ilvl="5" w:tplc="5C0C9C48" w:tentative="1">
      <w:start w:val="1"/>
      <w:numFmt w:val="bullet"/>
      <w:lvlText w:val=""/>
      <w:lvlJc w:val="left"/>
      <w:pPr>
        <w:tabs>
          <w:tab w:val="num" w:pos="4320"/>
        </w:tabs>
        <w:ind w:left="4320" w:hanging="360"/>
      </w:pPr>
      <w:rPr>
        <w:rFonts w:ascii="Wingdings" w:hAnsi="Wingdings" w:hint="default"/>
      </w:rPr>
    </w:lvl>
    <w:lvl w:ilvl="6" w:tplc="05445656" w:tentative="1">
      <w:start w:val="1"/>
      <w:numFmt w:val="bullet"/>
      <w:lvlText w:val=""/>
      <w:lvlJc w:val="left"/>
      <w:pPr>
        <w:tabs>
          <w:tab w:val="num" w:pos="5040"/>
        </w:tabs>
        <w:ind w:left="5040" w:hanging="360"/>
      </w:pPr>
      <w:rPr>
        <w:rFonts w:ascii="Wingdings" w:hAnsi="Wingdings" w:hint="default"/>
      </w:rPr>
    </w:lvl>
    <w:lvl w:ilvl="7" w:tplc="A6D8399E" w:tentative="1">
      <w:start w:val="1"/>
      <w:numFmt w:val="bullet"/>
      <w:lvlText w:val=""/>
      <w:lvlJc w:val="left"/>
      <w:pPr>
        <w:tabs>
          <w:tab w:val="num" w:pos="5760"/>
        </w:tabs>
        <w:ind w:left="5760" w:hanging="360"/>
      </w:pPr>
      <w:rPr>
        <w:rFonts w:ascii="Wingdings" w:hAnsi="Wingdings" w:hint="default"/>
      </w:rPr>
    </w:lvl>
    <w:lvl w:ilvl="8" w:tplc="F00A572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0A4DD0"/>
    <w:multiLevelType w:val="hybridMultilevel"/>
    <w:tmpl w:val="F2125B6A"/>
    <w:lvl w:ilvl="0" w:tplc="04090015">
      <w:start w:val="1"/>
      <w:numFmt w:val="taiwaneseCountingThousand"/>
      <w:lvlText w:val="%1、"/>
      <w:lvlJc w:val="left"/>
      <w:pPr>
        <w:ind w:left="905" w:hanging="480"/>
      </w:pPr>
    </w:lvl>
    <w:lvl w:ilvl="1" w:tplc="0409000F">
      <w:start w:val="1"/>
      <w:numFmt w:val="decim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4" w15:restartNumberingAfterBreak="0">
    <w:nsid w:val="09A22EE9"/>
    <w:multiLevelType w:val="hybridMultilevel"/>
    <w:tmpl w:val="3CC6EDD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EE80650"/>
    <w:multiLevelType w:val="hybridMultilevel"/>
    <w:tmpl w:val="FB00C402"/>
    <w:lvl w:ilvl="0" w:tplc="966C3776">
      <w:start w:val="1"/>
      <w:numFmt w:val="taiwaneseCountingThousand"/>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FAE26EF"/>
    <w:multiLevelType w:val="hybridMultilevel"/>
    <w:tmpl w:val="909EA236"/>
    <w:lvl w:ilvl="0" w:tplc="8CF4D322">
      <w:start w:val="1"/>
      <w:numFmt w:val="bullet"/>
      <w:lvlText w:val=""/>
      <w:lvlJc w:val="left"/>
      <w:pPr>
        <w:tabs>
          <w:tab w:val="num" w:pos="720"/>
        </w:tabs>
        <w:ind w:left="720" w:hanging="360"/>
      </w:pPr>
      <w:rPr>
        <w:rFonts w:ascii="Wingdings" w:hAnsi="Wingdings" w:hint="default"/>
      </w:rPr>
    </w:lvl>
    <w:lvl w:ilvl="1" w:tplc="6E6CB782">
      <w:start w:val="1"/>
      <w:numFmt w:val="bullet"/>
      <w:lvlText w:val=""/>
      <w:lvlJc w:val="left"/>
      <w:pPr>
        <w:tabs>
          <w:tab w:val="num" w:pos="1440"/>
        </w:tabs>
        <w:ind w:left="1440" w:hanging="360"/>
      </w:pPr>
      <w:rPr>
        <w:rFonts w:ascii="Wingdings" w:hAnsi="Wingdings" w:hint="default"/>
      </w:rPr>
    </w:lvl>
    <w:lvl w:ilvl="2" w:tplc="9DB469F2" w:tentative="1">
      <w:start w:val="1"/>
      <w:numFmt w:val="bullet"/>
      <w:lvlText w:val=""/>
      <w:lvlJc w:val="left"/>
      <w:pPr>
        <w:tabs>
          <w:tab w:val="num" w:pos="2160"/>
        </w:tabs>
        <w:ind w:left="2160" w:hanging="360"/>
      </w:pPr>
      <w:rPr>
        <w:rFonts w:ascii="Wingdings" w:hAnsi="Wingdings" w:hint="default"/>
      </w:rPr>
    </w:lvl>
    <w:lvl w:ilvl="3" w:tplc="E0B4EC4C" w:tentative="1">
      <w:start w:val="1"/>
      <w:numFmt w:val="bullet"/>
      <w:lvlText w:val=""/>
      <w:lvlJc w:val="left"/>
      <w:pPr>
        <w:tabs>
          <w:tab w:val="num" w:pos="2880"/>
        </w:tabs>
        <w:ind w:left="2880" w:hanging="360"/>
      </w:pPr>
      <w:rPr>
        <w:rFonts w:ascii="Wingdings" w:hAnsi="Wingdings" w:hint="default"/>
      </w:rPr>
    </w:lvl>
    <w:lvl w:ilvl="4" w:tplc="AA980A80" w:tentative="1">
      <w:start w:val="1"/>
      <w:numFmt w:val="bullet"/>
      <w:lvlText w:val=""/>
      <w:lvlJc w:val="left"/>
      <w:pPr>
        <w:tabs>
          <w:tab w:val="num" w:pos="3600"/>
        </w:tabs>
        <w:ind w:left="3600" w:hanging="360"/>
      </w:pPr>
      <w:rPr>
        <w:rFonts w:ascii="Wingdings" w:hAnsi="Wingdings" w:hint="default"/>
      </w:rPr>
    </w:lvl>
    <w:lvl w:ilvl="5" w:tplc="2BA49114" w:tentative="1">
      <w:start w:val="1"/>
      <w:numFmt w:val="bullet"/>
      <w:lvlText w:val=""/>
      <w:lvlJc w:val="left"/>
      <w:pPr>
        <w:tabs>
          <w:tab w:val="num" w:pos="4320"/>
        </w:tabs>
        <w:ind w:left="4320" w:hanging="360"/>
      </w:pPr>
      <w:rPr>
        <w:rFonts w:ascii="Wingdings" w:hAnsi="Wingdings" w:hint="default"/>
      </w:rPr>
    </w:lvl>
    <w:lvl w:ilvl="6" w:tplc="4CA25A34" w:tentative="1">
      <w:start w:val="1"/>
      <w:numFmt w:val="bullet"/>
      <w:lvlText w:val=""/>
      <w:lvlJc w:val="left"/>
      <w:pPr>
        <w:tabs>
          <w:tab w:val="num" w:pos="5040"/>
        </w:tabs>
        <w:ind w:left="5040" w:hanging="360"/>
      </w:pPr>
      <w:rPr>
        <w:rFonts w:ascii="Wingdings" w:hAnsi="Wingdings" w:hint="default"/>
      </w:rPr>
    </w:lvl>
    <w:lvl w:ilvl="7" w:tplc="DBC6F21A" w:tentative="1">
      <w:start w:val="1"/>
      <w:numFmt w:val="bullet"/>
      <w:lvlText w:val=""/>
      <w:lvlJc w:val="left"/>
      <w:pPr>
        <w:tabs>
          <w:tab w:val="num" w:pos="5760"/>
        </w:tabs>
        <w:ind w:left="5760" w:hanging="360"/>
      </w:pPr>
      <w:rPr>
        <w:rFonts w:ascii="Wingdings" w:hAnsi="Wingdings" w:hint="default"/>
      </w:rPr>
    </w:lvl>
    <w:lvl w:ilvl="8" w:tplc="5CE89E5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2D313F"/>
    <w:multiLevelType w:val="hybridMultilevel"/>
    <w:tmpl w:val="40A43C08"/>
    <w:lvl w:ilvl="0" w:tplc="208880E4">
      <w:start w:val="1"/>
      <w:numFmt w:val="decimal"/>
      <w:lvlText w:val="3.4.%1"/>
      <w:lvlJc w:val="left"/>
      <w:pPr>
        <w:ind w:left="960" w:hanging="480"/>
      </w:pPr>
      <w:rPr>
        <w:rFonts w:hint="eastAsia"/>
      </w:rPr>
    </w:lvl>
    <w:lvl w:ilvl="1" w:tplc="208880E4">
      <w:start w:val="1"/>
      <w:numFmt w:val="decimal"/>
      <w:lvlText w:val="3.4.%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2E74DF7"/>
    <w:multiLevelType w:val="hybridMultilevel"/>
    <w:tmpl w:val="60F4EF9C"/>
    <w:lvl w:ilvl="0" w:tplc="DB6686DC">
      <w:start w:val="1"/>
      <w:numFmt w:val="bullet"/>
      <w:lvlText w:val=""/>
      <w:lvlJc w:val="left"/>
      <w:pPr>
        <w:tabs>
          <w:tab w:val="num" w:pos="720"/>
        </w:tabs>
        <w:ind w:left="720" w:hanging="360"/>
      </w:pPr>
      <w:rPr>
        <w:rFonts w:ascii="Wingdings" w:hAnsi="Wingdings" w:hint="default"/>
      </w:rPr>
    </w:lvl>
    <w:lvl w:ilvl="1" w:tplc="2A6CDEB6">
      <w:start w:val="1"/>
      <w:numFmt w:val="bullet"/>
      <w:lvlText w:val=""/>
      <w:lvlJc w:val="left"/>
      <w:pPr>
        <w:tabs>
          <w:tab w:val="num" w:pos="1440"/>
        </w:tabs>
        <w:ind w:left="1440" w:hanging="360"/>
      </w:pPr>
      <w:rPr>
        <w:rFonts w:ascii="Wingdings" w:hAnsi="Wingdings" w:hint="default"/>
      </w:rPr>
    </w:lvl>
    <w:lvl w:ilvl="2" w:tplc="6F40523A" w:tentative="1">
      <w:start w:val="1"/>
      <w:numFmt w:val="bullet"/>
      <w:lvlText w:val=""/>
      <w:lvlJc w:val="left"/>
      <w:pPr>
        <w:tabs>
          <w:tab w:val="num" w:pos="2160"/>
        </w:tabs>
        <w:ind w:left="2160" w:hanging="360"/>
      </w:pPr>
      <w:rPr>
        <w:rFonts w:ascii="Wingdings" w:hAnsi="Wingdings" w:hint="default"/>
      </w:rPr>
    </w:lvl>
    <w:lvl w:ilvl="3" w:tplc="F84E722A" w:tentative="1">
      <w:start w:val="1"/>
      <w:numFmt w:val="bullet"/>
      <w:lvlText w:val=""/>
      <w:lvlJc w:val="left"/>
      <w:pPr>
        <w:tabs>
          <w:tab w:val="num" w:pos="2880"/>
        </w:tabs>
        <w:ind w:left="2880" w:hanging="360"/>
      </w:pPr>
      <w:rPr>
        <w:rFonts w:ascii="Wingdings" w:hAnsi="Wingdings" w:hint="default"/>
      </w:rPr>
    </w:lvl>
    <w:lvl w:ilvl="4" w:tplc="20D84716" w:tentative="1">
      <w:start w:val="1"/>
      <w:numFmt w:val="bullet"/>
      <w:lvlText w:val=""/>
      <w:lvlJc w:val="left"/>
      <w:pPr>
        <w:tabs>
          <w:tab w:val="num" w:pos="3600"/>
        </w:tabs>
        <w:ind w:left="3600" w:hanging="360"/>
      </w:pPr>
      <w:rPr>
        <w:rFonts w:ascii="Wingdings" w:hAnsi="Wingdings" w:hint="default"/>
      </w:rPr>
    </w:lvl>
    <w:lvl w:ilvl="5" w:tplc="75EEBE68" w:tentative="1">
      <w:start w:val="1"/>
      <w:numFmt w:val="bullet"/>
      <w:lvlText w:val=""/>
      <w:lvlJc w:val="left"/>
      <w:pPr>
        <w:tabs>
          <w:tab w:val="num" w:pos="4320"/>
        </w:tabs>
        <w:ind w:left="4320" w:hanging="360"/>
      </w:pPr>
      <w:rPr>
        <w:rFonts w:ascii="Wingdings" w:hAnsi="Wingdings" w:hint="default"/>
      </w:rPr>
    </w:lvl>
    <w:lvl w:ilvl="6" w:tplc="1E589BCE" w:tentative="1">
      <w:start w:val="1"/>
      <w:numFmt w:val="bullet"/>
      <w:lvlText w:val=""/>
      <w:lvlJc w:val="left"/>
      <w:pPr>
        <w:tabs>
          <w:tab w:val="num" w:pos="5040"/>
        </w:tabs>
        <w:ind w:left="5040" w:hanging="360"/>
      </w:pPr>
      <w:rPr>
        <w:rFonts w:ascii="Wingdings" w:hAnsi="Wingdings" w:hint="default"/>
      </w:rPr>
    </w:lvl>
    <w:lvl w:ilvl="7" w:tplc="D73CA60A" w:tentative="1">
      <w:start w:val="1"/>
      <w:numFmt w:val="bullet"/>
      <w:lvlText w:val=""/>
      <w:lvlJc w:val="left"/>
      <w:pPr>
        <w:tabs>
          <w:tab w:val="num" w:pos="5760"/>
        </w:tabs>
        <w:ind w:left="5760" w:hanging="360"/>
      </w:pPr>
      <w:rPr>
        <w:rFonts w:ascii="Wingdings" w:hAnsi="Wingdings" w:hint="default"/>
      </w:rPr>
    </w:lvl>
    <w:lvl w:ilvl="8" w:tplc="5D005D4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FF2AF6"/>
    <w:multiLevelType w:val="hybridMultilevel"/>
    <w:tmpl w:val="8FBC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372AA"/>
    <w:multiLevelType w:val="hybridMultilevel"/>
    <w:tmpl w:val="4B823390"/>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1E7816D8"/>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2551"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2" w15:restartNumberingAfterBreak="0">
    <w:nsid w:val="276F088A"/>
    <w:multiLevelType w:val="multilevel"/>
    <w:tmpl w:val="7BA8514E"/>
    <w:lvl w:ilvl="0">
      <w:start w:val="1"/>
      <w:numFmt w:val="decimal"/>
      <w:lvlText w:val="4.%1. "/>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2D141D09"/>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2551"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4" w15:restartNumberingAfterBreak="0">
    <w:nsid w:val="2D6B1139"/>
    <w:multiLevelType w:val="hybridMultilevel"/>
    <w:tmpl w:val="BBC6434A"/>
    <w:lvl w:ilvl="0" w:tplc="780AB35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5" w15:restartNumberingAfterBreak="0">
    <w:nsid w:val="2F8B1798"/>
    <w:multiLevelType w:val="hybridMultilevel"/>
    <w:tmpl w:val="4CB630C8"/>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6" w15:restartNumberingAfterBreak="0">
    <w:nsid w:val="333A702B"/>
    <w:multiLevelType w:val="multilevel"/>
    <w:tmpl w:val="DEC844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5065674"/>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2551"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8" w15:restartNumberingAfterBreak="0">
    <w:nsid w:val="35C204F4"/>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992"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9" w15:restartNumberingAfterBreak="0">
    <w:nsid w:val="3BF027A0"/>
    <w:multiLevelType w:val="hybridMultilevel"/>
    <w:tmpl w:val="C660DBFE"/>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0" w15:restartNumberingAfterBreak="0">
    <w:nsid w:val="45FE73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6415CC7"/>
    <w:multiLevelType w:val="hybridMultilevel"/>
    <w:tmpl w:val="11B46EF8"/>
    <w:lvl w:ilvl="0" w:tplc="780AB35C">
      <w:start w:val="1"/>
      <w:numFmt w:val="bullet"/>
      <w:lvlText w:val=""/>
      <w:lvlJc w:val="left"/>
      <w:pPr>
        <w:ind w:left="1918" w:hanging="480"/>
      </w:pPr>
      <w:rPr>
        <w:rFonts w:ascii="Wingdings" w:hAnsi="Wingdings" w:hint="default"/>
      </w:rPr>
    </w:lvl>
    <w:lvl w:ilvl="1" w:tplc="04090003" w:tentative="1">
      <w:start w:val="1"/>
      <w:numFmt w:val="bullet"/>
      <w:lvlText w:val=""/>
      <w:lvlJc w:val="left"/>
      <w:pPr>
        <w:ind w:left="2398" w:hanging="480"/>
      </w:pPr>
      <w:rPr>
        <w:rFonts w:ascii="Wingdings" w:hAnsi="Wingdings" w:hint="default"/>
      </w:rPr>
    </w:lvl>
    <w:lvl w:ilvl="2" w:tplc="04090005" w:tentative="1">
      <w:start w:val="1"/>
      <w:numFmt w:val="bullet"/>
      <w:lvlText w:val=""/>
      <w:lvlJc w:val="left"/>
      <w:pPr>
        <w:ind w:left="2878" w:hanging="480"/>
      </w:pPr>
      <w:rPr>
        <w:rFonts w:ascii="Wingdings" w:hAnsi="Wingdings" w:hint="default"/>
      </w:rPr>
    </w:lvl>
    <w:lvl w:ilvl="3" w:tplc="04090001" w:tentative="1">
      <w:start w:val="1"/>
      <w:numFmt w:val="bullet"/>
      <w:lvlText w:val=""/>
      <w:lvlJc w:val="left"/>
      <w:pPr>
        <w:ind w:left="3358" w:hanging="480"/>
      </w:pPr>
      <w:rPr>
        <w:rFonts w:ascii="Wingdings" w:hAnsi="Wingdings" w:hint="default"/>
      </w:rPr>
    </w:lvl>
    <w:lvl w:ilvl="4" w:tplc="04090003" w:tentative="1">
      <w:start w:val="1"/>
      <w:numFmt w:val="bullet"/>
      <w:lvlText w:val=""/>
      <w:lvlJc w:val="left"/>
      <w:pPr>
        <w:ind w:left="3838" w:hanging="480"/>
      </w:pPr>
      <w:rPr>
        <w:rFonts w:ascii="Wingdings" w:hAnsi="Wingdings" w:hint="default"/>
      </w:rPr>
    </w:lvl>
    <w:lvl w:ilvl="5" w:tplc="04090005" w:tentative="1">
      <w:start w:val="1"/>
      <w:numFmt w:val="bullet"/>
      <w:lvlText w:val=""/>
      <w:lvlJc w:val="left"/>
      <w:pPr>
        <w:ind w:left="4318" w:hanging="480"/>
      </w:pPr>
      <w:rPr>
        <w:rFonts w:ascii="Wingdings" w:hAnsi="Wingdings" w:hint="default"/>
      </w:rPr>
    </w:lvl>
    <w:lvl w:ilvl="6" w:tplc="04090001" w:tentative="1">
      <w:start w:val="1"/>
      <w:numFmt w:val="bullet"/>
      <w:lvlText w:val=""/>
      <w:lvlJc w:val="left"/>
      <w:pPr>
        <w:ind w:left="4798" w:hanging="480"/>
      </w:pPr>
      <w:rPr>
        <w:rFonts w:ascii="Wingdings" w:hAnsi="Wingdings" w:hint="default"/>
      </w:rPr>
    </w:lvl>
    <w:lvl w:ilvl="7" w:tplc="04090003" w:tentative="1">
      <w:start w:val="1"/>
      <w:numFmt w:val="bullet"/>
      <w:lvlText w:val=""/>
      <w:lvlJc w:val="left"/>
      <w:pPr>
        <w:ind w:left="5278" w:hanging="480"/>
      </w:pPr>
      <w:rPr>
        <w:rFonts w:ascii="Wingdings" w:hAnsi="Wingdings" w:hint="default"/>
      </w:rPr>
    </w:lvl>
    <w:lvl w:ilvl="8" w:tplc="04090005" w:tentative="1">
      <w:start w:val="1"/>
      <w:numFmt w:val="bullet"/>
      <w:lvlText w:val=""/>
      <w:lvlJc w:val="left"/>
      <w:pPr>
        <w:ind w:left="5758" w:hanging="480"/>
      </w:pPr>
      <w:rPr>
        <w:rFonts w:ascii="Wingdings" w:hAnsi="Wingdings" w:hint="default"/>
      </w:rPr>
    </w:lvl>
  </w:abstractNum>
  <w:abstractNum w:abstractNumId="22" w15:restartNumberingAfterBreak="0">
    <w:nsid w:val="465913F2"/>
    <w:multiLevelType w:val="hybridMultilevel"/>
    <w:tmpl w:val="A4BEB156"/>
    <w:lvl w:ilvl="0" w:tplc="780AB35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3" w15:restartNumberingAfterBreak="0">
    <w:nsid w:val="4AA27077"/>
    <w:multiLevelType w:val="multilevel"/>
    <w:tmpl w:val="85127668"/>
    <w:lvl w:ilvl="0">
      <w:start w:val="1"/>
      <w:numFmt w:val="decimal"/>
      <w:lvlText w:val="1.%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4" w15:restartNumberingAfterBreak="0">
    <w:nsid w:val="4C0B0525"/>
    <w:multiLevelType w:val="multilevel"/>
    <w:tmpl w:val="3AC6290A"/>
    <w:lvl w:ilvl="0">
      <w:start w:val="1"/>
      <w:numFmt w:val="decimal"/>
      <w:lvlText w:val="5.%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5" w15:restartNumberingAfterBreak="0">
    <w:nsid w:val="4CD43078"/>
    <w:multiLevelType w:val="hybridMultilevel"/>
    <w:tmpl w:val="2D324080"/>
    <w:lvl w:ilvl="0" w:tplc="780AB35C">
      <w:start w:val="1"/>
      <w:numFmt w:val="bullet"/>
      <w:lvlText w:val=""/>
      <w:lvlJc w:val="left"/>
      <w:pPr>
        <w:ind w:left="1918" w:hanging="480"/>
      </w:pPr>
      <w:rPr>
        <w:rFonts w:ascii="Wingdings" w:hAnsi="Wingdings" w:hint="default"/>
      </w:rPr>
    </w:lvl>
    <w:lvl w:ilvl="1" w:tplc="04090003" w:tentative="1">
      <w:start w:val="1"/>
      <w:numFmt w:val="bullet"/>
      <w:lvlText w:val=""/>
      <w:lvlJc w:val="left"/>
      <w:pPr>
        <w:ind w:left="2398" w:hanging="480"/>
      </w:pPr>
      <w:rPr>
        <w:rFonts w:ascii="Wingdings" w:hAnsi="Wingdings" w:hint="default"/>
      </w:rPr>
    </w:lvl>
    <w:lvl w:ilvl="2" w:tplc="04090005" w:tentative="1">
      <w:start w:val="1"/>
      <w:numFmt w:val="bullet"/>
      <w:lvlText w:val=""/>
      <w:lvlJc w:val="left"/>
      <w:pPr>
        <w:ind w:left="2878" w:hanging="480"/>
      </w:pPr>
      <w:rPr>
        <w:rFonts w:ascii="Wingdings" w:hAnsi="Wingdings" w:hint="default"/>
      </w:rPr>
    </w:lvl>
    <w:lvl w:ilvl="3" w:tplc="04090001" w:tentative="1">
      <w:start w:val="1"/>
      <w:numFmt w:val="bullet"/>
      <w:lvlText w:val=""/>
      <w:lvlJc w:val="left"/>
      <w:pPr>
        <w:ind w:left="3358" w:hanging="480"/>
      </w:pPr>
      <w:rPr>
        <w:rFonts w:ascii="Wingdings" w:hAnsi="Wingdings" w:hint="default"/>
      </w:rPr>
    </w:lvl>
    <w:lvl w:ilvl="4" w:tplc="04090003" w:tentative="1">
      <w:start w:val="1"/>
      <w:numFmt w:val="bullet"/>
      <w:lvlText w:val=""/>
      <w:lvlJc w:val="left"/>
      <w:pPr>
        <w:ind w:left="3838" w:hanging="480"/>
      </w:pPr>
      <w:rPr>
        <w:rFonts w:ascii="Wingdings" w:hAnsi="Wingdings" w:hint="default"/>
      </w:rPr>
    </w:lvl>
    <w:lvl w:ilvl="5" w:tplc="04090005" w:tentative="1">
      <w:start w:val="1"/>
      <w:numFmt w:val="bullet"/>
      <w:lvlText w:val=""/>
      <w:lvlJc w:val="left"/>
      <w:pPr>
        <w:ind w:left="4318" w:hanging="480"/>
      </w:pPr>
      <w:rPr>
        <w:rFonts w:ascii="Wingdings" w:hAnsi="Wingdings" w:hint="default"/>
      </w:rPr>
    </w:lvl>
    <w:lvl w:ilvl="6" w:tplc="04090001" w:tentative="1">
      <w:start w:val="1"/>
      <w:numFmt w:val="bullet"/>
      <w:lvlText w:val=""/>
      <w:lvlJc w:val="left"/>
      <w:pPr>
        <w:ind w:left="4798" w:hanging="480"/>
      </w:pPr>
      <w:rPr>
        <w:rFonts w:ascii="Wingdings" w:hAnsi="Wingdings" w:hint="default"/>
      </w:rPr>
    </w:lvl>
    <w:lvl w:ilvl="7" w:tplc="04090003" w:tentative="1">
      <w:start w:val="1"/>
      <w:numFmt w:val="bullet"/>
      <w:lvlText w:val=""/>
      <w:lvlJc w:val="left"/>
      <w:pPr>
        <w:ind w:left="5278" w:hanging="480"/>
      </w:pPr>
      <w:rPr>
        <w:rFonts w:ascii="Wingdings" w:hAnsi="Wingdings" w:hint="default"/>
      </w:rPr>
    </w:lvl>
    <w:lvl w:ilvl="8" w:tplc="04090005" w:tentative="1">
      <w:start w:val="1"/>
      <w:numFmt w:val="bullet"/>
      <w:lvlText w:val=""/>
      <w:lvlJc w:val="left"/>
      <w:pPr>
        <w:ind w:left="5758" w:hanging="480"/>
      </w:pPr>
      <w:rPr>
        <w:rFonts w:ascii="Wingdings" w:hAnsi="Wingdings" w:hint="default"/>
      </w:rPr>
    </w:lvl>
  </w:abstractNum>
  <w:abstractNum w:abstractNumId="26" w15:restartNumberingAfterBreak="0">
    <w:nsid w:val="4E0C6864"/>
    <w:multiLevelType w:val="hybridMultilevel"/>
    <w:tmpl w:val="2054A954"/>
    <w:lvl w:ilvl="0" w:tplc="9E4AE956">
      <w:start w:val="1"/>
      <w:numFmt w:val="bullet"/>
      <w:lvlText w:val=""/>
      <w:lvlJc w:val="left"/>
      <w:pPr>
        <w:tabs>
          <w:tab w:val="num" w:pos="720"/>
        </w:tabs>
        <w:ind w:left="720" w:hanging="360"/>
      </w:pPr>
      <w:rPr>
        <w:rFonts w:ascii="Wingdings" w:hAnsi="Wingdings" w:hint="default"/>
      </w:rPr>
    </w:lvl>
    <w:lvl w:ilvl="1" w:tplc="3E7A4FAE">
      <w:start w:val="1"/>
      <w:numFmt w:val="bullet"/>
      <w:lvlText w:val=""/>
      <w:lvlJc w:val="left"/>
      <w:pPr>
        <w:tabs>
          <w:tab w:val="num" w:pos="1440"/>
        </w:tabs>
        <w:ind w:left="1440" w:hanging="360"/>
      </w:pPr>
      <w:rPr>
        <w:rFonts w:ascii="Wingdings" w:hAnsi="Wingdings" w:hint="default"/>
      </w:rPr>
    </w:lvl>
    <w:lvl w:ilvl="2" w:tplc="226278BE" w:tentative="1">
      <w:start w:val="1"/>
      <w:numFmt w:val="bullet"/>
      <w:lvlText w:val=""/>
      <w:lvlJc w:val="left"/>
      <w:pPr>
        <w:tabs>
          <w:tab w:val="num" w:pos="2160"/>
        </w:tabs>
        <w:ind w:left="2160" w:hanging="360"/>
      </w:pPr>
      <w:rPr>
        <w:rFonts w:ascii="Wingdings" w:hAnsi="Wingdings" w:hint="default"/>
      </w:rPr>
    </w:lvl>
    <w:lvl w:ilvl="3" w:tplc="7B40D848" w:tentative="1">
      <w:start w:val="1"/>
      <w:numFmt w:val="bullet"/>
      <w:lvlText w:val=""/>
      <w:lvlJc w:val="left"/>
      <w:pPr>
        <w:tabs>
          <w:tab w:val="num" w:pos="2880"/>
        </w:tabs>
        <w:ind w:left="2880" w:hanging="360"/>
      </w:pPr>
      <w:rPr>
        <w:rFonts w:ascii="Wingdings" w:hAnsi="Wingdings" w:hint="default"/>
      </w:rPr>
    </w:lvl>
    <w:lvl w:ilvl="4" w:tplc="F16413E4" w:tentative="1">
      <w:start w:val="1"/>
      <w:numFmt w:val="bullet"/>
      <w:lvlText w:val=""/>
      <w:lvlJc w:val="left"/>
      <w:pPr>
        <w:tabs>
          <w:tab w:val="num" w:pos="3600"/>
        </w:tabs>
        <w:ind w:left="3600" w:hanging="360"/>
      </w:pPr>
      <w:rPr>
        <w:rFonts w:ascii="Wingdings" w:hAnsi="Wingdings" w:hint="default"/>
      </w:rPr>
    </w:lvl>
    <w:lvl w:ilvl="5" w:tplc="83D87A94" w:tentative="1">
      <w:start w:val="1"/>
      <w:numFmt w:val="bullet"/>
      <w:lvlText w:val=""/>
      <w:lvlJc w:val="left"/>
      <w:pPr>
        <w:tabs>
          <w:tab w:val="num" w:pos="4320"/>
        </w:tabs>
        <w:ind w:left="4320" w:hanging="360"/>
      </w:pPr>
      <w:rPr>
        <w:rFonts w:ascii="Wingdings" w:hAnsi="Wingdings" w:hint="default"/>
      </w:rPr>
    </w:lvl>
    <w:lvl w:ilvl="6" w:tplc="103294C6" w:tentative="1">
      <w:start w:val="1"/>
      <w:numFmt w:val="bullet"/>
      <w:lvlText w:val=""/>
      <w:lvlJc w:val="left"/>
      <w:pPr>
        <w:tabs>
          <w:tab w:val="num" w:pos="5040"/>
        </w:tabs>
        <w:ind w:left="5040" w:hanging="360"/>
      </w:pPr>
      <w:rPr>
        <w:rFonts w:ascii="Wingdings" w:hAnsi="Wingdings" w:hint="default"/>
      </w:rPr>
    </w:lvl>
    <w:lvl w:ilvl="7" w:tplc="F552DB1C" w:tentative="1">
      <w:start w:val="1"/>
      <w:numFmt w:val="bullet"/>
      <w:lvlText w:val=""/>
      <w:lvlJc w:val="left"/>
      <w:pPr>
        <w:tabs>
          <w:tab w:val="num" w:pos="5760"/>
        </w:tabs>
        <w:ind w:left="5760" w:hanging="360"/>
      </w:pPr>
      <w:rPr>
        <w:rFonts w:ascii="Wingdings" w:hAnsi="Wingdings" w:hint="default"/>
      </w:rPr>
    </w:lvl>
    <w:lvl w:ilvl="8" w:tplc="40AE9FC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FBC1B25"/>
    <w:multiLevelType w:val="hybridMultilevel"/>
    <w:tmpl w:val="2C784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53580D"/>
    <w:multiLevelType w:val="hybridMultilevel"/>
    <w:tmpl w:val="DD0830AE"/>
    <w:lvl w:ilvl="0" w:tplc="0409000F">
      <w:start w:val="1"/>
      <w:numFmt w:val="decimal"/>
      <w:lvlText w:val="%1."/>
      <w:lvlJc w:val="left"/>
      <w:pPr>
        <w:ind w:left="2412" w:hanging="480"/>
      </w:pPr>
    </w:lvl>
    <w:lvl w:ilvl="1" w:tplc="04090019" w:tentative="1">
      <w:start w:val="1"/>
      <w:numFmt w:val="ideographTraditional"/>
      <w:lvlText w:val="%2、"/>
      <w:lvlJc w:val="left"/>
      <w:pPr>
        <w:ind w:left="2892" w:hanging="480"/>
      </w:pPr>
    </w:lvl>
    <w:lvl w:ilvl="2" w:tplc="0409001B" w:tentative="1">
      <w:start w:val="1"/>
      <w:numFmt w:val="lowerRoman"/>
      <w:lvlText w:val="%3."/>
      <w:lvlJc w:val="right"/>
      <w:pPr>
        <w:ind w:left="3372" w:hanging="480"/>
      </w:pPr>
    </w:lvl>
    <w:lvl w:ilvl="3" w:tplc="0409000F" w:tentative="1">
      <w:start w:val="1"/>
      <w:numFmt w:val="decimal"/>
      <w:lvlText w:val="%4."/>
      <w:lvlJc w:val="left"/>
      <w:pPr>
        <w:ind w:left="3852" w:hanging="480"/>
      </w:pPr>
    </w:lvl>
    <w:lvl w:ilvl="4" w:tplc="04090019" w:tentative="1">
      <w:start w:val="1"/>
      <w:numFmt w:val="ideographTraditional"/>
      <w:lvlText w:val="%5、"/>
      <w:lvlJc w:val="left"/>
      <w:pPr>
        <w:ind w:left="4332" w:hanging="480"/>
      </w:pPr>
    </w:lvl>
    <w:lvl w:ilvl="5" w:tplc="0409001B" w:tentative="1">
      <w:start w:val="1"/>
      <w:numFmt w:val="lowerRoman"/>
      <w:lvlText w:val="%6."/>
      <w:lvlJc w:val="right"/>
      <w:pPr>
        <w:ind w:left="4812" w:hanging="480"/>
      </w:pPr>
    </w:lvl>
    <w:lvl w:ilvl="6" w:tplc="0409000F" w:tentative="1">
      <w:start w:val="1"/>
      <w:numFmt w:val="decimal"/>
      <w:lvlText w:val="%7."/>
      <w:lvlJc w:val="left"/>
      <w:pPr>
        <w:ind w:left="5292" w:hanging="480"/>
      </w:pPr>
    </w:lvl>
    <w:lvl w:ilvl="7" w:tplc="04090019" w:tentative="1">
      <w:start w:val="1"/>
      <w:numFmt w:val="ideographTraditional"/>
      <w:lvlText w:val="%8、"/>
      <w:lvlJc w:val="left"/>
      <w:pPr>
        <w:ind w:left="5772" w:hanging="480"/>
      </w:pPr>
    </w:lvl>
    <w:lvl w:ilvl="8" w:tplc="0409001B" w:tentative="1">
      <w:start w:val="1"/>
      <w:numFmt w:val="lowerRoman"/>
      <w:lvlText w:val="%9."/>
      <w:lvlJc w:val="right"/>
      <w:pPr>
        <w:ind w:left="6252" w:hanging="480"/>
      </w:pPr>
    </w:lvl>
  </w:abstractNum>
  <w:abstractNum w:abstractNumId="29" w15:restartNumberingAfterBreak="0">
    <w:nsid w:val="536F23BA"/>
    <w:multiLevelType w:val="hybridMultilevel"/>
    <w:tmpl w:val="9318935C"/>
    <w:lvl w:ilvl="0" w:tplc="A2EA970C">
      <w:start w:val="1"/>
      <w:numFmt w:val="bullet"/>
      <w:lvlText w:val=""/>
      <w:lvlJc w:val="left"/>
      <w:pPr>
        <w:tabs>
          <w:tab w:val="num" w:pos="720"/>
        </w:tabs>
        <w:ind w:left="720" w:hanging="360"/>
      </w:pPr>
      <w:rPr>
        <w:rFonts w:ascii="Wingdings" w:hAnsi="Wingdings" w:hint="default"/>
      </w:rPr>
    </w:lvl>
    <w:lvl w:ilvl="1" w:tplc="1838A248">
      <w:start w:val="1"/>
      <w:numFmt w:val="bullet"/>
      <w:lvlText w:val=""/>
      <w:lvlJc w:val="left"/>
      <w:pPr>
        <w:tabs>
          <w:tab w:val="num" w:pos="1440"/>
        </w:tabs>
        <w:ind w:left="1440" w:hanging="360"/>
      </w:pPr>
      <w:rPr>
        <w:rFonts w:ascii="Wingdings" w:hAnsi="Wingdings" w:hint="default"/>
      </w:rPr>
    </w:lvl>
    <w:lvl w:ilvl="2" w:tplc="2F1CBF00" w:tentative="1">
      <w:start w:val="1"/>
      <w:numFmt w:val="bullet"/>
      <w:lvlText w:val=""/>
      <w:lvlJc w:val="left"/>
      <w:pPr>
        <w:tabs>
          <w:tab w:val="num" w:pos="2160"/>
        </w:tabs>
        <w:ind w:left="2160" w:hanging="360"/>
      </w:pPr>
      <w:rPr>
        <w:rFonts w:ascii="Wingdings" w:hAnsi="Wingdings" w:hint="default"/>
      </w:rPr>
    </w:lvl>
    <w:lvl w:ilvl="3" w:tplc="FD24FDB0" w:tentative="1">
      <w:start w:val="1"/>
      <w:numFmt w:val="bullet"/>
      <w:lvlText w:val=""/>
      <w:lvlJc w:val="left"/>
      <w:pPr>
        <w:tabs>
          <w:tab w:val="num" w:pos="2880"/>
        </w:tabs>
        <w:ind w:left="2880" w:hanging="360"/>
      </w:pPr>
      <w:rPr>
        <w:rFonts w:ascii="Wingdings" w:hAnsi="Wingdings" w:hint="default"/>
      </w:rPr>
    </w:lvl>
    <w:lvl w:ilvl="4" w:tplc="F2D4435C" w:tentative="1">
      <w:start w:val="1"/>
      <w:numFmt w:val="bullet"/>
      <w:lvlText w:val=""/>
      <w:lvlJc w:val="left"/>
      <w:pPr>
        <w:tabs>
          <w:tab w:val="num" w:pos="3600"/>
        </w:tabs>
        <w:ind w:left="3600" w:hanging="360"/>
      </w:pPr>
      <w:rPr>
        <w:rFonts w:ascii="Wingdings" w:hAnsi="Wingdings" w:hint="default"/>
      </w:rPr>
    </w:lvl>
    <w:lvl w:ilvl="5" w:tplc="A48052EE" w:tentative="1">
      <w:start w:val="1"/>
      <w:numFmt w:val="bullet"/>
      <w:lvlText w:val=""/>
      <w:lvlJc w:val="left"/>
      <w:pPr>
        <w:tabs>
          <w:tab w:val="num" w:pos="4320"/>
        </w:tabs>
        <w:ind w:left="4320" w:hanging="360"/>
      </w:pPr>
      <w:rPr>
        <w:rFonts w:ascii="Wingdings" w:hAnsi="Wingdings" w:hint="default"/>
      </w:rPr>
    </w:lvl>
    <w:lvl w:ilvl="6" w:tplc="F1420258" w:tentative="1">
      <w:start w:val="1"/>
      <w:numFmt w:val="bullet"/>
      <w:lvlText w:val=""/>
      <w:lvlJc w:val="left"/>
      <w:pPr>
        <w:tabs>
          <w:tab w:val="num" w:pos="5040"/>
        </w:tabs>
        <w:ind w:left="5040" w:hanging="360"/>
      </w:pPr>
      <w:rPr>
        <w:rFonts w:ascii="Wingdings" w:hAnsi="Wingdings" w:hint="default"/>
      </w:rPr>
    </w:lvl>
    <w:lvl w:ilvl="7" w:tplc="35685444" w:tentative="1">
      <w:start w:val="1"/>
      <w:numFmt w:val="bullet"/>
      <w:lvlText w:val=""/>
      <w:lvlJc w:val="left"/>
      <w:pPr>
        <w:tabs>
          <w:tab w:val="num" w:pos="5760"/>
        </w:tabs>
        <w:ind w:left="5760" w:hanging="360"/>
      </w:pPr>
      <w:rPr>
        <w:rFonts w:ascii="Wingdings" w:hAnsi="Wingdings" w:hint="default"/>
      </w:rPr>
    </w:lvl>
    <w:lvl w:ilvl="8" w:tplc="4F98DE0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4B01E28"/>
    <w:multiLevelType w:val="hybridMultilevel"/>
    <w:tmpl w:val="53E03A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346AB5"/>
    <w:multiLevelType w:val="hybridMultilevel"/>
    <w:tmpl w:val="A3300982"/>
    <w:lvl w:ilvl="0" w:tplc="6108EEB8">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2" w15:restartNumberingAfterBreak="0">
    <w:nsid w:val="59D75AC0"/>
    <w:multiLevelType w:val="hybridMultilevel"/>
    <w:tmpl w:val="852AFF52"/>
    <w:lvl w:ilvl="0" w:tplc="34A056B2">
      <w:start w:val="1"/>
      <w:numFmt w:val="decimal"/>
      <w:lvlText w:val="%1."/>
      <w:lvlJc w:val="left"/>
      <w:pPr>
        <w:ind w:left="1691" w:hanging="360"/>
      </w:pPr>
      <w:rPr>
        <w:rFonts w:hint="default"/>
      </w:rPr>
    </w:lvl>
    <w:lvl w:ilvl="1" w:tplc="04090019" w:tentative="1">
      <w:start w:val="1"/>
      <w:numFmt w:val="ideographTraditional"/>
      <w:lvlText w:val="%2、"/>
      <w:lvlJc w:val="left"/>
      <w:pPr>
        <w:ind w:left="2291" w:hanging="480"/>
      </w:pPr>
    </w:lvl>
    <w:lvl w:ilvl="2" w:tplc="0409001B" w:tentative="1">
      <w:start w:val="1"/>
      <w:numFmt w:val="lowerRoman"/>
      <w:lvlText w:val="%3."/>
      <w:lvlJc w:val="right"/>
      <w:pPr>
        <w:ind w:left="2771" w:hanging="480"/>
      </w:pPr>
    </w:lvl>
    <w:lvl w:ilvl="3" w:tplc="0409000F" w:tentative="1">
      <w:start w:val="1"/>
      <w:numFmt w:val="decimal"/>
      <w:lvlText w:val="%4."/>
      <w:lvlJc w:val="left"/>
      <w:pPr>
        <w:ind w:left="3251" w:hanging="480"/>
      </w:pPr>
    </w:lvl>
    <w:lvl w:ilvl="4" w:tplc="04090019" w:tentative="1">
      <w:start w:val="1"/>
      <w:numFmt w:val="ideographTraditional"/>
      <w:lvlText w:val="%5、"/>
      <w:lvlJc w:val="left"/>
      <w:pPr>
        <w:ind w:left="3731" w:hanging="480"/>
      </w:pPr>
    </w:lvl>
    <w:lvl w:ilvl="5" w:tplc="0409001B" w:tentative="1">
      <w:start w:val="1"/>
      <w:numFmt w:val="lowerRoman"/>
      <w:lvlText w:val="%6."/>
      <w:lvlJc w:val="right"/>
      <w:pPr>
        <w:ind w:left="4211" w:hanging="480"/>
      </w:pPr>
    </w:lvl>
    <w:lvl w:ilvl="6" w:tplc="0409000F" w:tentative="1">
      <w:start w:val="1"/>
      <w:numFmt w:val="decimal"/>
      <w:lvlText w:val="%7."/>
      <w:lvlJc w:val="left"/>
      <w:pPr>
        <w:ind w:left="4691" w:hanging="480"/>
      </w:pPr>
    </w:lvl>
    <w:lvl w:ilvl="7" w:tplc="04090019" w:tentative="1">
      <w:start w:val="1"/>
      <w:numFmt w:val="ideographTraditional"/>
      <w:lvlText w:val="%8、"/>
      <w:lvlJc w:val="left"/>
      <w:pPr>
        <w:ind w:left="5171" w:hanging="480"/>
      </w:pPr>
    </w:lvl>
    <w:lvl w:ilvl="8" w:tplc="0409001B" w:tentative="1">
      <w:start w:val="1"/>
      <w:numFmt w:val="lowerRoman"/>
      <w:lvlText w:val="%9."/>
      <w:lvlJc w:val="right"/>
      <w:pPr>
        <w:ind w:left="5651" w:hanging="480"/>
      </w:pPr>
    </w:lvl>
  </w:abstractNum>
  <w:abstractNum w:abstractNumId="33" w15:restartNumberingAfterBreak="0">
    <w:nsid w:val="5A8D1544"/>
    <w:multiLevelType w:val="multilevel"/>
    <w:tmpl w:val="EA96233E"/>
    <w:lvl w:ilvl="0">
      <w:start w:val="1"/>
      <w:numFmt w:val="decimal"/>
      <w:lvlText w:val="3.2.%1. "/>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4" w15:restartNumberingAfterBreak="0">
    <w:nsid w:val="5F492C00"/>
    <w:multiLevelType w:val="hybridMultilevel"/>
    <w:tmpl w:val="81562D54"/>
    <w:lvl w:ilvl="0" w:tplc="0409000F">
      <w:start w:val="1"/>
      <w:numFmt w:val="decimal"/>
      <w:lvlText w:val="%1."/>
      <w:lvlJc w:val="left"/>
      <w:pPr>
        <w:ind w:left="472" w:hanging="480"/>
      </w:pPr>
    </w:lvl>
    <w:lvl w:ilvl="1" w:tplc="04090019" w:tentative="1">
      <w:start w:val="1"/>
      <w:numFmt w:val="ideographTraditional"/>
      <w:lvlText w:val="%2、"/>
      <w:lvlJc w:val="left"/>
      <w:pPr>
        <w:ind w:left="952" w:hanging="480"/>
      </w:pPr>
    </w:lvl>
    <w:lvl w:ilvl="2" w:tplc="0409001B" w:tentative="1">
      <w:start w:val="1"/>
      <w:numFmt w:val="lowerRoman"/>
      <w:lvlText w:val="%3."/>
      <w:lvlJc w:val="right"/>
      <w:pPr>
        <w:ind w:left="1432" w:hanging="480"/>
      </w:pPr>
    </w:lvl>
    <w:lvl w:ilvl="3" w:tplc="0409000F" w:tentative="1">
      <w:start w:val="1"/>
      <w:numFmt w:val="decimal"/>
      <w:lvlText w:val="%4."/>
      <w:lvlJc w:val="left"/>
      <w:pPr>
        <w:ind w:left="1912" w:hanging="480"/>
      </w:pPr>
    </w:lvl>
    <w:lvl w:ilvl="4" w:tplc="04090019" w:tentative="1">
      <w:start w:val="1"/>
      <w:numFmt w:val="ideographTraditional"/>
      <w:lvlText w:val="%5、"/>
      <w:lvlJc w:val="left"/>
      <w:pPr>
        <w:ind w:left="2392" w:hanging="480"/>
      </w:pPr>
    </w:lvl>
    <w:lvl w:ilvl="5" w:tplc="0409001B" w:tentative="1">
      <w:start w:val="1"/>
      <w:numFmt w:val="lowerRoman"/>
      <w:lvlText w:val="%6."/>
      <w:lvlJc w:val="right"/>
      <w:pPr>
        <w:ind w:left="2872" w:hanging="480"/>
      </w:pPr>
    </w:lvl>
    <w:lvl w:ilvl="6" w:tplc="0409000F" w:tentative="1">
      <w:start w:val="1"/>
      <w:numFmt w:val="decimal"/>
      <w:lvlText w:val="%7."/>
      <w:lvlJc w:val="left"/>
      <w:pPr>
        <w:ind w:left="3352" w:hanging="480"/>
      </w:pPr>
    </w:lvl>
    <w:lvl w:ilvl="7" w:tplc="04090019" w:tentative="1">
      <w:start w:val="1"/>
      <w:numFmt w:val="ideographTraditional"/>
      <w:lvlText w:val="%8、"/>
      <w:lvlJc w:val="left"/>
      <w:pPr>
        <w:ind w:left="3832" w:hanging="480"/>
      </w:pPr>
    </w:lvl>
    <w:lvl w:ilvl="8" w:tplc="0409001B" w:tentative="1">
      <w:start w:val="1"/>
      <w:numFmt w:val="lowerRoman"/>
      <w:lvlText w:val="%9."/>
      <w:lvlJc w:val="right"/>
      <w:pPr>
        <w:ind w:left="4312" w:hanging="480"/>
      </w:pPr>
    </w:lvl>
  </w:abstractNum>
  <w:abstractNum w:abstractNumId="35" w15:restartNumberingAfterBreak="0">
    <w:nsid w:val="5FA9118F"/>
    <w:multiLevelType w:val="hybridMultilevel"/>
    <w:tmpl w:val="ACF60214"/>
    <w:lvl w:ilvl="0" w:tplc="780AB35C">
      <w:start w:val="1"/>
      <w:numFmt w:val="bullet"/>
      <w:lvlText w:val=""/>
      <w:lvlJc w:val="left"/>
      <w:pPr>
        <w:ind w:left="1918" w:hanging="480"/>
      </w:pPr>
      <w:rPr>
        <w:rFonts w:ascii="Wingdings" w:hAnsi="Wingdings" w:hint="default"/>
      </w:rPr>
    </w:lvl>
    <w:lvl w:ilvl="1" w:tplc="04090003" w:tentative="1">
      <w:start w:val="1"/>
      <w:numFmt w:val="bullet"/>
      <w:lvlText w:val=""/>
      <w:lvlJc w:val="left"/>
      <w:pPr>
        <w:ind w:left="2398" w:hanging="480"/>
      </w:pPr>
      <w:rPr>
        <w:rFonts w:ascii="Wingdings" w:hAnsi="Wingdings" w:hint="default"/>
      </w:rPr>
    </w:lvl>
    <w:lvl w:ilvl="2" w:tplc="04090005" w:tentative="1">
      <w:start w:val="1"/>
      <w:numFmt w:val="bullet"/>
      <w:lvlText w:val=""/>
      <w:lvlJc w:val="left"/>
      <w:pPr>
        <w:ind w:left="2878" w:hanging="480"/>
      </w:pPr>
      <w:rPr>
        <w:rFonts w:ascii="Wingdings" w:hAnsi="Wingdings" w:hint="default"/>
      </w:rPr>
    </w:lvl>
    <w:lvl w:ilvl="3" w:tplc="04090001" w:tentative="1">
      <w:start w:val="1"/>
      <w:numFmt w:val="bullet"/>
      <w:lvlText w:val=""/>
      <w:lvlJc w:val="left"/>
      <w:pPr>
        <w:ind w:left="3358" w:hanging="480"/>
      </w:pPr>
      <w:rPr>
        <w:rFonts w:ascii="Wingdings" w:hAnsi="Wingdings" w:hint="default"/>
      </w:rPr>
    </w:lvl>
    <w:lvl w:ilvl="4" w:tplc="04090003" w:tentative="1">
      <w:start w:val="1"/>
      <w:numFmt w:val="bullet"/>
      <w:lvlText w:val=""/>
      <w:lvlJc w:val="left"/>
      <w:pPr>
        <w:ind w:left="3838" w:hanging="480"/>
      </w:pPr>
      <w:rPr>
        <w:rFonts w:ascii="Wingdings" w:hAnsi="Wingdings" w:hint="default"/>
      </w:rPr>
    </w:lvl>
    <w:lvl w:ilvl="5" w:tplc="04090005" w:tentative="1">
      <w:start w:val="1"/>
      <w:numFmt w:val="bullet"/>
      <w:lvlText w:val=""/>
      <w:lvlJc w:val="left"/>
      <w:pPr>
        <w:ind w:left="4318" w:hanging="480"/>
      </w:pPr>
      <w:rPr>
        <w:rFonts w:ascii="Wingdings" w:hAnsi="Wingdings" w:hint="default"/>
      </w:rPr>
    </w:lvl>
    <w:lvl w:ilvl="6" w:tplc="04090001" w:tentative="1">
      <w:start w:val="1"/>
      <w:numFmt w:val="bullet"/>
      <w:lvlText w:val=""/>
      <w:lvlJc w:val="left"/>
      <w:pPr>
        <w:ind w:left="4798" w:hanging="480"/>
      </w:pPr>
      <w:rPr>
        <w:rFonts w:ascii="Wingdings" w:hAnsi="Wingdings" w:hint="default"/>
      </w:rPr>
    </w:lvl>
    <w:lvl w:ilvl="7" w:tplc="04090003" w:tentative="1">
      <w:start w:val="1"/>
      <w:numFmt w:val="bullet"/>
      <w:lvlText w:val=""/>
      <w:lvlJc w:val="left"/>
      <w:pPr>
        <w:ind w:left="5278" w:hanging="480"/>
      </w:pPr>
      <w:rPr>
        <w:rFonts w:ascii="Wingdings" w:hAnsi="Wingdings" w:hint="default"/>
      </w:rPr>
    </w:lvl>
    <w:lvl w:ilvl="8" w:tplc="04090005" w:tentative="1">
      <w:start w:val="1"/>
      <w:numFmt w:val="bullet"/>
      <w:lvlText w:val=""/>
      <w:lvlJc w:val="left"/>
      <w:pPr>
        <w:ind w:left="5758" w:hanging="480"/>
      </w:pPr>
      <w:rPr>
        <w:rFonts w:ascii="Wingdings" w:hAnsi="Wingdings" w:hint="default"/>
      </w:rPr>
    </w:lvl>
  </w:abstractNum>
  <w:abstractNum w:abstractNumId="36" w15:restartNumberingAfterBreak="0">
    <w:nsid w:val="616F20BE"/>
    <w:multiLevelType w:val="hybridMultilevel"/>
    <w:tmpl w:val="F8EAE4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C179F5"/>
    <w:multiLevelType w:val="multilevel"/>
    <w:tmpl w:val="9E5E1728"/>
    <w:lvl w:ilvl="0">
      <w:start w:val="1"/>
      <w:numFmt w:val="taiwaneseCountingThousand"/>
      <w:lvlText w:val="第%1章"/>
      <w:lvlJc w:val="left"/>
      <w:pPr>
        <w:ind w:left="425" w:hanging="425"/>
      </w:pPr>
      <w:rPr>
        <w:rFonts w:eastAsia="標楷體" w:hint="eastAsia"/>
        <w:caps/>
        <w:lang w:val="en-US"/>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38" w15:restartNumberingAfterBreak="0">
    <w:nsid w:val="6452695C"/>
    <w:multiLevelType w:val="hybridMultilevel"/>
    <w:tmpl w:val="68DAFD1A"/>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39" w15:restartNumberingAfterBreak="0">
    <w:nsid w:val="66D65F20"/>
    <w:multiLevelType w:val="hybridMultilevel"/>
    <w:tmpl w:val="30EC2C26"/>
    <w:lvl w:ilvl="0" w:tplc="02AE335C">
      <w:start w:val="1"/>
      <w:numFmt w:val="bullet"/>
      <w:lvlText w:val="￭"/>
      <w:lvlJc w:val="left"/>
      <w:pPr>
        <w:ind w:left="905" w:hanging="480"/>
      </w:pPr>
      <w:rPr>
        <w:rFonts w:ascii="微軟正黑體" w:eastAsia="微軟正黑體" w:hAnsi="微軟正黑體" w:hint="eastAsia"/>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40" w15:restartNumberingAfterBreak="0">
    <w:nsid w:val="6BA97D43"/>
    <w:multiLevelType w:val="multilevel"/>
    <w:tmpl w:val="85B61794"/>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1" w15:restartNumberingAfterBreak="0">
    <w:nsid w:val="6DD304FB"/>
    <w:multiLevelType w:val="hybridMultilevel"/>
    <w:tmpl w:val="98DCA972"/>
    <w:lvl w:ilvl="0" w:tplc="780AB35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2" w15:restartNumberingAfterBreak="0">
    <w:nsid w:val="6F067C1D"/>
    <w:multiLevelType w:val="multilevel"/>
    <w:tmpl w:val="ACB4E150"/>
    <w:lvl w:ilvl="0">
      <w:start w:val="1"/>
      <w:numFmt w:val="decimal"/>
      <w:lvlText w:val="第%1章"/>
      <w:lvlJc w:val="left"/>
      <w:pPr>
        <w:ind w:left="425" w:hanging="425"/>
      </w:pPr>
      <w:rPr>
        <w:rFonts w:eastAsia="標楷體" w:hint="eastAsia"/>
        <w:b/>
        <w:i w:val="0"/>
        <w:caps/>
        <w:sz w:val="36"/>
      </w:rPr>
    </w:lvl>
    <w:lvl w:ilvl="1">
      <w:start w:val="1"/>
      <w:numFmt w:val="decimal"/>
      <w:isLgl/>
      <w:lvlText w:val="%1.%2"/>
      <w:lvlJc w:val="left"/>
      <w:pPr>
        <w:ind w:left="992" w:hanging="567"/>
      </w:pPr>
      <w:rPr>
        <w:rFonts w:ascii="Times New Roman" w:hAnsi="Times New Roman" w:hint="default"/>
        <w:b/>
        <w:i w:val="0"/>
        <w:sz w:val="28"/>
      </w:rPr>
    </w:lvl>
    <w:lvl w:ilvl="2">
      <w:start w:val="1"/>
      <w:numFmt w:val="decimal"/>
      <w:isLgl/>
      <w:lvlText w:val="%1.%2.%3"/>
      <w:lvlJc w:val="left"/>
      <w:pPr>
        <w:ind w:left="1418" w:hanging="567"/>
      </w:pPr>
      <w:rPr>
        <w:rFonts w:ascii="Times New Roman" w:hAnsi="Times New Roman" w:hint="default"/>
        <w:b/>
        <w:i w:val="0"/>
        <w:sz w:val="24"/>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43" w15:restartNumberingAfterBreak="0">
    <w:nsid w:val="7165017B"/>
    <w:multiLevelType w:val="hybridMultilevel"/>
    <w:tmpl w:val="3FFC21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1FE7611"/>
    <w:multiLevelType w:val="hybridMultilevel"/>
    <w:tmpl w:val="67AEE8C6"/>
    <w:lvl w:ilvl="0" w:tplc="0409000F">
      <w:start w:val="1"/>
      <w:numFmt w:val="decimal"/>
      <w:lvlText w:val="%1."/>
      <w:lvlJc w:val="left"/>
      <w:pPr>
        <w:ind w:left="1385" w:hanging="480"/>
      </w:p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45" w15:restartNumberingAfterBreak="0">
    <w:nsid w:val="7282476E"/>
    <w:multiLevelType w:val="hybridMultilevel"/>
    <w:tmpl w:val="F5FC7FB6"/>
    <w:lvl w:ilvl="0" w:tplc="C5ACF372">
      <w:start w:val="1"/>
      <w:numFmt w:val="taiwaneseCountingThousand"/>
      <w:lvlText w:val="第%1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29E5826"/>
    <w:multiLevelType w:val="hybridMultilevel"/>
    <w:tmpl w:val="07267972"/>
    <w:lvl w:ilvl="0" w:tplc="04090015">
      <w:start w:val="1"/>
      <w:numFmt w:val="taiwaneseCountingThousand"/>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47" w15:restartNumberingAfterBreak="0">
    <w:nsid w:val="74732B60"/>
    <w:multiLevelType w:val="hybridMultilevel"/>
    <w:tmpl w:val="7386734E"/>
    <w:lvl w:ilvl="0" w:tplc="E03CF5D8">
      <w:start w:val="1"/>
      <w:numFmt w:val="decimal"/>
      <w:lvlText w:val="3.5.%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8" w15:restartNumberingAfterBreak="0">
    <w:nsid w:val="74A7070D"/>
    <w:multiLevelType w:val="multilevel"/>
    <w:tmpl w:val="4558BBD0"/>
    <w:lvl w:ilvl="0">
      <w:start w:val="1"/>
      <w:numFmt w:val="taiwaneseCountingThousand"/>
      <w:lvlText w:val="第%1章、"/>
      <w:lvlJc w:val="left"/>
      <w:pPr>
        <w:ind w:left="1080" w:hanging="10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9" w15:restartNumberingAfterBreak="0">
    <w:nsid w:val="76573E72"/>
    <w:multiLevelType w:val="multilevel"/>
    <w:tmpl w:val="D18685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0" w15:restartNumberingAfterBreak="0">
    <w:nsid w:val="77670104"/>
    <w:multiLevelType w:val="hybridMultilevel"/>
    <w:tmpl w:val="2488CDFE"/>
    <w:lvl w:ilvl="0" w:tplc="E03CF5D8">
      <w:start w:val="1"/>
      <w:numFmt w:val="decimal"/>
      <w:lvlText w:val="3.5.%1"/>
      <w:lvlJc w:val="left"/>
      <w:pPr>
        <w:ind w:left="1440" w:hanging="480"/>
      </w:pPr>
      <w:rPr>
        <w:rFonts w:hint="eastAsia"/>
      </w:rPr>
    </w:lvl>
    <w:lvl w:ilvl="1" w:tplc="04090019" w:tentative="1">
      <w:start w:val="1"/>
      <w:numFmt w:val="ideographTraditional"/>
      <w:lvlText w:val="%2、"/>
      <w:lvlJc w:val="left"/>
      <w:pPr>
        <w:ind w:left="960" w:hanging="480"/>
      </w:pPr>
    </w:lvl>
    <w:lvl w:ilvl="2" w:tplc="E03CF5D8">
      <w:start w:val="1"/>
      <w:numFmt w:val="decimal"/>
      <w:lvlText w:val="3.5.%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7B0960F9"/>
    <w:multiLevelType w:val="multilevel"/>
    <w:tmpl w:val="E826AEC8"/>
    <w:lvl w:ilvl="0">
      <w:start w:val="1"/>
      <w:numFmt w:val="decimal"/>
      <w:lvlText w:val="3.%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2" w15:restartNumberingAfterBreak="0">
    <w:nsid w:val="7B140F02"/>
    <w:multiLevelType w:val="hybridMultilevel"/>
    <w:tmpl w:val="EA40217A"/>
    <w:lvl w:ilvl="0" w:tplc="E03CF5D8">
      <w:start w:val="1"/>
      <w:numFmt w:val="decimal"/>
      <w:lvlText w:val="3.5.%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3" w15:restartNumberingAfterBreak="0">
    <w:nsid w:val="7BC34671"/>
    <w:multiLevelType w:val="hybridMultilevel"/>
    <w:tmpl w:val="5E2AF4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4" w15:restartNumberingAfterBreak="0">
    <w:nsid w:val="7BF70D7B"/>
    <w:multiLevelType w:val="hybridMultilevel"/>
    <w:tmpl w:val="D76CE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D0070F"/>
    <w:multiLevelType w:val="hybridMultilevel"/>
    <w:tmpl w:val="D2689ADA"/>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56" w15:restartNumberingAfterBreak="0">
    <w:nsid w:val="7E927979"/>
    <w:multiLevelType w:val="hybridMultilevel"/>
    <w:tmpl w:val="DE1A3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3"/>
  </w:num>
  <w:num w:numId="3">
    <w:abstractNumId w:val="51"/>
  </w:num>
  <w:num w:numId="4">
    <w:abstractNumId w:val="33"/>
  </w:num>
  <w:num w:numId="5">
    <w:abstractNumId w:val="12"/>
  </w:num>
  <w:num w:numId="6">
    <w:abstractNumId w:val="24"/>
  </w:num>
  <w:num w:numId="7">
    <w:abstractNumId w:val="40"/>
  </w:num>
  <w:num w:numId="8">
    <w:abstractNumId w:val="49"/>
  </w:num>
  <w:num w:numId="9">
    <w:abstractNumId w:val="21"/>
  </w:num>
  <w:num w:numId="10">
    <w:abstractNumId w:val="25"/>
  </w:num>
  <w:num w:numId="11">
    <w:abstractNumId w:val="35"/>
  </w:num>
  <w:num w:numId="12">
    <w:abstractNumId w:val="22"/>
  </w:num>
  <w:num w:numId="13">
    <w:abstractNumId w:val="14"/>
  </w:num>
  <w:num w:numId="14">
    <w:abstractNumId w:val="31"/>
  </w:num>
  <w:num w:numId="15">
    <w:abstractNumId w:val="41"/>
  </w:num>
  <w:num w:numId="16">
    <w:abstractNumId w:val="7"/>
  </w:num>
  <w:num w:numId="17">
    <w:abstractNumId w:val="50"/>
  </w:num>
  <w:num w:numId="18">
    <w:abstractNumId w:val="47"/>
  </w:num>
  <w:num w:numId="19">
    <w:abstractNumId w:val="52"/>
  </w:num>
  <w:num w:numId="20">
    <w:abstractNumId w:val="17"/>
  </w:num>
  <w:num w:numId="21">
    <w:abstractNumId w:val="20"/>
  </w:num>
  <w:num w:numId="22">
    <w:abstractNumId w:val="45"/>
  </w:num>
  <w:num w:numId="23">
    <w:abstractNumId w:val="5"/>
  </w:num>
  <w:num w:numId="24">
    <w:abstractNumId w:val="37"/>
  </w:num>
  <w:num w:numId="25">
    <w:abstractNumId w:val="34"/>
  </w:num>
  <w:num w:numId="26">
    <w:abstractNumId w:val="43"/>
  </w:num>
  <w:num w:numId="27">
    <w:abstractNumId w:val="55"/>
  </w:num>
  <w:num w:numId="28">
    <w:abstractNumId w:val="1"/>
  </w:num>
  <w:num w:numId="29">
    <w:abstractNumId w:val="10"/>
  </w:num>
  <w:num w:numId="30">
    <w:abstractNumId w:val="0"/>
  </w:num>
  <w:num w:numId="31">
    <w:abstractNumId w:val="46"/>
  </w:num>
  <w:num w:numId="32">
    <w:abstractNumId w:val="38"/>
  </w:num>
  <w:num w:numId="33">
    <w:abstractNumId w:val="17"/>
    <w:lvlOverride w:ilvl="0">
      <w:lvl w:ilvl="0">
        <w:start w:val="1"/>
        <w:numFmt w:val="decimal"/>
        <w:lvlText w:val="第%1章"/>
        <w:lvlJc w:val="left"/>
        <w:pPr>
          <w:ind w:left="425" w:hanging="425"/>
        </w:pPr>
        <w:rPr>
          <w:rFonts w:eastAsia="標楷體" w:hint="eastAsia"/>
          <w:b/>
          <w:i w:val="0"/>
          <w:caps/>
          <w:sz w:val="36"/>
        </w:rPr>
      </w:lvl>
    </w:lvlOverride>
    <w:lvlOverride w:ilvl="1">
      <w:lvl w:ilvl="1">
        <w:start w:val="1"/>
        <w:numFmt w:val="decimal"/>
        <w:isLgl/>
        <w:lvlText w:val="%1.%2"/>
        <w:lvlJc w:val="left"/>
        <w:pPr>
          <w:ind w:left="992" w:hanging="567"/>
        </w:pPr>
        <w:rPr>
          <w:rFonts w:ascii="Times New Roman" w:hAnsi="Times New Roman" w:hint="default"/>
          <w:b/>
          <w:i w:val="0"/>
          <w:sz w:val="28"/>
        </w:rPr>
      </w:lvl>
    </w:lvlOverride>
    <w:lvlOverride w:ilvl="2">
      <w:lvl w:ilvl="2">
        <w:start w:val="1"/>
        <w:numFmt w:val="decimal"/>
        <w:isLgl/>
        <w:lvlText w:val="%1.%2.%3"/>
        <w:lvlJc w:val="left"/>
        <w:pPr>
          <w:ind w:left="1418" w:hanging="567"/>
        </w:pPr>
        <w:rPr>
          <w:rFonts w:ascii="Times New Roman" w:hAnsi="Times New Roman" w:hint="default"/>
          <w:b/>
          <w:i w:val="0"/>
          <w:sz w:val="24"/>
        </w:rPr>
      </w:lvl>
    </w:lvlOverride>
    <w:lvlOverride w:ilvl="3">
      <w:lvl w:ilvl="3">
        <w:start w:val="1"/>
        <w:numFmt w:val="decimal"/>
        <w:isLgl/>
        <w:lvlText w:val="%1.%2.%3.%4"/>
        <w:lvlJc w:val="left"/>
        <w:pPr>
          <w:ind w:left="1984" w:hanging="708"/>
        </w:pPr>
        <w:rPr>
          <w:rFonts w:hint="eastAsia"/>
        </w:rPr>
      </w:lvl>
    </w:lvlOverride>
    <w:lvlOverride w:ilvl="4">
      <w:lvl w:ilvl="4">
        <w:start w:val="1"/>
        <w:numFmt w:val="decimal"/>
        <w:isLgl/>
        <w:lvlText w:val="%1.%2.%3.%4.%5"/>
        <w:lvlJc w:val="left"/>
        <w:pPr>
          <w:ind w:left="2551" w:hanging="850"/>
        </w:pPr>
        <w:rPr>
          <w:rFonts w:hint="eastAsia"/>
        </w:rPr>
      </w:lvl>
    </w:lvlOverride>
    <w:lvlOverride w:ilvl="5">
      <w:lvl w:ilvl="5">
        <w:start w:val="1"/>
        <w:numFmt w:val="decimal"/>
        <w:isLgl/>
        <w:lvlText w:val="%1.%2.%3.%4.%5.%6"/>
        <w:lvlJc w:val="left"/>
        <w:pPr>
          <w:ind w:left="3260" w:hanging="1134"/>
        </w:pPr>
        <w:rPr>
          <w:rFonts w:hint="eastAsia"/>
        </w:rPr>
      </w:lvl>
    </w:lvlOverride>
    <w:lvlOverride w:ilvl="6">
      <w:lvl w:ilvl="6">
        <w:start w:val="1"/>
        <w:numFmt w:val="decimal"/>
        <w:isLgl/>
        <w:lvlText w:val="%1.%2.%3.%4.%5.%6.%7"/>
        <w:lvlJc w:val="left"/>
        <w:pPr>
          <w:ind w:left="3827" w:hanging="1276"/>
        </w:pPr>
        <w:rPr>
          <w:rFonts w:hint="eastAsia"/>
        </w:rPr>
      </w:lvl>
    </w:lvlOverride>
    <w:lvlOverride w:ilvl="7">
      <w:lvl w:ilvl="7">
        <w:start w:val="1"/>
        <w:numFmt w:val="decimal"/>
        <w:isLgl/>
        <w:lvlText w:val="%1.%2.%3.%4.%5.%6.%7.%8"/>
        <w:lvlJc w:val="left"/>
        <w:pPr>
          <w:ind w:left="4394" w:hanging="1418"/>
        </w:pPr>
        <w:rPr>
          <w:rFonts w:hint="eastAsia"/>
        </w:rPr>
      </w:lvl>
    </w:lvlOverride>
    <w:lvlOverride w:ilvl="8">
      <w:lvl w:ilvl="8">
        <w:start w:val="1"/>
        <w:numFmt w:val="decimal"/>
        <w:isLgl/>
        <w:lvlText w:val="%1.%2.%3.%4.%5.%6.%7.%8.%9"/>
        <w:lvlJc w:val="left"/>
        <w:pPr>
          <w:ind w:left="5102" w:hanging="1700"/>
        </w:pPr>
        <w:rPr>
          <w:rFonts w:hint="eastAsia"/>
        </w:rPr>
      </w:lvl>
    </w:lvlOverride>
  </w:num>
  <w:num w:numId="34">
    <w:abstractNumId w:val="53"/>
  </w:num>
  <w:num w:numId="35">
    <w:abstractNumId w:val="15"/>
  </w:num>
  <w:num w:numId="36">
    <w:abstractNumId w:val="39"/>
  </w:num>
  <w:num w:numId="37">
    <w:abstractNumId w:val="16"/>
  </w:num>
  <w:num w:numId="38">
    <w:abstractNumId w:val="19"/>
  </w:num>
  <w:num w:numId="39">
    <w:abstractNumId w:val="3"/>
  </w:num>
  <w:num w:numId="40">
    <w:abstractNumId w:val="44"/>
  </w:num>
  <w:num w:numId="41">
    <w:abstractNumId w:val="8"/>
  </w:num>
  <w:num w:numId="42">
    <w:abstractNumId w:val="2"/>
  </w:num>
  <w:num w:numId="43">
    <w:abstractNumId w:val="6"/>
  </w:num>
  <w:num w:numId="44">
    <w:abstractNumId w:val="26"/>
  </w:num>
  <w:num w:numId="45">
    <w:abstractNumId w:val="29"/>
  </w:num>
  <w:num w:numId="46">
    <w:abstractNumId w:val="42"/>
  </w:num>
  <w:num w:numId="47">
    <w:abstractNumId w:val="18"/>
  </w:num>
  <w:num w:numId="48">
    <w:abstractNumId w:val="27"/>
  </w:num>
  <w:num w:numId="49">
    <w:abstractNumId w:val="56"/>
  </w:num>
  <w:num w:numId="50">
    <w:abstractNumId w:val="54"/>
  </w:num>
  <w:num w:numId="51">
    <w:abstractNumId w:val="9"/>
  </w:num>
  <w:num w:numId="52">
    <w:abstractNumId w:val="30"/>
  </w:num>
  <w:num w:numId="53">
    <w:abstractNumId w:val="36"/>
  </w:num>
  <w:num w:numId="54">
    <w:abstractNumId w:val="11"/>
  </w:num>
  <w:num w:numId="55">
    <w:abstractNumId w:val="13"/>
  </w:num>
  <w:num w:numId="56">
    <w:abstractNumId w:val="28"/>
  </w:num>
  <w:num w:numId="57">
    <w:abstractNumId w:val="32"/>
  </w:num>
  <w:num w:numId="58">
    <w:abstractNumId w:val="4"/>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博先 史">
    <w15:presenceInfo w15:providerId="Windows Live" w15:userId="60893f49f91991e1"/>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trackRevisions/>
  <w:defaultTabStop w:val="480"/>
  <w:drawingGridHorizontalSpacing w:val="108"/>
  <w:displayHorizontalDrawingGridEvery w:val="2"/>
  <w:displayVerticalDrawingGridEvery w:val="2"/>
  <w:characterSpacingControl w:val="doNotCompress"/>
  <w:hdrShapeDefaults>
    <o:shapedefaults v:ext="edit" spidmax="2060"/>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Annotated sort_by_yea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wf2vextfswepzepdwxveveixfwavp95x5ws&quot;&gt;My EndNote Library&lt;record-ids&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8&lt;/item&gt;&lt;item&gt;79&lt;/item&gt;&lt;/record-ids&gt;&lt;/item&gt;&lt;/Libraries&gt;"/>
  </w:docVars>
  <w:rsids>
    <w:rsidRoot w:val="00693320"/>
    <w:rsid w:val="00001B90"/>
    <w:rsid w:val="00002CAA"/>
    <w:rsid w:val="00003175"/>
    <w:rsid w:val="00003A00"/>
    <w:rsid w:val="00003F47"/>
    <w:rsid w:val="00005AAE"/>
    <w:rsid w:val="00006911"/>
    <w:rsid w:val="000114AD"/>
    <w:rsid w:val="00011921"/>
    <w:rsid w:val="00011D66"/>
    <w:rsid w:val="00011FB2"/>
    <w:rsid w:val="00012469"/>
    <w:rsid w:val="00012F14"/>
    <w:rsid w:val="00015A4B"/>
    <w:rsid w:val="00016702"/>
    <w:rsid w:val="0002198D"/>
    <w:rsid w:val="000219A2"/>
    <w:rsid w:val="00021FD6"/>
    <w:rsid w:val="00021FDD"/>
    <w:rsid w:val="00025647"/>
    <w:rsid w:val="00026FBD"/>
    <w:rsid w:val="000311E6"/>
    <w:rsid w:val="000339A6"/>
    <w:rsid w:val="00033C2C"/>
    <w:rsid w:val="0003529E"/>
    <w:rsid w:val="00035F98"/>
    <w:rsid w:val="0003601D"/>
    <w:rsid w:val="0003670C"/>
    <w:rsid w:val="00037DEC"/>
    <w:rsid w:val="00042592"/>
    <w:rsid w:val="00042D74"/>
    <w:rsid w:val="00042E43"/>
    <w:rsid w:val="000439D3"/>
    <w:rsid w:val="00045389"/>
    <w:rsid w:val="00046000"/>
    <w:rsid w:val="00046BBE"/>
    <w:rsid w:val="000471BF"/>
    <w:rsid w:val="00051BDB"/>
    <w:rsid w:val="00053915"/>
    <w:rsid w:val="000542F8"/>
    <w:rsid w:val="00055C10"/>
    <w:rsid w:val="0005798A"/>
    <w:rsid w:val="00057C98"/>
    <w:rsid w:val="00060D7D"/>
    <w:rsid w:val="00062082"/>
    <w:rsid w:val="0006301F"/>
    <w:rsid w:val="000644A3"/>
    <w:rsid w:val="00066FDD"/>
    <w:rsid w:val="00067136"/>
    <w:rsid w:val="0007170C"/>
    <w:rsid w:val="00071F12"/>
    <w:rsid w:val="00072C5F"/>
    <w:rsid w:val="00072FDA"/>
    <w:rsid w:val="000745A8"/>
    <w:rsid w:val="00074C7C"/>
    <w:rsid w:val="00075205"/>
    <w:rsid w:val="000759A6"/>
    <w:rsid w:val="00075BC6"/>
    <w:rsid w:val="00077999"/>
    <w:rsid w:val="00080536"/>
    <w:rsid w:val="000817B8"/>
    <w:rsid w:val="00083AFE"/>
    <w:rsid w:val="00083B6F"/>
    <w:rsid w:val="00085B80"/>
    <w:rsid w:val="0008611D"/>
    <w:rsid w:val="00087A4A"/>
    <w:rsid w:val="00090EB5"/>
    <w:rsid w:val="00091F48"/>
    <w:rsid w:val="00093049"/>
    <w:rsid w:val="00093932"/>
    <w:rsid w:val="00093E5C"/>
    <w:rsid w:val="00094B0D"/>
    <w:rsid w:val="0009574E"/>
    <w:rsid w:val="00096930"/>
    <w:rsid w:val="000A060D"/>
    <w:rsid w:val="000A1564"/>
    <w:rsid w:val="000A1950"/>
    <w:rsid w:val="000A1E07"/>
    <w:rsid w:val="000A3022"/>
    <w:rsid w:val="000A325E"/>
    <w:rsid w:val="000A43D3"/>
    <w:rsid w:val="000A51A8"/>
    <w:rsid w:val="000A6516"/>
    <w:rsid w:val="000A65BE"/>
    <w:rsid w:val="000A7BF0"/>
    <w:rsid w:val="000B0102"/>
    <w:rsid w:val="000B04CA"/>
    <w:rsid w:val="000B17D7"/>
    <w:rsid w:val="000B2A9B"/>
    <w:rsid w:val="000B2FE8"/>
    <w:rsid w:val="000B5470"/>
    <w:rsid w:val="000B6138"/>
    <w:rsid w:val="000B77E5"/>
    <w:rsid w:val="000B7D09"/>
    <w:rsid w:val="000C1A45"/>
    <w:rsid w:val="000C2F8C"/>
    <w:rsid w:val="000C2FF5"/>
    <w:rsid w:val="000C318C"/>
    <w:rsid w:val="000C4980"/>
    <w:rsid w:val="000C67B2"/>
    <w:rsid w:val="000C6CC7"/>
    <w:rsid w:val="000C78D5"/>
    <w:rsid w:val="000C7CE6"/>
    <w:rsid w:val="000D0C9F"/>
    <w:rsid w:val="000D140D"/>
    <w:rsid w:val="000D1617"/>
    <w:rsid w:val="000D2A08"/>
    <w:rsid w:val="000D2AE8"/>
    <w:rsid w:val="000D2FD4"/>
    <w:rsid w:val="000D32E9"/>
    <w:rsid w:val="000D4365"/>
    <w:rsid w:val="000D4FA1"/>
    <w:rsid w:val="000D515A"/>
    <w:rsid w:val="000D60CA"/>
    <w:rsid w:val="000D6C60"/>
    <w:rsid w:val="000D7DAB"/>
    <w:rsid w:val="000E099C"/>
    <w:rsid w:val="000E1453"/>
    <w:rsid w:val="000E2BB5"/>
    <w:rsid w:val="000E3C17"/>
    <w:rsid w:val="000E4046"/>
    <w:rsid w:val="000E45F0"/>
    <w:rsid w:val="000E462E"/>
    <w:rsid w:val="000E68E7"/>
    <w:rsid w:val="000E6B61"/>
    <w:rsid w:val="000F1F74"/>
    <w:rsid w:val="000F23FA"/>
    <w:rsid w:val="000F2EC4"/>
    <w:rsid w:val="000F3272"/>
    <w:rsid w:val="000F4320"/>
    <w:rsid w:val="000F5703"/>
    <w:rsid w:val="000F605C"/>
    <w:rsid w:val="000F60C7"/>
    <w:rsid w:val="000F768C"/>
    <w:rsid w:val="000F7F0D"/>
    <w:rsid w:val="00101458"/>
    <w:rsid w:val="00102208"/>
    <w:rsid w:val="001028ED"/>
    <w:rsid w:val="00105FC2"/>
    <w:rsid w:val="00106B3F"/>
    <w:rsid w:val="001102A9"/>
    <w:rsid w:val="0011119B"/>
    <w:rsid w:val="0011165B"/>
    <w:rsid w:val="0011180F"/>
    <w:rsid w:val="00111FDB"/>
    <w:rsid w:val="001141AA"/>
    <w:rsid w:val="00114925"/>
    <w:rsid w:val="00114CE6"/>
    <w:rsid w:val="00120D31"/>
    <w:rsid w:val="00120E89"/>
    <w:rsid w:val="00120EE9"/>
    <w:rsid w:val="00120F66"/>
    <w:rsid w:val="001214D5"/>
    <w:rsid w:val="0012180F"/>
    <w:rsid w:val="00121D84"/>
    <w:rsid w:val="001224CC"/>
    <w:rsid w:val="001229F7"/>
    <w:rsid w:val="00122FF4"/>
    <w:rsid w:val="00123CA5"/>
    <w:rsid w:val="001241B9"/>
    <w:rsid w:val="00127CE4"/>
    <w:rsid w:val="001302C7"/>
    <w:rsid w:val="00131B79"/>
    <w:rsid w:val="00134E17"/>
    <w:rsid w:val="001357C9"/>
    <w:rsid w:val="00137F08"/>
    <w:rsid w:val="0014085A"/>
    <w:rsid w:val="00141AC6"/>
    <w:rsid w:val="001427A7"/>
    <w:rsid w:val="00150697"/>
    <w:rsid w:val="001506BE"/>
    <w:rsid w:val="001510EC"/>
    <w:rsid w:val="0015116E"/>
    <w:rsid w:val="001514D7"/>
    <w:rsid w:val="001536C2"/>
    <w:rsid w:val="0015416F"/>
    <w:rsid w:val="00156CB2"/>
    <w:rsid w:val="00161233"/>
    <w:rsid w:val="00161290"/>
    <w:rsid w:val="001612F7"/>
    <w:rsid w:val="00161454"/>
    <w:rsid w:val="00161475"/>
    <w:rsid w:val="0016380D"/>
    <w:rsid w:val="00165F99"/>
    <w:rsid w:val="001667CA"/>
    <w:rsid w:val="001672C3"/>
    <w:rsid w:val="00171E82"/>
    <w:rsid w:val="00172C22"/>
    <w:rsid w:val="00173551"/>
    <w:rsid w:val="0017519A"/>
    <w:rsid w:val="001752F9"/>
    <w:rsid w:val="00180C99"/>
    <w:rsid w:val="001821D1"/>
    <w:rsid w:val="0018330A"/>
    <w:rsid w:val="00184249"/>
    <w:rsid w:val="00184B35"/>
    <w:rsid w:val="001868B0"/>
    <w:rsid w:val="001912F9"/>
    <w:rsid w:val="001915B2"/>
    <w:rsid w:val="00191BB3"/>
    <w:rsid w:val="00191D33"/>
    <w:rsid w:val="001925EE"/>
    <w:rsid w:val="0019359C"/>
    <w:rsid w:val="001946CC"/>
    <w:rsid w:val="00194DA0"/>
    <w:rsid w:val="00197E52"/>
    <w:rsid w:val="001A1F56"/>
    <w:rsid w:val="001A2540"/>
    <w:rsid w:val="001A2AAE"/>
    <w:rsid w:val="001A44AA"/>
    <w:rsid w:val="001A5263"/>
    <w:rsid w:val="001A6B67"/>
    <w:rsid w:val="001B0330"/>
    <w:rsid w:val="001B6A69"/>
    <w:rsid w:val="001B7099"/>
    <w:rsid w:val="001C172E"/>
    <w:rsid w:val="001C1A20"/>
    <w:rsid w:val="001C21DF"/>
    <w:rsid w:val="001C26BA"/>
    <w:rsid w:val="001C2D00"/>
    <w:rsid w:val="001C349C"/>
    <w:rsid w:val="001C4A90"/>
    <w:rsid w:val="001C74B0"/>
    <w:rsid w:val="001D040B"/>
    <w:rsid w:val="001D0C3A"/>
    <w:rsid w:val="001D1B66"/>
    <w:rsid w:val="001D2ADC"/>
    <w:rsid w:val="001D302C"/>
    <w:rsid w:val="001D4A10"/>
    <w:rsid w:val="001D5A1C"/>
    <w:rsid w:val="001D5BC4"/>
    <w:rsid w:val="001E0045"/>
    <w:rsid w:val="001E15CC"/>
    <w:rsid w:val="001E1EF3"/>
    <w:rsid w:val="001E2892"/>
    <w:rsid w:val="001E5264"/>
    <w:rsid w:val="001E5406"/>
    <w:rsid w:val="001E5829"/>
    <w:rsid w:val="001E684D"/>
    <w:rsid w:val="001E76F7"/>
    <w:rsid w:val="001E7FB6"/>
    <w:rsid w:val="001F035B"/>
    <w:rsid w:val="001F0B74"/>
    <w:rsid w:val="001F1BD8"/>
    <w:rsid w:val="001F4E68"/>
    <w:rsid w:val="001F51D2"/>
    <w:rsid w:val="001F5202"/>
    <w:rsid w:val="001F56ED"/>
    <w:rsid w:val="001F57C7"/>
    <w:rsid w:val="001F748A"/>
    <w:rsid w:val="00200982"/>
    <w:rsid w:val="00200F19"/>
    <w:rsid w:val="002031D9"/>
    <w:rsid w:val="00204520"/>
    <w:rsid w:val="00204F0A"/>
    <w:rsid w:val="002051C3"/>
    <w:rsid w:val="00205D53"/>
    <w:rsid w:val="00206132"/>
    <w:rsid w:val="00206935"/>
    <w:rsid w:val="002073C3"/>
    <w:rsid w:val="00211202"/>
    <w:rsid w:val="00211545"/>
    <w:rsid w:val="002116D5"/>
    <w:rsid w:val="002144A7"/>
    <w:rsid w:val="002146FB"/>
    <w:rsid w:val="00215F9C"/>
    <w:rsid w:val="00216BAB"/>
    <w:rsid w:val="00216C54"/>
    <w:rsid w:val="002172AC"/>
    <w:rsid w:val="00222052"/>
    <w:rsid w:val="00222BF1"/>
    <w:rsid w:val="002232F6"/>
    <w:rsid w:val="00223496"/>
    <w:rsid w:val="00224086"/>
    <w:rsid w:val="00224EBC"/>
    <w:rsid w:val="00224EEF"/>
    <w:rsid w:val="00226D98"/>
    <w:rsid w:val="00226E8A"/>
    <w:rsid w:val="002273FC"/>
    <w:rsid w:val="00227710"/>
    <w:rsid w:val="00227A26"/>
    <w:rsid w:val="00231CB4"/>
    <w:rsid w:val="002325DB"/>
    <w:rsid w:val="00233562"/>
    <w:rsid w:val="002335BD"/>
    <w:rsid w:val="00235845"/>
    <w:rsid w:val="00235EF6"/>
    <w:rsid w:val="00236938"/>
    <w:rsid w:val="00237381"/>
    <w:rsid w:val="00237F06"/>
    <w:rsid w:val="00240192"/>
    <w:rsid w:val="00240A9A"/>
    <w:rsid w:val="00240F63"/>
    <w:rsid w:val="00240FD0"/>
    <w:rsid w:val="002419C4"/>
    <w:rsid w:val="0024413E"/>
    <w:rsid w:val="00244659"/>
    <w:rsid w:val="0024748E"/>
    <w:rsid w:val="002478E1"/>
    <w:rsid w:val="00247AC7"/>
    <w:rsid w:val="00247D09"/>
    <w:rsid w:val="00250388"/>
    <w:rsid w:val="0025168B"/>
    <w:rsid w:val="00251770"/>
    <w:rsid w:val="00251CC3"/>
    <w:rsid w:val="00252AC4"/>
    <w:rsid w:val="00254D8F"/>
    <w:rsid w:val="00254DBF"/>
    <w:rsid w:val="00257D15"/>
    <w:rsid w:val="0026035A"/>
    <w:rsid w:val="0026177D"/>
    <w:rsid w:val="00261E7E"/>
    <w:rsid w:val="00263395"/>
    <w:rsid w:val="002642A1"/>
    <w:rsid w:val="00264DAD"/>
    <w:rsid w:val="00264E6D"/>
    <w:rsid w:val="00266D9D"/>
    <w:rsid w:val="002703A1"/>
    <w:rsid w:val="002706FB"/>
    <w:rsid w:val="002711AB"/>
    <w:rsid w:val="00271B43"/>
    <w:rsid w:val="00271BDB"/>
    <w:rsid w:val="00272E15"/>
    <w:rsid w:val="0027341C"/>
    <w:rsid w:val="00273E88"/>
    <w:rsid w:val="00273FF5"/>
    <w:rsid w:val="0027425C"/>
    <w:rsid w:val="00277127"/>
    <w:rsid w:val="002775D0"/>
    <w:rsid w:val="00277D0C"/>
    <w:rsid w:val="00280ABF"/>
    <w:rsid w:val="0028141B"/>
    <w:rsid w:val="00281570"/>
    <w:rsid w:val="002817B8"/>
    <w:rsid w:val="00283F52"/>
    <w:rsid w:val="00284210"/>
    <w:rsid w:val="00286513"/>
    <w:rsid w:val="00287991"/>
    <w:rsid w:val="00287B95"/>
    <w:rsid w:val="00287C48"/>
    <w:rsid w:val="00292346"/>
    <w:rsid w:val="00292736"/>
    <w:rsid w:val="00293FB2"/>
    <w:rsid w:val="00296A58"/>
    <w:rsid w:val="00296C66"/>
    <w:rsid w:val="00297AB1"/>
    <w:rsid w:val="002A0CD7"/>
    <w:rsid w:val="002A1129"/>
    <w:rsid w:val="002A11E7"/>
    <w:rsid w:val="002A2021"/>
    <w:rsid w:val="002A2252"/>
    <w:rsid w:val="002A7549"/>
    <w:rsid w:val="002A7F06"/>
    <w:rsid w:val="002B1E6E"/>
    <w:rsid w:val="002B415A"/>
    <w:rsid w:val="002B4467"/>
    <w:rsid w:val="002B6FCF"/>
    <w:rsid w:val="002B736A"/>
    <w:rsid w:val="002C00BB"/>
    <w:rsid w:val="002C053E"/>
    <w:rsid w:val="002C0E2A"/>
    <w:rsid w:val="002C1142"/>
    <w:rsid w:val="002C20F6"/>
    <w:rsid w:val="002C63DD"/>
    <w:rsid w:val="002C6841"/>
    <w:rsid w:val="002C7A9F"/>
    <w:rsid w:val="002D0D77"/>
    <w:rsid w:val="002D0F7F"/>
    <w:rsid w:val="002D1031"/>
    <w:rsid w:val="002D14AA"/>
    <w:rsid w:val="002D1C91"/>
    <w:rsid w:val="002D2E89"/>
    <w:rsid w:val="002D2ED5"/>
    <w:rsid w:val="002D318C"/>
    <w:rsid w:val="002D3444"/>
    <w:rsid w:val="002D4000"/>
    <w:rsid w:val="002D56CA"/>
    <w:rsid w:val="002D725E"/>
    <w:rsid w:val="002E0099"/>
    <w:rsid w:val="002E04B9"/>
    <w:rsid w:val="002E2236"/>
    <w:rsid w:val="002E2B46"/>
    <w:rsid w:val="002E52D8"/>
    <w:rsid w:val="002E5753"/>
    <w:rsid w:val="002E5D9F"/>
    <w:rsid w:val="002E5E40"/>
    <w:rsid w:val="002E73E7"/>
    <w:rsid w:val="002F2F5E"/>
    <w:rsid w:val="002F4444"/>
    <w:rsid w:val="002F6502"/>
    <w:rsid w:val="002F7029"/>
    <w:rsid w:val="003005DA"/>
    <w:rsid w:val="003022E3"/>
    <w:rsid w:val="00305B89"/>
    <w:rsid w:val="00306AE3"/>
    <w:rsid w:val="00306F6E"/>
    <w:rsid w:val="00310393"/>
    <w:rsid w:val="003117BC"/>
    <w:rsid w:val="00312FB9"/>
    <w:rsid w:val="00314939"/>
    <w:rsid w:val="00315367"/>
    <w:rsid w:val="0031574F"/>
    <w:rsid w:val="00315B8A"/>
    <w:rsid w:val="003171FE"/>
    <w:rsid w:val="00321E82"/>
    <w:rsid w:val="003238B5"/>
    <w:rsid w:val="00324E6C"/>
    <w:rsid w:val="003250AD"/>
    <w:rsid w:val="003304C8"/>
    <w:rsid w:val="003308DF"/>
    <w:rsid w:val="0033115C"/>
    <w:rsid w:val="003313D3"/>
    <w:rsid w:val="00332E6B"/>
    <w:rsid w:val="0033386D"/>
    <w:rsid w:val="00333D62"/>
    <w:rsid w:val="00335218"/>
    <w:rsid w:val="00336422"/>
    <w:rsid w:val="00336A1C"/>
    <w:rsid w:val="00336C78"/>
    <w:rsid w:val="00341A3E"/>
    <w:rsid w:val="003425BF"/>
    <w:rsid w:val="00344808"/>
    <w:rsid w:val="00344EB6"/>
    <w:rsid w:val="00345539"/>
    <w:rsid w:val="00351607"/>
    <w:rsid w:val="003554DD"/>
    <w:rsid w:val="00356DCC"/>
    <w:rsid w:val="00356FB9"/>
    <w:rsid w:val="003578D3"/>
    <w:rsid w:val="00360AD5"/>
    <w:rsid w:val="003644DA"/>
    <w:rsid w:val="00364EEF"/>
    <w:rsid w:val="003660DC"/>
    <w:rsid w:val="00370E7A"/>
    <w:rsid w:val="00371AD9"/>
    <w:rsid w:val="00372741"/>
    <w:rsid w:val="0037569B"/>
    <w:rsid w:val="00375D7A"/>
    <w:rsid w:val="003767B1"/>
    <w:rsid w:val="0037759E"/>
    <w:rsid w:val="003812EA"/>
    <w:rsid w:val="00381B8F"/>
    <w:rsid w:val="00381B94"/>
    <w:rsid w:val="003824F8"/>
    <w:rsid w:val="00382AD6"/>
    <w:rsid w:val="00383E6A"/>
    <w:rsid w:val="00386520"/>
    <w:rsid w:val="003872A5"/>
    <w:rsid w:val="00390C81"/>
    <w:rsid w:val="00390E62"/>
    <w:rsid w:val="00390F3B"/>
    <w:rsid w:val="0039220C"/>
    <w:rsid w:val="00395AAF"/>
    <w:rsid w:val="00395EAE"/>
    <w:rsid w:val="00396880"/>
    <w:rsid w:val="00396F56"/>
    <w:rsid w:val="00397E78"/>
    <w:rsid w:val="003A130E"/>
    <w:rsid w:val="003A1ACE"/>
    <w:rsid w:val="003A2AC9"/>
    <w:rsid w:val="003A30C6"/>
    <w:rsid w:val="003A31C8"/>
    <w:rsid w:val="003A34A6"/>
    <w:rsid w:val="003A47BC"/>
    <w:rsid w:val="003A48F4"/>
    <w:rsid w:val="003A5159"/>
    <w:rsid w:val="003A59EC"/>
    <w:rsid w:val="003A5EC5"/>
    <w:rsid w:val="003B004E"/>
    <w:rsid w:val="003B07A0"/>
    <w:rsid w:val="003B1B6E"/>
    <w:rsid w:val="003B41E4"/>
    <w:rsid w:val="003B4B9F"/>
    <w:rsid w:val="003B4EB8"/>
    <w:rsid w:val="003B765C"/>
    <w:rsid w:val="003C108C"/>
    <w:rsid w:val="003C2821"/>
    <w:rsid w:val="003C28E1"/>
    <w:rsid w:val="003C3499"/>
    <w:rsid w:val="003C444C"/>
    <w:rsid w:val="003C4FB3"/>
    <w:rsid w:val="003C5064"/>
    <w:rsid w:val="003C640F"/>
    <w:rsid w:val="003C65E1"/>
    <w:rsid w:val="003C6F15"/>
    <w:rsid w:val="003D02A7"/>
    <w:rsid w:val="003D06A1"/>
    <w:rsid w:val="003D1C2E"/>
    <w:rsid w:val="003D2B35"/>
    <w:rsid w:val="003D5857"/>
    <w:rsid w:val="003E1822"/>
    <w:rsid w:val="003E2FFD"/>
    <w:rsid w:val="003E3997"/>
    <w:rsid w:val="003E3C1C"/>
    <w:rsid w:val="003E42C7"/>
    <w:rsid w:val="003E4EF8"/>
    <w:rsid w:val="003E53CB"/>
    <w:rsid w:val="003E55DC"/>
    <w:rsid w:val="003E64DD"/>
    <w:rsid w:val="003E6B39"/>
    <w:rsid w:val="003E7587"/>
    <w:rsid w:val="003F20CB"/>
    <w:rsid w:val="003F3D61"/>
    <w:rsid w:val="003F4436"/>
    <w:rsid w:val="003F51BD"/>
    <w:rsid w:val="003F67AD"/>
    <w:rsid w:val="003F6978"/>
    <w:rsid w:val="003F7FEB"/>
    <w:rsid w:val="004004D2"/>
    <w:rsid w:val="004009F3"/>
    <w:rsid w:val="004012A3"/>
    <w:rsid w:val="00401F81"/>
    <w:rsid w:val="00404150"/>
    <w:rsid w:val="00404D7B"/>
    <w:rsid w:val="00406FA9"/>
    <w:rsid w:val="0040700C"/>
    <w:rsid w:val="00410AB6"/>
    <w:rsid w:val="00410CCD"/>
    <w:rsid w:val="004126A7"/>
    <w:rsid w:val="00412A71"/>
    <w:rsid w:val="00412C8D"/>
    <w:rsid w:val="0041393F"/>
    <w:rsid w:val="004152C2"/>
    <w:rsid w:val="004155B1"/>
    <w:rsid w:val="00415840"/>
    <w:rsid w:val="00415FB9"/>
    <w:rsid w:val="0041648D"/>
    <w:rsid w:val="00420212"/>
    <w:rsid w:val="00420AE3"/>
    <w:rsid w:val="00422F7D"/>
    <w:rsid w:val="0042407F"/>
    <w:rsid w:val="00424FAC"/>
    <w:rsid w:val="00424FF5"/>
    <w:rsid w:val="00426EA4"/>
    <w:rsid w:val="0042708D"/>
    <w:rsid w:val="0043185C"/>
    <w:rsid w:val="004320F1"/>
    <w:rsid w:val="00433A6B"/>
    <w:rsid w:val="00433AE2"/>
    <w:rsid w:val="0043414C"/>
    <w:rsid w:val="00436624"/>
    <w:rsid w:val="004376D2"/>
    <w:rsid w:val="00437938"/>
    <w:rsid w:val="0044118A"/>
    <w:rsid w:val="004414B6"/>
    <w:rsid w:val="00442873"/>
    <w:rsid w:val="004447F0"/>
    <w:rsid w:val="00444B02"/>
    <w:rsid w:val="00445B9A"/>
    <w:rsid w:val="004508BD"/>
    <w:rsid w:val="00450ADF"/>
    <w:rsid w:val="00450EF8"/>
    <w:rsid w:val="004514BE"/>
    <w:rsid w:val="00452561"/>
    <w:rsid w:val="00453510"/>
    <w:rsid w:val="00454ACF"/>
    <w:rsid w:val="00454B7A"/>
    <w:rsid w:val="0045561B"/>
    <w:rsid w:val="004562B8"/>
    <w:rsid w:val="004573AC"/>
    <w:rsid w:val="004603C2"/>
    <w:rsid w:val="004604DB"/>
    <w:rsid w:val="00460FDC"/>
    <w:rsid w:val="0046270D"/>
    <w:rsid w:val="0046300C"/>
    <w:rsid w:val="00463F15"/>
    <w:rsid w:val="004644BA"/>
    <w:rsid w:val="00464BDB"/>
    <w:rsid w:val="00465588"/>
    <w:rsid w:val="00466D10"/>
    <w:rsid w:val="00467D93"/>
    <w:rsid w:val="00470B32"/>
    <w:rsid w:val="00470F3D"/>
    <w:rsid w:val="004747D3"/>
    <w:rsid w:val="0047624F"/>
    <w:rsid w:val="004767F7"/>
    <w:rsid w:val="00476A0D"/>
    <w:rsid w:val="00477BCA"/>
    <w:rsid w:val="004807FB"/>
    <w:rsid w:val="004823B5"/>
    <w:rsid w:val="00484C4E"/>
    <w:rsid w:val="004857E2"/>
    <w:rsid w:val="00487662"/>
    <w:rsid w:val="00491920"/>
    <w:rsid w:val="00492111"/>
    <w:rsid w:val="00493ADC"/>
    <w:rsid w:val="004947F6"/>
    <w:rsid w:val="004948C0"/>
    <w:rsid w:val="00497940"/>
    <w:rsid w:val="00497D0F"/>
    <w:rsid w:val="004A1261"/>
    <w:rsid w:val="004A1621"/>
    <w:rsid w:val="004A1DE7"/>
    <w:rsid w:val="004A2452"/>
    <w:rsid w:val="004A36C4"/>
    <w:rsid w:val="004A4673"/>
    <w:rsid w:val="004A4AF6"/>
    <w:rsid w:val="004A4CAE"/>
    <w:rsid w:val="004A4E55"/>
    <w:rsid w:val="004A5A6D"/>
    <w:rsid w:val="004A6587"/>
    <w:rsid w:val="004A7CBA"/>
    <w:rsid w:val="004B060C"/>
    <w:rsid w:val="004B0DAE"/>
    <w:rsid w:val="004B257C"/>
    <w:rsid w:val="004B25B6"/>
    <w:rsid w:val="004B3295"/>
    <w:rsid w:val="004B40C2"/>
    <w:rsid w:val="004B5884"/>
    <w:rsid w:val="004B732A"/>
    <w:rsid w:val="004C01E8"/>
    <w:rsid w:val="004C0883"/>
    <w:rsid w:val="004C0B65"/>
    <w:rsid w:val="004C4BDA"/>
    <w:rsid w:val="004C617D"/>
    <w:rsid w:val="004C684C"/>
    <w:rsid w:val="004C7E7E"/>
    <w:rsid w:val="004C7EFF"/>
    <w:rsid w:val="004D03BD"/>
    <w:rsid w:val="004D04DC"/>
    <w:rsid w:val="004D08AF"/>
    <w:rsid w:val="004D1F1C"/>
    <w:rsid w:val="004D4E33"/>
    <w:rsid w:val="004D5862"/>
    <w:rsid w:val="004D67BF"/>
    <w:rsid w:val="004D779C"/>
    <w:rsid w:val="004D7BEC"/>
    <w:rsid w:val="004E1BA5"/>
    <w:rsid w:val="004E224F"/>
    <w:rsid w:val="004E2A83"/>
    <w:rsid w:val="004E3531"/>
    <w:rsid w:val="004E3B24"/>
    <w:rsid w:val="004E409B"/>
    <w:rsid w:val="004E645C"/>
    <w:rsid w:val="004E6496"/>
    <w:rsid w:val="004E65BC"/>
    <w:rsid w:val="004F0853"/>
    <w:rsid w:val="004F227D"/>
    <w:rsid w:val="004F2776"/>
    <w:rsid w:val="004F383A"/>
    <w:rsid w:val="004F4294"/>
    <w:rsid w:val="004F49CD"/>
    <w:rsid w:val="004F6277"/>
    <w:rsid w:val="004F6644"/>
    <w:rsid w:val="004F75E2"/>
    <w:rsid w:val="004F7E71"/>
    <w:rsid w:val="00500A5B"/>
    <w:rsid w:val="0050218C"/>
    <w:rsid w:val="00502231"/>
    <w:rsid w:val="00504BF5"/>
    <w:rsid w:val="0050566F"/>
    <w:rsid w:val="0050691F"/>
    <w:rsid w:val="00507024"/>
    <w:rsid w:val="00507257"/>
    <w:rsid w:val="0051083E"/>
    <w:rsid w:val="00510F5F"/>
    <w:rsid w:val="00511941"/>
    <w:rsid w:val="0051232A"/>
    <w:rsid w:val="00517EA9"/>
    <w:rsid w:val="00522D62"/>
    <w:rsid w:val="00523E67"/>
    <w:rsid w:val="00524F57"/>
    <w:rsid w:val="00525112"/>
    <w:rsid w:val="00525237"/>
    <w:rsid w:val="0052526C"/>
    <w:rsid w:val="00526D8C"/>
    <w:rsid w:val="0052713B"/>
    <w:rsid w:val="005279FE"/>
    <w:rsid w:val="00527BFE"/>
    <w:rsid w:val="00530FE7"/>
    <w:rsid w:val="00531539"/>
    <w:rsid w:val="00533F3A"/>
    <w:rsid w:val="0053413A"/>
    <w:rsid w:val="005343F6"/>
    <w:rsid w:val="005402CB"/>
    <w:rsid w:val="00540451"/>
    <w:rsid w:val="005407D1"/>
    <w:rsid w:val="00540CC3"/>
    <w:rsid w:val="00544660"/>
    <w:rsid w:val="0054520C"/>
    <w:rsid w:val="00545BAD"/>
    <w:rsid w:val="00546BCA"/>
    <w:rsid w:val="00546C45"/>
    <w:rsid w:val="00550CD8"/>
    <w:rsid w:val="00551E7E"/>
    <w:rsid w:val="005554A7"/>
    <w:rsid w:val="005554DA"/>
    <w:rsid w:val="0055633F"/>
    <w:rsid w:val="00556C24"/>
    <w:rsid w:val="005604EF"/>
    <w:rsid w:val="0056170D"/>
    <w:rsid w:val="00563891"/>
    <w:rsid w:val="00565D40"/>
    <w:rsid w:val="00566B63"/>
    <w:rsid w:val="00566F82"/>
    <w:rsid w:val="00570BFF"/>
    <w:rsid w:val="00571044"/>
    <w:rsid w:val="00573A68"/>
    <w:rsid w:val="00573D0B"/>
    <w:rsid w:val="005755AF"/>
    <w:rsid w:val="0057616C"/>
    <w:rsid w:val="00577804"/>
    <w:rsid w:val="005800EA"/>
    <w:rsid w:val="00580466"/>
    <w:rsid w:val="00581678"/>
    <w:rsid w:val="00581F00"/>
    <w:rsid w:val="00583858"/>
    <w:rsid w:val="00583D78"/>
    <w:rsid w:val="00583E18"/>
    <w:rsid w:val="005852F8"/>
    <w:rsid w:val="0058550F"/>
    <w:rsid w:val="005908E6"/>
    <w:rsid w:val="00591075"/>
    <w:rsid w:val="00591213"/>
    <w:rsid w:val="005932FB"/>
    <w:rsid w:val="00594256"/>
    <w:rsid w:val="0059460E"/>
    <w:rsid w:val="005955F5"/>
    <w:rsid w:val="00596F17"/>
    <w:rsid w:val="005A3758"/>
    <w:rsid w:val="005A4ABF"/>
    <w:rsid w:val="005A4BB7"/>
    <w:rsid w:val="005A54EE"/>
    <w:rsid w:val="005A619A"/>
    <w:rsid w:val="005A721A"/>
    <w:rsid w:val="005B041C"/>
    <w:rsid w:val="005B07B7"/>
    <w:rsid w:val="005B4005"/>
    <w:rsid w:val="005B530B"/>
    <w:rsid w:val="005C0B88"/>
    <w:rsid w:val="005C1E76"/>
    <w:rsid w:val="005C2A4C"/>
    <w:rsid w:val="005C2F45"/>
    <w:rsid w:val="005C3B0A"/>
    <w:rsid w:val="005C53F3"/>
    <w:rsid w:val="005C5A1A"/>
    <w:rsid w:val="005C5A5D"/>
    <w:rsid w:val="005C5E07"/>
    <w:rsid w:val="005C61EA"/>
    <w:rsid w:val="005C72ED"/>
    <w:rsid w:val="005C7A1A"/>
    <w:rsid w:val="005C7E8F"/>
    <w:rsid w:val="005D1E9B"/>
    <w:rsid w:val="005D336E"/>
    <w:rsid w:val="005D358A"/>
    <w:rsid w:val="005D4B89"/>
    <w:rsid w:val="005D4D00"/>
    <w:rsid w:val="005D4F27"/>
    <w:rsid w:val="005D5800"/>
    <w:rsid w:val="005D69F0"/>
    <w:rsid w:val="005D6D39"/>
    <w:rsid w:val="005D7630"/>
    <w:rsid w:val="005E3B06"/>
    <w:rsid w:val="005E4C4F"/>
    <w:rsid w:val="005E5211"/>
    <w:rsid w:val="005E61CA"/>
    <w:rsid w:val="005E6802"/>
    <w:rsid w:val="005E70FD"/>
    <w:rsid w:val="005E724B"/>
    <w:rsid w:val="005F0EB2"/>
    <w:rsid w:val="005F17AA"/>
    <w:rsid w:val="005F5551"/>
    <w:rsid w:val="005F6C22"/>
    <w:rsid w:val="005F6C44"/>
    <w:rsid w:val="005F714B"/>
    <w:rsid w:val="006015D0"/>
    <w:rsid w:val="006017B5"/>
    <w:rsid w:val="00601BDB"/>
    <w:rsid w:val="006024D9"/>
    <w:rsid w:val="006025F1"/>
    <w:rsid w:val="00602749"/>
    <w:rsid w:val="006045A0"/>
    <w:rsid w:val="00604FD9"/>
    <w:rsid w:val="00605D4F"/>
    <w:rsid w:val="00607140"/>
    <w:rsid w:val="006101EE"/>
    <w:rsid w:val="00610E6B"/>
    <w:rsid w:val="00610E7C"/>
    <w:rsid w:val="006115C7"/>
    <w:rsid w:val="006117A8"/>
    <w:rsid w:val="00612468"/>
    <w:rsid w:val="00613EA6"/>
    <w:rsid w:val="00614347"/>
    <w:rsid w:val="00614723"/>
    <w:rsid w:val="00621BD1"/>
    <w:rsid w:val="006221E3"/>
    <w:rsid w:val="00622518"/>
    <w:rsid w:val="00622DB3"/>
    <w:rsid w:val="006256AF"/>
    <w:rsid w:val="00625AE4"/>
    <w:rsid w:val="00625E4C"/>
    <w:rsid w:val="00626472"/>
    <w:rsid w:val="00627FFC"/>
    <w:rsid w:val="006304F7"/>
    <w:rsid w:val="00631D6C"/>
    <w:rsid w:val="00631F4E"/>
    <w:rsid w:val="00632CEC"/>
    <w:rsid w:val="00633F2A"/>
    <w:rsid w:val="00635B9A"/>
    <w:rsid w:val="00636E9B"/>
    <w:rsid w:val="006450ED"/>
    <w:rsid w:val="00645583"/>
    <w:rsid w:val="00646CA0"/>
    <w:rsid w:val="0064777E"/>
    <w:rsid w:val="00647D28"/>
    <w:rsid w:val="006511F2"/>
    <w:rsid w:val="006516B8"/>
    <w:rsid w:val="0065197A"/>
    <w:rsid w:val="00653BA9"/>
    <w:rsid w:val="00653D4B"/>
    <w:rsid w:val="00654419"/>
    <w:rsid w:val="00657FAB"/>
    <w:rsid w:val="006608F3"/>
    <w:rsid w:val="00660AD2"/>
    <w:rsid w:val="006625A3"/>
    <w:rsid w:val="00662F81"/>
    <w:rsid w:val="00663104"/>
    <w:rsid w:val="00665096"/>
    <w:rsid w:val="0066635F"/>
    <w:rsid w:val="00666B6C"/>
    <w:rsid w:val="00667480"/>
    <w:rsid w:val="006674B8"/>
    <w:rsid w:val="0067018A"/>
    <w:rsid w:val="006705CF"/>
    <w:rsid w:val="00670743"/>
    <w:rsid w:val="006710AD"/>
    <w:rsid w:val="006728F4"/>
    <w:rsid w:val="00673768"/>
    <w:rsid w:val="00673B95"/>
    <w:rsid w:val="006741AC"/>
    <w:rsid w:val="006769CC"/>
    <w:rsid w:val="00676EFF"/>
    <w:rsid w:val="00684B84"/>
    <w:rsid w:val="006852EF"/>
    <w:rsid w:val="00685683"/>
    <w:rsid w:val="00686BE5"/>
    <w:rsid w:val="0069128B"/>
    <w:rsid w:val="0069221F"/>
    <w:rsid w:val="00693320"/>
    <w:rsid w:val="00693447"/>
    <w:rsid w:val="00694FEE"/>
    <w:rsid w:val="00695D9B"/>
    <w:rsid w:val="006961B2"/>
    <w:rsid w:val="0069680D"/>
    <w:rsid w:val="006974B4"/>
    <w:rsid w:val="006974C5"/>
    <w:rsid w:val="006A186C"/>
    <w:rsid w:val="006A1D4E"/>
    <w:rsid w:val="006A1FEE"/>
    <w:rsid w:val="006A3ED2"/>
    <w:rsid w:val="006A49DC"/>
    <w:rsid w:val="006A7100"/>
    <w:rsid w:val="006A768E"/>
    <w:rsid w:val="006B0074"/>
    <w:rsid w:val="006B2520"/>
    <w:rsid w:val="006B3D8D"/>
    <w:rsid w:val="006B6127"/>
    <w:rsid w:val="006B624D"/>
    <w:rsid w:val="006B78D2"/>
    <w:rsid w:val="006B7E06"/>
    <w:rsid w:val="006C1DF1"/>
    <w:rsid w:val="006C209B"/>
    <w:rsid w:val="006C242B"/>
    <w:rsid w:val="006C2715"/>
    <w:rsid w:val="006C32CC"/>
    <w:rsid w:val="006C363D"/>
    <w:rsid w:val="006C3789"/>
    <w:rsid w:val="006C40B9"/>
    <w:rsid w:val="006C4236"/>
    <w:rsid w:val="006C615C"/>
    <w:rsid w:val="006C7034"/>
    <w:rsid w:val="006C73BE"/>
    <w:rsid w:val="006D095E"/>
    <w:rsid w:val="006D0D7C"/>
    <w:rsid w:val="006D14CC"/>
    <w:rsid w:val="006D2F77"/>
    <w:rsid w:val="006D3887"/>
    <w:rsid w:val="006D3B76"/>
    <w:rsid w:val="006D3ED5"/>
    <w:rsid w:val="006D512E"/>
    <w:rsid w:val="006D684A"/>
    <w:rsid w:val="006D6F84"/>
    <w:rsid w:val="006D7234"/>
    <w:rsid w:val="006E0837"/>
    <w:rsid w:val="006E0965"/>
    <w:rsid w:val="006E13F8"/>
    <w:rsid w:val="006E243A"/>
    <w:rsid w:val="006E2874"/>
    <w:rsid w:val="006E2C8C"/>
    <w:rsid w:val="006E2CF3"/>
    <w:rsid w:val="006E2EC4"/>
    <w:rsid w:val="006E3F33"/>
    <w:rsid w:val="006E6507"/>
    <w:rsid w:val="006E6CBB"/>
    <w:rsid w:val="006E7C4B"/>
    <w:rsid w:val="00701613"/>
    <w:rsid w:val="00702EB7"/>
    <w:rsid w:val="00703C6F"/>
    <w:rsid w:val="007046CF"/>
    <w:rsid w:val="00704C48"/>
    <w:rsid w:val="007051AB"/>
    <w:rsid w:val="00707B0D"/>
    <w:rsid w:val="00707BA7"/>
    <w:rsid w:val="007109D6"/>
    <w:rsid w:val="00715227"/>
    <w:rsid w:val="00715BFB"/>
    <w:rsid w:val="00716260"/>
    <w:rsid w:val="0071680F"/>
    <w:rsid w:val="007168FC"/>
    <w:rsid w:val="00721448"/>
    <w:rsid w:val="007230AA"/>
    <w:rsid w:val="00723735"/>
    <w:rsid w:val="0072405E"/>
    <w:rsid w:val="0072407D"/>
    <w:rsid w:val="00724437"/>
    <w:rsid w:val="00724FCF"/>
    <w:rsid w:val="00725410"/>
    <w:rsid w:val="00726672"/>
    <w:rsid w:val="0072686A"/>
    <w:rsid w:val="00726ADD"/>
    <w:rsid w:val="007275F1"/>
    <w:rsid w:val="007309F3"/>
    <w:rsid w:val="00731336"/>
    <w:rsid w:val="007317CE"/>
    <w:rsid w:val="00733D9F"/>
    <w:rsid w:val="00735614"/>
    <w:rsid w:val="007356A7"/>
    <w:rsid w:val="00735966"/>
    <w:rsid w:val="00735EBD"/>
    <w:rsid w:val="007362F9"/>
    <w:rsid w:val="00736F72"/>
    <w:rsid w:val="00740A62"/>
    <w:rsid w:val="00740D42"/>
    <w:rsid w:val="00741243"/>
    <w:rsid w:val="007413B0"/>
    <w:rsid w:val="00741534"/>
    <w:rsid w:val="007418CB"/>
    <w:rsid w:val="007418F1"/>
    <w:rsid w:val="00741939"/>
    <w:rsid w:val="007436A3"/>
    <w:rsid w:val="00743AD1"/>
    <w:rsid w:val="00743D90"/>
    <w:rsid w:val="00744E50"/>
    <w:rsid w:val="0074701F"/>
    <w:rsid w:val="00747319"/>
    <w:rsid w:val="007474CD"/>
    <w:rsid w:val="0075066A"/>
    <w:rsid w:val="00751E80"/>
    <w:rsid w:val="00752403"/>
    <w:rsid w:val="007525F4"/>
    <w:rsid w:val="007528D6"/>
    <w:rsid w:val="007534B4"/>
    <w:rsid w:val="00753E0F"/>
    <w:rsid w:val="00754064"/>
    <w:rsid w:val="0075422C"/>
    <w:rsid w:val="00756F1A"/>
    <w:rsid w:val="00757B29"/>
    <w:rsid w:val="00761636"/>
    <w:rsid w:val="007616E6"/>
    <w:rsid w:val="0076262F"/>
    <w:rsid w:val="00764BB1"/>
    <w:rsid w:val="00764D41"/>
    <w:rsid w:val="0076567B"/>
    <w:rsid w:val="00766173"/>
    <w:rsid w:val="007666C9"/>
    <w:rsid w:val="00767273"/>
    <w:rsid w:val="007673EB"/>
    <w:rsid w:val="00767D3F"/>
    <w:rsid w:val="00767F40"/>
    <w:rsid w:val="00770B12"/>
    <w:rsid w:val="007723CA"/>
    <w:rsid w:val="00772C50"/>
    <w:rsid w:val="0077329A"/>
    <w:rsid w:val="00776AA6"/>
    <w:rsid w:val="00776D26"/>
    <w:rsid w:val="00776D52"/>
    <w:rsid w:val="00776E00"/>
    <w:rsid w:val="007807A5"/>
    <w:rsid w:val="00780EBF"/>
    <w:rsid w:val="00781285"/>
    <w:rsid w:val="007813B9"/>
    <w:rsid w:val="007823E4"/>
    <w:rsid w:val="00783243"/>
    <w:rsid w:val="007839EE"/>
    <w:rsid w:val="007841A3"/>
    <w:rsid w:val="0078456F"/>
    <w:rsid w:val="00784D0A"/>
    <w:rsid w:val="0078534A"/>
    <w:rsid w:val="00787329"/>
    <w:rsid w:val="00790A08"/>
    <w:rsid w:val="00790BF5"/>
    <w:rsid w:val="00790DA4"/>
    <w:rsid w:val="00790F46"/>
    <w:rsid w:val="00790FC1"/>
    <w:rsid w:val="00791651"/>
    <w:rsid w:val="00791723"/>
    <w:rsid w:val="00792411"/>
    <w:rsid w:val="007929EA"/>
    <w:rsid w:val="00792A3C"/>
    <w:rsid w:val="0079430D"/>
    <w:rsid w:val="007953AC"/>
    <w:rsid w:val="00795573"/>
    <w:rsid w:val="007969A8"/>
    <w:rsid w:val="00797005"/>
    <w:rsid w:val="007971E9"/>
    <w:rsid w:val="00797427"/>
    <w:rsid w:val="00797606"/>
    <w:rsid w:val="007A4E8C"/>
    <w:rsid w:val="007A670C"/>
    <w:rsid w:val="007B0A13"/>
    <w:rsid w:val="007B1597"/>
    <w:rsid w:val="007B17DA"/>
    <w:rsid w:val="007B215F"/>
    <w:rsid w:val="007B3155"/>
    <w:rsid w:val="007B33DE"/>
    <w:rsid w:val="007B5A6A"/>
    <w:rsid w:val="007B6867"/>
    <w:rsid w:val="007B6C45"/>
    <w:rsid w:val="007B723C"/>
    <w:rsid w:val="007B76A2"/>
    <w:rsid w:val="007C11A3"/>
    <w:rsid w:val="007C14CD"/>
    <w:rsid w:val="007C15AB"/>
    <w:rsid w:val="007C1A09"/>
    <w:rsid w:val="007C242E"/>
    <w:rsid w:val="007C2665"/>
    <w:rsid w:val="007C50EC"/>
    <w:rsid w:val="007C5534"/>
    <w:rsid w:val="007C67BD"/>
    <w:rsid w:val="007C76DD"/>
    <w:rsid w:val="007D2A66"/>
    <w:rsid w:val="007D53B8"/>
    <w:rsid w:val="007D63F7"/>
    <w:rsid w:val="007D66E4"/>
    <w:rsid w:val="007D69B6"/>
    <w:rsid w:val="007D6AD0"/>
    <w:rsid w:val="007D6C5F"/>
    <w:rsid w:val="007D6C90"/>
    <w:rsid w:val="007D7048"/>
    <w:rsid w:val="007D7760"/>
    <w:rsid w:val="007D7991"/>
    <w:rsid w:val="007E07EE"/>
    <w:rsid w:val="007E2479"/>
    <w:rsid w:val="007E30D0"/>
    <w:rsid w:val="007E34E2"/>
    <w:rsid w:val="007E3DF2"/>
    <w:rsid w:val="007E43CC"/>
    <w:rsid w:val="007E495E"/>
    <w:rsid w:val="007E4DD9"/>
    <w:rsid w:val="007F0490"/>
    <w:rsid w:val="007F0B61"/>
    <w:rsid w:val="007F1159"/>
    <w:rsid w:val="007F305D"/>
    <w:rsid w:val="007F3622"/>
    <w:rsid w:val="007F4108"/>
    <w:rsid w:val="007F556B"/>
    <w:rsid w:val="00800630"/>
    <w:rsid w:val="00801039"/>
    <w:rsid w:val="0080254A"/>
    <w:rsid w:val="0080317C"/>
    <w:rsid w:val="008053C2"/>
    <w:rsid w:val="00807858"/>
    <w:rsid w:val="008109B9"/>
    <w:rsid w:val="00811DAE"/>
    <w:rsid w:val="008134C5"/>
    <w:rsid w:val="008138E0"/>
    <w:rsid w:val="008144B1"/>
    <w:rsid w:val="008144F6"/>
    <w:rsid w:val="008148A6"/>
    <w:rsid w:val="00814B96"/>
    <w:rsid w:val="008161E4"/>
    <w:rsid w:val="008164F9"/>
    <w:rsid w:val="00816B89"/>
    <w:rsid w:val="00817C56"/>
    <w:rsid w:val="0082012F"/>
    <w:rsid w:val="0082175B"/>
    <w:rsid w:val="00821CB2"/>
    <w:rsid w:val="00823A19"/>
    <w:rsid w:val="008244A8"/>
    <w:rsid w:val="00824ADF"/>
    <w:rsid w:val="00825AA8"/>
    <w:rsid w:val="00825FAC"/>
    <w:rsid w:val="00827807"/>
    <w:rsid w:val="008278C1"/>
    <w:rsid w:val="008304FF"/>
    <w:rsid w:val="008327CE"/>
    <w:rsid w:val="00832C03"/>
    <w:rsid w:val="00836870"/>
    <w:rsid w:val="00836CF7"/>
    <w:rsid w:val="00837E40"/>
    <w:rsid w:val="008420CE"/>
    <w:rsid w:val="00843C93"/>
    <w:rsid w:val="008443FC"/>
    <w:rsid w:val="0084458E"/>
    <w:rsid w:val="00844858"/>
    <w:rsid w:val="008452CF"/>
    <w:rsid w:val="00846781"/>
    <w:rsid w:val="00846A9D"/>
    <w:rsid w:val="0084760E"/>
    <w:rsid w:val="0085018E"/>
    <w:rsid w:val="00850508"/>
    <w:rsid w:val="00850CFB"/>
    <w:rsid w:val="00850ED3"/>
    <w:rsid w:val="00850F40"/>
    <w:rsid w:val="00852B63"/>
    <w:rsid w:val="008533DE"/>
    <w:rsid w:val="00853AAD"/>
    <w:rsid w:val="00853E1C"/>
    <w:rsid w:val="008561B2"/>
    <w:rsid w:val="00856974"/>
    <w:rsid w:val="00856F59"/>
    <w:rsid w:val="008611D3"/>
    <w:rsid w:val="00861D85"/>
    <w:rsid w:val="0086315B"/>
    <w:rsid w:val="00863289"/>
    <w:rsid w:val="00863401"/>
    <w:rsid w:val="00864D33"/>
    <w:rsid w:val="00864DF9"/>
    <w:rsid w:val="00866176"/>
    <w:rsid w:val="00866FE5"/>
    <w:rsid w:val="0086773B"/>
    <w:rsid w:val="008715E6"/>
    <w:rsid w:val="00872232"/>
    <w:rsid w:val="008729AD"/>
    <w:rsid w:val="00872C98"/>
    <w:rsid w:val="008737C7"/>
    <w:rsid w:val="008755DC"/>
    <w:rsid w:val="00877368"/>
    <w:rsid w:val="00880CC9"/>
    <w:rsid w:val="00880E00"/>
    <w:rsid w:val="00880E20"/>
    <w:rsid w:val="00881C2F"/>
    <w:rsid w:val="008828A9"/>
    <w:rsid w:val="00882A56"/>
    <w:rsid w:val="00882ECA"/>
    <w:rsid w:val="00885189"/>
    <w:rsid w:val="00885586"/>
    <w:rsid w:val="008862FB"/>
    <w:rsid w:val="00886455"/>
    <w:rsid w:val="00887010"/>
    <w:rsid w:val="00887074"/>
    <w:rsid w:val="00887394"/>
    <w:rsid w:val="00887D52"/>
    <w:rsid w:val="00890E8A"/>
    <w:rsid w:val="0089149A"/>
    <w:rsid w:val="008939C1"/>
    <w:rsid w:val="00894780"/>
    <w:rsid w:val="00895229"/>
    <w:rsid w:val="00895B89"/>
    <w:rsid w:val="00895CB8"/>
    <w:rsid w:val="00896178"/>
    <w:rsid w:val="00896F48"/>
    <w:rsid w:val="008A0BAB"/>
    <w:rsid w:val="008A11AF"/>
    <w:rsid w:val="008A241F"/>
    <w:rsid w:val="008A27AB"/>
    <w:rsid w:val="008A3518"/>
    <w:rsid w:val="008A3E74"/>
    <w:rsid w:val="008A4178"/>
    <w:rsid w:val="008A43AE"/>
    <w:rsid w:val="008A4EA3"/>
    <w:rsid w:val="008A4EC8"/>
    <w:rsid w:val="008A5F54"/>
    <w:rsid w:val="008A7F3E"/>
    <w:rsid w:val="008B004F"/>
    <w:rsid w:val="008B07B7"/>
    <w:rsid w:val="008B0829"/>
    <w:rsid w:val="008B18E2"/>
    <w:rsid w:val="008B1B82"/>
    <w:rsid w:val="008B2257"/>
    <w:rsid w:val="008B2E67"/>
    <w:rsid w:val="008B34DA"/>
    <w:rsid w:val="008B42CB"/>
    <w:rsid w:val="008B4C52"/>
    <w:rsid w:val="008B53D6"/>
    <w:rsid w:val="008B56E2"/>
    <w:rsid w:val="008B62B1"/>
    <w:rsid w:val="008B699C"/>
    <w:rsid w:val="008B6BEE"/>
    <w:rsid w:val="008C0718"/>
    <w:rsid w:val="008C191E"/>
    <w:rsid w:val="008C24DB"/>
    <w:rsid w:val="008C32AF"/>
    <w:rsid w:val="008C35A1"/>
    <w:rsid w:val="008C3C08"/>
    <w:rsid w:val="008C3DAB"/>
    <w:rsid w:val="008C4B4C"/>
    <w:rsid w:val="008C5230"/>
    <w:rsid w:val="008C67C8"/>
    <w:rsid w:val="008C6926"/>
    <w:rsid w:val="008C7E86"/>
    <w:rsid w:val="008D1DC3"/>
    <w:rsid w:val="008D24E7"/>
    <w:rsid w:val="008D66FE"/>
    <w:rsid w:val="008D7A5B"/>
    <w:rsid w:val="008E07B1"/>
    <w:rsid w:val="008E2753"/>
    <w:rsid w:val="008E2867"/>
    <w:rsid w:val="008E3F05"/>
    <w:rsid w:val="008E4FC2"/>
    <w:rsid w:val="008E61CC"/>
    <w:rsid w:val="008E7B29"/>
    <w:rsid w:val="008F02CE"/>
    <w:rsid w:val="008F4020"/>
    <w:rsid w:val="008F51F0"/>
    <w:rsid w:val="008F5CA3"/>
    <w:rsid w:val="008F69C0"/>
    <w:rsid w:val="008F6AE7"/>
    <w:rsid w:val="008F75F1"/>
    <w:rsid w:val="008F7ACC"/>
    <w:rsid w:val="008F7CCE"/>
    <w:rsid w:val="00900831"/>
    <w:rsid w:val="009008F5"/>
    <w:rsid w:val="0090147C"/>
    <w:rsid w:val="009034C4"/>
    <w:rsid w:val="00903A1A"/>
    <w:rsid w:val="00903D57"/>
    <w:rsid w:val="00904BA5"/>
    <w:rsid w:val="0090526B"/>
    <w:rsid w:val="009055F8"/>
    <w:rsid w:val="009059AC"/>
    <w:rsid w:val="00906781"/>
    <w:rsid w:val="009076DE"/>
    <w:rsid w:val="009104C1"/>
    <w:rsid w:val="00910ACB"/>
    <w:rsid w:val="00910CEA"/>
    <w:rsid w:val="00910FB8"/>
    <w:rsid w:val="009118D5"/>
    <w:rsid w:val="00912763"/>
    <w:rsid w:val="009148E7"/>
    <w:rsid w:val="00915C86"/>
    <w:rsid w:val="00915E93"/>
    <w:rsid w:val="00917E30"/>
    <w:rsid w:val="00920A60"/>
    <w:rsid w:val="00921FF2"/>
    <w:rsid w:val="00922092"/>
    <w:rsid w:val="00922A6D"/>
    <w:rsid w:val="009234A5"/>
    <w:rsid w:val="00924B6E"/>
    <w:rsid w:val="009256A9"/>
    <w:rsid w:val="00925EB8"/>
    <w:rsid w:val="00926417"/>
    <w:rsid w:val="0092728D"/>
    <w:rsid w:val="009275DD"/>
    <w:rsid w:val="0093031C"/>
    <w:rsid w:val="00931079"/>
    <w:rsid w:val="00931824"/>
    <w:rsid w:val="00931978"/>
    <w:rsid w:val="00932615"/>
    <w:rsid w:val="0093388E"/>
    <w:rsid w:val="0093425A"/>
    <w:rsid w:val="00935E8D"/>
    <w:rsid w:val="0093609D"/>
    <w:rsid w:val="009360C1"/>
    <w:rsid w:val="00936872"/>
    <w:rsid w:val="00936D4D"/>
    <w:rsid w:val="0093708B"/>
    <w:rsid w:val="0093780E"/>
    <w:rsid w:val="00937C28"/>
    <w:rsid w:val="00937F8D"/>
    <w:rsid w:val="00940BCB"/>
    <w:rsid w:val="00941267"/>
    <w:rsid w:val="00942D67"/>
    <w:rsid w:val="00943063"/>
    <w:rsid w:val="0094338E"/>
    <w:rsid w:val="009436A0"/>
    <w:rsid w:val="00945F56"/>
    <w:rsid w:val="00946C3E"/>
    <w:rsid w:val="00947488"/>
    <w:rsid w:val="0094751E"/>
    <w:rsid w:val="00950DE6"/>
    <w:rsid w:val="009525D1"/>
    <w:rsid w:val="00952B7C"/>
    <w:rsid w:val="00955A55"/>
    <w:rsid w:val="00955ADA"/>
    <w:rsid w:val="00956097"/>
    <w:rsid w:val="00956E26"/>
    <w:rsid w:val="00957AE1"/>
    <w:rsid w:val="00957BD6"/>
    <w:rsid w:val="009614DD"/>
    <w:rsid w:val="009627B0"/>
    <w:rsid w:val="00962AF2"/>
    <w:rsid w:val="00963A30"/>
    <w:rsid w:val="0096436D"/>
    <w:rsid w:val="00964597"/>
    <w:rsid w:val="009645B6"/>
    <w:rsid w:val="00965F6A"/>
    <w:rsid w:val="009665E5"/>
    <w:rsid w:val="009667A0"/>
    <w:rsid w:val="00966A39"/>
    <w:rsid w:val="00967383"/>
    <w:rsid w:val="00971762"/>
    <w:rsid w:val="009727B8"/>
    <w:rsid w:val="00973F35"/>
    <w:rsid w:val="0097458D"/>
    <w:rsid w:val="00974C7E"/>
    <w:rsid w:val="0098072C"/>
    <w:rsid w:val="00980D5B"/>
    <w:rsid w:val="0098148B"/>
    <w:rsid w:val="0098178B"/>
    <w:rsid w:val="009823FC"/>
    <w:rsid w:val="00982AD6"/>
    <w:rsid w:val="00984DAD"/>
    <w:rsid w:val="009858CD"/>
    <w:rsid w:val="00985978"/>
    <w:rsid w:val="0098598C"/>
    <w:rsid w:val="009878FF"/>
    <w:rsid w:val="0099045B"/>
    <w:rsid w:val="009904C5"/>
    <w:rsid w:val="00991E06"/>
    <w:rsid w:val="00992323"/>
    <w:rsid w:val="0099313C"/>
    <w:rsid w:val="009932D7"/>
    <w:rsid w:val="00994528"/>
    <w:rsid w:val="009946A8"/>
    <w:rsid w:val="009948D2"/>
    <w:rsid w:val="00995677"/>
    <w:rsid w:val="00996543"/>
    <w:rsid w:val="00997F28"/>
    <w:rsid w:val="009A0783"/>
    <w:rsid w:val="009A13A2"/>
    <w:rsid w:val="009A3547"/>
    <w:rsid w:val="009A3D49"/>
    <w:rsid w:val="009A6FF9"/>
    <w:rsid w:val="009A7184"/>
    <w:rsid w:val="009B121F"/>
    <w:rsid w:val="009B3BB2"/>
    <w:rsid w:val="009B4A9B"/>
    <w:rsid w:val="009B4B86"/>
    <w:rsid w:val="009B4D15"/>
    <w:rsid w:val="009B7069"/>
    <w:rsid w:val="009C0632"/>
    <w:rsid w:val="009C109C"/>
    <w:rsid w:val="009C348B"/>
    <w:rsid w:val="009C3B88"/>
    <w:rsid w:val="009C3C66"/>
    <w:rsid w:val="009C4168"/>
    <w:rsid w:val="009C4297"/>
    <w:rsid w:val="009C4488"/>
    <w:rsid w:val="009C60C7"/>
    <w:rsid w:val="009C7225"/>
    <w:rsid w:val="009C7BE5"/>
    <w:rsid w:val="009D1E7A"/>
    <w:rsid w:val="009D2B9F"/>
    <w:rsid w:val="009D39DB"/>
    <w:rsid w:val="009D4F60"/>
    <w:rsid w:val="009D511A"/>
    <w:rsid w:val="009D714D"/>
    <w:rsid w:val="009D7C33"/>
    <w:rsid w:val="009E11DE"/>
    <w:rsid w:val="009E1571"/>
    <w:rsid w:val="009E4AC6"/>
    <w:rsid w:val="009E53FE"/>
    <w:rsid w:val="009E5EF1"/>
    <w:rsid w:val="009E781A"/>
    <w:rsid w:val="009F0E60"/>
    <w:rsid w:val="009F366F"/>
    <w:rsid w:val="009F796E"/>
    <w:rsid w:val="009F7CB0"/>
    <w:rsid w:val="009F7EDE"/>
    <w:rsid w:val="00A00694"/>
    <w:rsid w:val="00A01642"/>
    <w:rsid w:val="00A02444"/>
    <w:rsid w:val="00A02BD0"/>
    <w:rsid w:val="00A02CDF"/>
    <w:rsid w:val="00A03152"/>
    <w:rsid w:val="00A034FA"/>
    <w:rsid w:val="00A04327"/>
    <w:rsid w:val="00A07930"/>
    <w:rsid w:val="00A112B1"/>
    <w:rsid w:val="00A11E5D"/>
    <w:rsid w:val="00A121CC"/>
    <w:rsid w:val="00A12737"/>
    <w:rsid w:val="00A1379E"/>
    <w:rsid w:val="00A14B51"/>
    <w:rsid w:val="00A1528B"/>
    <w:rsid w:val="00A15557"/>
    <w:rsid w:val="00A167BB"/>
    <w:rsid w:val="00A177D5"/>
    <w:rsid w:val="00A2194F"/>
    <w:rsid w:val="00A219E6"/>
    <w:rsid w:val="00A21A66"/>
    <w:rsid w:val="00A23E4A"/>
    <w:rsid w:val="00A2419E"/>
    <w:rsid w:val="00A241A3"/>
    <w:rsid w:val="00A248AD"/>
    <w:rsid w:val="00A248C5"/>
    <w:rsid w:val="00A24966"/>
    <w:rsid w:val="00A2531F"/>
    <w:rsid w:val="00A267E5"/>
    <w:rsid w:val="00A26CED"/>
    <w:rsid w:val="00A3034D"/>
    <w:rsid w:val="00A3196A"/>
    <w:rsid w:val="00A33067"/>
    <w:rsid w:val="00A331B6"/>
    <w:rsid w:val="00A33669"/>
    <w:rsid w:val="00A35C27"/>
    <w:rsid w:val="00A36E3E"/>
    <w:rsid w:val="00A36EED"/>
    <w:rsid w:val="00A403E1"/>
    <w:rsid w:val="00A41A00"/>
    <w:rsid w:val="00A41D38"/>
    <w:rsid w:val="00A42A2A"/>
    <w:rsid w:val="00A4393F"/>
    <w:rsid w:val="00A458CA"/>
    <w:rsid w:val="00A46D1A"/>
    <w:rsid w:val="00A51B89"/>
    <w:rsid w:val="00A520FA"/>
    <w:rsid w:val="00A53026"/>
    <w:rsid w:val="00A54CFF"/>
    <w:rsid w:val="00A55555"/>
    <w:rsid w:val="00A55633"/>
    <w:rsid w:val="00A556EA"/>
    <w:rsid w:val="00A562BD"/>
    <w:rsid w:val="00A56643"/>
    <w:rsid w:val="00A56D62"/>
    <w:rsid w:val="00A57BAE"/>
    <w:rsid w:val="00A6039F"/>
    <w:rsid w:val="00A611BC"/>
    <w:rsid w:val="00A62681"/>
    <w:rsid w:val="00A635F9"/>
    <w:rsid w:val="00A648BF"/>
    <w:rsid w:val="00A64C22"/>
    <w:rsid w:val="00A66427"/>
    <w:rsid w:val="00A673D1"/>
    <w:rsid w:val="00A67B4E"/>
    <w:rsid w:val="00A704E1"/>
    <w:rsid w:val="00A710A0"/>
    <w:rsid w:val="00A726D5"/>
    <w:rsid w:val="00A72A0D"/>
    <w:rsid w:val="00A72AB7"/>
    <w:rsid w:val="00A73480"/>
    <w:rsid w:val="00A75FBD"/>
    <w:rsid w:val="00A76575"/>
    <w:rsid w:val="00A77824"/>
    <w:rsid w:val="00A77D62"/>
    <w:rsid w:val="00A81228"/>
    <w:rsid w:val="00A81279"/>
    <w:rsid w:val="00A814D0"/>
    <w:rsid w:val="00A815DA"/>
    <w:rsid w:val="00A81E43"/>
    <w:rsid w:val="00A83A02"/>
    <w:rsid w:val="00A84E51"/>
    <w:rsid w:val="00A85F82"/>
    <w:rsid w:val="00A90720"/>
    <w:rsid w:val="00A91EF4"/>
    <w:rsid w:val="00A924D2"/>
    <w:rsid w:val="00A9365B"/>
    <w:rsid w:val="00A96425"/>
    <w:rsid w:val="00AA08B4"/>
    <w:rsid w:val="00AA0BC5"/>
    <w:rsid w:val="00AA0F2D"/>
    <w:rsid w:val="00AA1DB0"/>
    <w:rsid w:val="00AA20F4"/>
    <w:rsid w:val="00AA2B51"/>
    <w:rsid w:val="00AA33C8"/>
    <w:rsid w:val="00AA427C"/>
    <w:rsid w:val="00AA451E"/>
    <w:rsid w:val="00AA5FF9"/>
    <w:rsid w:val="00AA768F"/>
    <w:rsid w:val="00AA77FE"/>
    <w:rsid w:val="00AB0BDB"/>
    <w:rsid w:val="00AB0D05"/>
    <w:rsid w:val="00AB21E2"/>
    <w:rsid w:val="00AB26A2"/>
    <w:rsid w:val="00AB5166"/>
    <w:rsid w:val="00AB5321"/>
    <w:rsid w:val="00AB63FE"/>
    <w:rsid w:val="00AB6635"/>
    <w:rsid w:val="00AB6AB8"/>
    <w:rsid w:val="00AC04E8"/>
    <w:rsid w:val="00AC0F2F"/>
    <w:rsid w:val="00AC14F9"/>
    <w:rsid w:val="00AC174D"/>
    <w:rsid w:val="00AC27C9"/>
    <w:rsid w:val="00AC2855"/>
    <w:rsid w:val="00AD0DAA"/>
    <w:rsid w:val="00AD1E8F"/>
    <w:rsid w:val="00AD2091"/>
    <w:rsid w:val="00AD25DE"/>
    <w:rsid w:val="00AD266A"/>
    <w:rsid w:val="00AD29CE"/>
    <w:rsid w:val="00AD3D72"/>
    <w:rsid w:val="00AD4690"/>
    <w:rsid w:val="00AD52BB"/>
    <w:rsid w:val="00AD5537"/>
    <w:rsid w:val="00AD6BAC"/>
    <w:rsid w:val="00AD6D65"/>
    <w:rsid w:val="00AE1293"/>
    <w:rsid w:val="00AE1354"/>
    <w:rsid w:val="00AE22FB"/>
    <w:rsid w:val="00AE23AA"/>
    <w:rsid w:val="00AE2FC1"/>
    <w:rsid w:val="00AE3269"/>
    <w:rsid w:val="00AE38BF"/>
    <w:rsid w:val="00AE4087"/>
    <w:rsid w:val="00AE45C0"/>
    <w:rsid w:val="00AE49F1"/>
    <w:rsid w:val="00AE5166"/>
    <w:rsid w:val="00AE5964"/>
    <w:rsid w:val="00AE65C8"/>
    <w:rsid w:val="00AE7828"/>
    <w:rsid w:val="00AF0A45"/>
    <w:rsid w:val="00AF0E99"/>
    <w:rsid w:val="00AF299D"/>
    <w:rsid w:val="00AF2EA2"/>
    <w:rsid w:val="00AF3BC6"/>
    <w:rsid w:val="00AF4479"/>
    <w:rsid w:val="00AF587D"/>
    <w:rsid w:val="00AF7723"/>
    <w:rsid w:val="00B032F2"/>
    <w:rsid w:val="00B03B09"/>
    <w:rsid w:val="00B043C8"/>
    <w:rsid w:val="00B047C1"/>
    <w:rsid w:val="00B06968"/>
    <w:rsid w:val="00B10046"/>
    <w:rsid w:val="00B112D3"/>
    <w:rsid w:val="00B12702"/>
    <w:rsid w:val="00B1335F"/>
    <w:rsid w:val="00B133C7"/>
    <w:rsid w:val="00B1492A"/>
    <w:rsid w:val="00B15231"/>
    <w:rsid w:val="00B17213"/>
    <w:rsid w:val="00B17850"/>
    <w:rsid w:val="00B20339"/>
    <w:rsid w:val="00B20FAD"/>
    <w:rsid w:val="00B21ACC"/>
    <w:rsid w:val="00B30CA4"/>
    <w:rsid w:val="00B30FF8"/>
    <w:rsid w:val="00B3152A"/>
    <w:rsid w:val="00B317AC"/>
    <w:rsid w:val="00B320E4"/>
    <w:rsid w:val="00B34AAD"/>
    <w:rsid w:val="00B34AC4"/>
    <w:rsid w:val="00B36610"/>
    <w:rsid w:val="00B37221"/>
    <w:rsid w:val="00B37C0B"/>
    <w:rsid w:val="00B412AA"/>
    <w:rsid w:val="00B41DB9"/>
    <w:rsid w:val="00B42F3A"/>
    <w:rsid w:val="00B43C50"/>
    <w:rsid w:val="00B43D1B"/>
    <w:rsid w:val="00B443F1"/>
    <w:rsid w:val="00B44952"/>
    <w:rsid w:val="00B45324"/>
    <w:rsid w:val="00B45736"/>
    <w:rsid w:val="00B45973"/>
    <w:rsid w:val="00B5018A"/>
    <w:rsid w:val="00B51E37"/>
    <w:rsid w:val="00B52430"/>
    <w:rsid w:val="00B52A25"/>
    <w:rsid w:val="00B53354"/>
    <w:rsid w:val="00B5431A"/>
    <w:rsid w:val="00B54CF1"/>
    <w:rsid w:val="00B557AA"/>
    <w:rsid w:val="00B557F5"/>
    <w:rsid w:val="00B55866"/>
    <w:rsid w:val="00B55D60"/>
    <w:rsid w:val="00B627EE"/>
    <w:rsid w:val="00B63102"/>
    <w:rsid w:val="00B63141"/>
    <w:rsid w:val="00B63A0C"/>
    <w:rsid w:val="00B6444D"/>
    <w:rsid w:val="00B65285"/>
    <w:rsid w:val="00B66B90"/>
    <w:rsid w:val="00B67F41"/>
    <w:rsid w:val="00B70B29"/>
    <w:rsid w:val="00B72AC5"/>
    <w:rsid w:val="00B732B2"/>
    <w:rsid w:val="00B74144"/>
    <w:rsid w:val="00B74721"/>
    <w:rsid w:val="00B7479E"/>
    <w:rsid w:val="00B74C08"/>
    <w:rsid w:val="00B74DFD"/>
    <w:rsid w:val="00B765D3"/>
    <w:rsid w:val="00B7747D"/>
    <w:rsid w:val="00B80F0E"/>
    <w:rsid w:val="00B817EB"/>
    <w:rsid w:val="00B81A41"/>
    <w:rsid w:val="00B82F64"/>
    <w:rsid w:val="00B83BE1"/>
    <w:rsid w:val="00B84204"/>
    <w:rsid w:val="00B8452C"/>
    <w:rsid w:val="00B85140"/>
    <w:rsid w:val="00B85C3F"/>
    <w:rsid w:val="00B8627C"/>
    <w:rsid w:val="00B8695A"/>
    <w:rsid w:val="00B90FE8"/>
    <w:rsid w:val="00B91510"/>
    <w:rsid w:val="00B92232"/>
    <w:rsid w:val="00B93565"/>
    <w:rsid w:val="00B94B82"/>
    <w:rsid w:val="00B94D5E"/>
    <w:rsid w:val="00B95A30"/>
    <w:rsid w:val="00BA3DB1"/>
    <w:rsid w:val="00BA3F6D"/>
    <w:rsid w:val="00BA5ED3"/>
    <w:rsid w:val="00BB0023"/>
    <w:rsid w:val="00BB1B3B"/>
    <w:rsid w:val="00BB21AB"/>
    <w:rsid w:val="00BB3F9B"/>
    <w:rsid w:val="00BB4A1F"/>
    <w:rsid w:val="00BB6143"/>
    <w:rsid w:val="00BB6E79"/>
    <w:rsid w:val="00BB6EEC"/>
    <w:rsid w:val="00BC28B3"/>
    <w:rsid w:val="00BC3AEA"/>
    <w:rsid w:val="00BC3E0F"/>
    <w:rsid w:val="00BC475F"/>
    <w:rsid w:val="00BC519A"/>
    <w:rsid w:val="00BC5B95"/>
    <w:rsid w:val="00BC6466"/>
    <w:rsid w:val="00BD19D6"/>
    <w:rsid w:val="00BD2323"/>
    <w:rsid w:val="00BD27DE"/>
    <w:rsid w:val="00BD34E8"/>
    <w:rsid w:val="00BD42E1"/>
    <w:rsid w:val="00BD462D"/>
    <w:rsid w:val="00BD5A2C"/>
    <w:rsid w:val="00BD6A98"/>
    <w:rsid w:val="00BD7E00"/>
    <w:rsid w:val="00BE2885"/>
    <w:rsid w:val="00BE348C"/>
    <w:rsid w:val="00BE3BFB"/>
    <w:rsid w:val="00BE43B1"/>
    <w:rsid w:val="00BE58F3"/>
    <w:rsid w:val="00BE5933"/>
    <w:rsid w:val="00BF0ACF"/>
    <w:rsid w:val="00BF1955"/>
    <w:rsid w:val="00BF23EB"/>
    <w:rsid w:val="00BF23F4"/>
    <w:rsid w:val="00BF2C8B"/>
    <w:rsid w:val="00BF2D81"/>
    <w:rsid w:val="00BF37C9"/>
    <w:rsid w:val="00BF3D42"/>
    <w:rsid w:val="00BF5513"/>
    <w:rsid w:val="00BF623F"/>
    <w:rsid w:val="00BF79F2"/>
    <w:rsid w:val="00BF7B18"/>
    <w:rsid w:val="00C0183E"/>
    <w:rsid w:val="00C01ED0"/>
    <w:rsid w:val="00C04D2F"/>
    <w:rsid w:val="00C051F5"/>
    <w:rsid w:val="00C05F35"/>
    <w:rsid w:val="00C06BDE"/>
    <w:rsid w:val="00C13ED2"/>
    <w:rsid w:val="00C14C02"/>
    <w:rsid w:val="00C14EC6"/>
    <w:rsid w:val="00C15BFC"/>
    <w:rsid w:val="00C2122C"/>
    <w:rsid w:val="00C24AF2"/>
    <w:rsid w:val="00C25806"/>
    <w:rsid w:val="00C27786"/>
    <w:rsid w:val="00C27BCE"/>
    <w:rsid w:val="00C3083E"/>
    <w:rsid w:val="00C30D0A"/>
    <w:rsid w:val="00C33201"/>
    <w:rsid w:val="00C37E42"/>
    <w:rsid w:val="00C40B4F"/>
    <w:rsid w:val="00C40F5E"/>
    <w:rsid w:val="00C410D7"/>
    <w:rsid w:val="00C418D5"/>
    <w:rsid w:val="00C427C7"/>
    <w:rsid w:val="00C44824"/>
    <w:rsid w:val="00C449EA"/>
    <w:rsid w:val="00C45910"/>
    <w:rsid w:val="00C47922"/>
    <w:rsid w:val="00C50DC7"/>
    <w:rsid w:val="00C51706"/>
    <w:rsid w:val="00C51768"/>
    <w:rsid w:val="00C52F27"/>
    <w:rsid w:val="00C56502"/>
    <w:rsid w:val="00C56572"/>
    <w:rsid w:val="00C56A8B"/>
    <w:rsid w:val="00C572BF"/>
    <w:rsid w:val="00C573E9"/>
    <w:rsid w:val="00C636C4"/>
    <w:rsid w:val="00C647B8"/>
    <w:rsid w:val="00C6556D"/>
    <w:rsid w:val="00C65BB1"/>
    <w:rsid w:val="00C66531"/>
    <w:rsid w:val="00C66D2F"/>
    <w:rsid w:val="00C66E8F"/>
    <w:rsid w:val="00C7097F"/>
    <w:rsid w:val="00C712B5"/>
    <w:rsid w:val="00C7345F"/>
    <w:rsid w:val="00C73CFE"/>
    <w:rsid w:val="00C741EF"/>
    <w:rsid w:val="00C7437D"/>
    <w:rsid w:val="00C7481B"/>
    <w:rsid w:val="00C74A34"/>
    <w:rsid w:val="00C76E9B"/>
    <w:rsid w:val="00C81201"/>
    <w:rsid w:val="00C833FA"/>
    <w:rsid w:val="00C848D4"/>
    <w:rsid w:val="00C86FC9"/>
    <w:rsid w:val="00C90216"/>
    <w:rsid w:val="00C9194C"/>
    <w:rsid w:val="00C92138"/>
    <w:rsid w:val="00C9248F"/>
    <w:rsid w:val="00C92703"/>
    <w:rsid w:val="00C93054"/>
    <w:rsid w:val="00C94FB3"/>
    <w:rsid w:val="00C9558E"/>
    <w:rsid w:val="00C95B8C"/>
    <w:rsid w:val="00C95FD3"/>
    <w:rsid w:val="00CA286C"/>
    <w:rsid w:val="00CA69E8"/>
    <w:rsid w:val="00CA7190"/>
    <w:rsid w:val="00CA78F4"/>
    <w:rsid w:val="00CA7D91"/>
    <w:rsid w:val="00CB1528"/>
    <w:rsid w:val="00CB2190"/>
    <w:rsid w:val="00CB3A31"/>
    <w:rsid w:val="00CB489A"/>
    <w:rsid w:val="00CB4FE3"/>
    <w:rsid w:val="00CB57D9"/>
    <w:rsid w:val="00CB6929"/>
    <w:rsid w:val="00CB75A6"/>
    <w:rsid w:val="00CC01CB"/>
    <w:rsid w:val="00CC1DA0"/>
    <w:rsid w:val="00CC33F5"/>
    <w:rsid w:val="00CC3766"/>
    <w:rsid w:val="00CC44C8"/>
    <w:rsid w:val="00CC615C"/>
    <w:rsid w:val="00CC6CAA"/>
    <w:rsid w:val="00CC76C8"/>
    <w:rsid w:val="00CC782B"/>
    <w:rsid w:val="00CD05DC"/>
    <w:rsid w:val="00CD1E72"/>
    <w:rsid w:val="00CD1EEC"/>
    <w:rsid w:val="00CD4363"/>
    <w:rsid w:val="00CD4612"/>
    <w:rsid w:val="00CD4831"/>
    <w:rsid w:val="00CD4B85"/>
    <w:rsid w:val="00CD611C"/>
    <w:rsid w:val="00CD6C01"/>
    <w:rsid w:val="00CD7228"/>
    <w:rsid w:val="00CD7E91"/>
    <w:rsid w:val="00CD7F9B"/>
    <w:rsid w:val="00CE04E6"/>
    <w:rsid w:val="00CE24E9"/>
    <w:rsid w:val="00CE2774"/>
    <w:rsid w:val="00CE412A"/>
    <w:rsid w:val="00CE41F5"/>
    <w:rsid w:val="00CE44FA"/>
    <w:rsid w:val="00CE4CC1"/>
    <w:rsid w:val="00CE4DE6"/>
    <w:rsid w:val="00CE6712"/>
    <w:rsid w:val="00CE7E94"/>
    <w:rsid w:val="00CF01A9"/>
    <w:rsid w:val="00CF15A4"/>
    <w:rsid w:val="00CF234C"/>
    <w:rsid w:val="00CF23EA"/>
    <w:rsid w:val="00CF330A"/>
    <w:rsid w:val="00CF5134"/>
    <w:rsid w:val="00CF676F"/>
    <w:rsid w:val="00CF6E61"/>
    <w:rsid w:val="00CF7E90"/>
    <w:rsid w:val="00D013EA"/>
    <w:rsid w:val="00D01496"/>
    <w:rsid w:val="00D018CA"/>
    <w:rsid w:val="00D0205E"/>
    <w:rsid w:val="00D0269F"/>
    <w:rsid w:val="00D036A0"/>
    <w:rsid w:val="00D06431"/>
    <w:rsid w:val="00D0701D"/>
    <w:rsid w:val="00D107B2"/>
    <w:rsid w:val="00D108D6"/>
    <w:rsid w:val="00D1146C"/>
    <w:rsid w:val="00D13428"/>
    <w:rsid w:val="00D137A5"/>
    <w:rsid w:val="00D14713"/>
    <w:rsid w:val="00D14F01"/>
    <w:rsid w:val="00D15434"/>
    <w:rsid w:val="00D200B4"/>
    <w:rsid w:val="00D215F9"/>
    <w:rsid w:val="00D21AFB"/>
    <w:rsid w:val="00D25118"/>
    <w:rsid w:val="00D26127"/>
    <w:rsid w:val="00D26650"/>
    <w:rsid w:val="00D27CB5"/>
    <w:rsid w:val="00D30966"/>
    <w:rsid w:val="00D30DB6"/>
    <w:rsid w:val="00D33DFD"/>
    <w:rsid w:val="00D34229"/>
    <w:rsid w:val="00D37AB5"/>
    <w:rsid w:val="00D37FCC"/>
    <w:rsid w:val="00D4169B"/>
    <w:rsid w:val="00D430A6"/>
    <w:rsid w:val="00D44ED9"/>
    <w:rsid w:val="00D45652"/>
    <w:rsid w:val="00D45E6C"/>
    <w:rsid w:val="00D468A0"/>
    <w:rsid w:val="00D46DFC"/>
    <w:rsid w:val="00D471B4"/>
    <w:rsid w:val="00D50DE4"/>
    <w:rsid w:val="00D51017"/>
    <w:rsid w:val="00D518C1"/>
    <w:rsid w:val="00D52818"/>
    <w:rsid w:val="00D531E6"/>
    <w:rsid w:val="00D5421F"/>
    <w:rsid w:val="00D5485D"/>
    <w:rsid w:val="00D56BB6"/>
    <w:rsid w:val="00D6008F"/>
    <w:rsid w:val="00D6137E"/>
    <w:rsid w:val="00D620BF"/>
    <w:rsid w:val="00D6323C"/>
    <w:rsid w:val="00D6567F"/>
    <w:rsid w:val="00D67813"/>
    <w:rsid w:val="00D7019A"/>
    <w:rsid w:val="00D70C56"/>
    <w:rsid w:val="00D71584"/>
    <w:rsid w:val="00D71927"/>
    <w:rsid w:val="00D72153"/>
    <w:rsid w:val="00D72EF8"/>
    <w:rsid w:val="00D75BF7"/>
    <w:rsid w:val="00D77656"/>
    <w:rsid w:val="00D82677"/>
    <w:rsid w:val="00D85129"/>
    <w:rsid w:val="00D87C0C"/>
    <w:rsid w:val="00D90A42"/>
    <w:rsid w:val="00D90E18"/>
    <w:rsid w:val="00D93DC0"/>
    <w:rsid w:val="00D943E4"/>
    <w:rsid w:val="00D9536D"/>
    <w:rsid w:val="00D95DCC"/>
    <w:rsid w:val="00D96688"/>
    <w:rsid w:val="00DA0094"/>
    <w:rsid w:val="00DA09B6"/>
    <w:rsid w:val="00DA0BB9"/>
    <w:rsid w:val="00DA13C4"/>
    <w:rsid w:val="00DA1D08"/>
    <w:rsid w:val="00DA2972"/>
    <w:rsid w:val="00DA3BB7"/>
    <w:rsid w:val="00DA3DA9"/>
    <w:rsid w:val="00DA6171"/>
    <w:rsid w:val="00DB1839"/>
    <w:rsid w:val="00DB1C61"/>
    <w:rsid w:val="00DB26DD"/>
    <w:rsid w:val="00DB3B7F"/>
    <w:rsid w:val="00DB3F6A"/>
    <w:rsid w:val="00DB3F92"/>
    <w:rsid w:val="00DB4EBE"/>
    <w:rsid w:val="00DB57CD"/>
    <w:rsid w:val="00DB6CF3"/>
    <w:rsid w:val="00DB71A5"/>
    <w:rsid w:val="00DB71B1"/>
    <w:rsid w:val="00DB748B"/>
    <w:rsid w:val="00DC0F18"/>
    <w:rsid w:val="00DC304E"/>
    <w:rsid w:val="00DC4906"/>
    <w:rsid w:val="00DC532B"/>
    <w:rsid w:val="00DC560E"/>
    <w:rsid w:val="00DC63B1"/>
    <w:rsid w:val="00DC64E3"/>
    <w:rsid w:val="00DC7887"/>
    <w:rsid w:val="00DC7CEB"/>
    <w:rsid w:val="00DD04EA"/>
    <w:rsid w:val="00DD4903"/>
    <w:rsid w:val="00DD4F25"/>
    <w:rsid w:val="00DD52EC"/>
    <w:rsid w:val="00DD57DA"/>
    <w:rsid w:val="00DD59FF"/>
    <w:rsid w:val="00DD6F37"/>
    <w:rsid w:val="00DD7D88"/>
    <w:rsid w:val="00DE0361"/>
    <w:rsid w:val="00DE056B"/>
    <w:rsid w:val="00DE0B0D"/>
    <w:rsid w:val="00DE145A"/>
    <w:rsid w:val="00DE23A1"/>
    <w:rsid w:val="00DE262D"/>
    <w:rsid w:val="00DE2C51"/>
    <w:rsid w:val="00DE5416"/>
    <w:rsid w:val="00DE7AEA"/>
    <w:rsid w:val="00DF0049"/>
    <w:rsid w:val="00DF0539"/>
    <w:rsid w:val="00DF1FBB"/>
    <w:rsid w:val="00DF270B"/>
    <w:rsid w:val="00DF47DE"/>
    <w:rsid w:val="00DF4D2F"/>
    <w:rsid w:val="00DF5B4D"/>
    <w:rsid w:val="00DF7126"/>
    <w:rsid w:val="00DF75ED"/>
    <w:rsid w:val="00E0339D"/>
    <w:rsid w:val="00E03812"/>
    <w:rsid w:val="00E03D7C"/>
    <w:rsid w:val="00E05E17"/>
    <w:rsid w:val="00E0619F"/>
    <w:rsid w:val="00E07D26"/>
    <w:rsid w:val="00E10EC5"/>
    <w:rsid w:val="00E12A5C"/>
    <w:rsid w:val="00E12B30"/>
    <w:rsid w:val="00E1351B"/>
    <w:rsid w:val="00E14F9D"/>
    <w:rsid w:val="00E16434"/>
    <w:rsid w:val="00E2085F"/>
    <w:rsid w:val="00E21D1C"/>
    <w:rsid w:val="00E22260"/>
    <w:rsid w:val="00E23EDC"/>
    <w:rsid w:val="00E24BA2"/>
    <w:rsid w:val="00E2786C"/>
    <w:rsid w:val="00E30819"/>
    <w:rsid w:val="00E31136"/>
    <w:rsid w:val="00E320BB"/>
    <w:rsid w:val="00E3328C"/>
    <w:rsid w:val="00E336C5"/>
    <w:rsid w:val="00E34D3E"/>
    <w:rsid w:val="00E35D03"/>
    <w:rsid w:val="00E420DF"/>
    <w:rsid w:val="00E42B2B"/>
    <w:rsid w:val="00E42EC4"/>
    <w:rsid w:val="00E448AD"/>
    <w:rsid w:val="00E45377"/>
    <w:rsid w:val="00E456AD"/>
    <w:rsid w:val="00E50F00"/>
    <w:rsid w:val="00E51088"/>
    <w:rsid w:val="00E5183F"/>
    <w:rsid w:val="00E519A2"/>
    <w:rsid w:val="00E54AB3"/>
    <w:rsid w:val="00E557D9"/>
    <w:rsid w:val="00E55FC1"/>
    <w:rsid w:val="00E5683F"/>
    <w:rsid w:val="00E56B74"/>
    <w:rsid w:val="00E57582"/>
    <w:rsid w:val="00E611E7"/>
    <w:rsid w:val="00E62122"/>
    <w:rsid w:val="00E63445"/>
    <w:rsid w:val="00E64C87"/>
    <w:rsid w:val="00E65206"/>
    <w:rsid w:val="00E70F36"/>
    <w:rsid w:val="00E70FEB"/>
    <w:rsid w:val="00E74A54"/>
    <w:rsid w:val="00E8255E"/>
    <w:rsid w:val="00E8498E"/>
    <w:rsid w:val="00E84DC1"/>
    <w:rsid w:val="00E86C57"/>
    <w:rsid w:val="00E87259"/>
    <w:rsid w:val="00E87A97"/>
    <w:rsid w:val="00E90AD4"/>
    <w:rsid w:val="00E90B8A"/>
    <w:rsid w:val="00E9168A"/>
    <w:rsid w:val="00E925F1"/>
    <w:rsid w:val="00E93330"/>
    <w:rsid w:val="00E9370B"/>
    <w:rsid w:val="00E93ADE"/>
    <w:rsid w:val="00E95499"/>
    <w:rsid w:val="00E9693A"/>
    <w:rsid w:val="00E973EA"/>
    <w:rsid w:val="00E977B1"/>
    <w:rsid w:val="00EA0FAD"/>
    <w:rsid w:val="00EA366C"/>
    <w:rsid w:val="00EA662B"/>
    <w:rsid w:val="00EA764E"/>
    <w:rsid w:val="00EB035E"/>
    <w:rsid w:val="00EB03C2"/>
    <w:rsid w:val="00EB0E11"/>
    <w:rsid w:val="00EB4690"/>
    <w:rsid w:val="00EB4CB9"/>
    <w:rsid w:val="00EB5271"/>
    <w:rsid w:val="00EB5A81"/>
    <w:rsid w:val="00EB736E"/>
    <w:rsid w:val="00EB7FCD"/>
    <w:rsid w:val="00EC0B65"/>
    <w:rsid w:val="00EC22E0"/>
    <w:rsid w:val="00EC3B37"/>
    <w:rsid w:val="00EC4B6C"/>
    <w:rsid w:val="00EC4CA6"/>
    <w:rsid w:val="00EC5442"/>
    <w:rsid w:val="00EC62F6"/>
    <w:rsid w:val="00EC790D"/>
    <w:rsid w:val="00ED121C"/>
    <w:rsid w:val="00ED199D"/>
    <w:rsid w:val="00ED1E07"/>
    <w:rsid w:val="00ED48D9"/>
    <w:rsid w:val="00ED52CA"/>
    <w:rsid w:val="00ED6672"/>
    <w:rsid w:val="00ED752B"/>
    <w:rsid w:val="00EE03B5"/>
    <w:rsid w:val="00EE0E55"/>
    <w:rsid w:val="00EE183E"/>
    <w:rsid w:val="00EE2BAB"/>
    <w:rsid w:val="00EE2F4A"/>
    <w:rsid w:val="00EE51FA"/>
    <w:rsid w:val="00EE6015"/>
    <w:rsid w:val="00EE67B8"/>
    <w:rsid w:val="00EF0821"/>
    <w:rsid w:val="00EF17BA"/>
    <w:rsid w:val="00EF35A2"/>
    <w:rsid w:val="00EF3FC6"/>
    <w:rsid w:val="00EF563C"/>
    <w:rsid w:val="00EF697D"/>
    <w:rsid w:val="00F0170E"/>
    <w:rsid w:val="00F01CEF"/>
    <w:rsid w:val="00F01DEE"/>
    <w:rsid w:val="00F02113"/>
    <w:rsid w:val="00F0574F"/>
    <w:rsid w:val="00F06640"/>
    <w:rsid w:val="00F076CA"/>
    <w:rsid w:val="00F117AF"/>
    <w:rsid w:val="00F11A74"/>
    <w:rsid w:val="00F124B7"/>
    <w:rsid w:val="00F138EA"/>
    <w:rsid w:val="00F14D11"/>
    <w:rsid w:val="00F14EBB"/>
    <w:rsid w:val="00F1540E"/>
    <w:rsid w:val="00F173CB"/>
    <w:rsid w:val="00F2245F"/>
    <w:rsid w:val="00F23359"/>
    <w:rsid w:val="00F24264"/>
    <w:rsid w:val="00F24394"/>
    <w:rsid w:val="00F24619"/>
    <w:rsid w:val="00F256B0"/>
    <w:rsid w:val="00F25A46"/>
    <w:rsid w:val="00F26C30"/>
    <w:rsid w:val="00F3066C"/>
    <w:rsid w:val="00F30C68"/>
    <w:rsid w:val="00F310DE"/>
    <w:rsid w:val="00F337C7"/>
    <w:rsid w:val="00F346B5"/>
    <w:rsid w:val="00F34733"/>
    <w:rsid w:val="00F359C8"/>
    <w:rsid w:val="00F362CF"/>
    <w:rsid w:val="00F374AF"/>
    <w:rsid w:val="00F374E8"/>
    <w:rsid w:val="00F43A6D"/>
    <w:rsid w:val="00F43B00"/>
    <w:rsid w:val="00F44664"/>
    <w:rsid w:val="00F44B01"/>
    <w:rsid w:val="00F45151"/>
    <w:rsid w:val="00F451C0"/>
    <w:rsid w:val="00F4610F"/>
    <w:rsid w:val="00F46892"/>
    <w:rsid w:val="00F47349"/>
    <w:rsid w:val="00F51EED"/>
    <w:rsid w:val="00F5308F"/>
    <w:rsid w:val="00F56D1C"/>
    <w:rsid w:val="00F60434"/>
    <w:rsid w:val="00F612E5"/>
    <w:rsid w:val="00F63642"/>
    <w:rsid w:val="00F6495C"/>
    <w:rsid w:val="00F67034"/>
    <w:rsid w:val="00F6709E"/>
    <w:rsid w:val="00F70B49"/>
    <w:rsid w:val="00F71000"/>
    <w:rsid w:val="00F71472"/>
    <w:rsid w:val="00F717D2"/>
    <w:rsid w:val="00F719F4"/>
    <w:rsid w:val="00F739A1"/>
    <w:rsid w:val="00F748C0"/>
    <w:rsid w:val="00F75184"/>
    <w:rsid w:val="00F75E25"/>
    <w:rsid w:val="00F77DD3"/>
    <w:rsid w:val="00F8002D"/>
    <w:rsid w:val="00F81288"/>
    <w:rsid w:val="00F82822"/>
    <w:rsid w:val="00F82C53"/>
    <w:rsid w:val="00F82CC0"/>
    <w:rsid w:val="00F82F08"/>
    <w:rsid w:val="00F83E4D"/>
    <w:rsid w:val="00F83EDF"/>
    <w:rsid w:val="00F84260"/>
    <w:rsid w:val="00F850E5"/>
    <w:rsid w:val="00F8656C"/>
    <w:rsid w:val="00F8673F"/>
    <w:rsid w:val="00F86DD4"/>
    <w:rsid w:val="00F8792E"/>
    <w:rsid w:val="00F91384"/>
    <w:rsid w:val="00F91B1A"/>
    <w:rsid w:val="00F92232"/>
    <w:rsid w:val="00F93547"/>
    <w:rsid w:val="00F94235"/>
    <w:rsid w:val="00F95B29"/>
    <w:rsid w:val="00FA06DC"/>
    <w:rsid w:val="00FA12E6"/>
    <w:rsid w:val="00FA1B6A"/>
    <w:rsid w:val="00FA2329"/>
    <w:rsid w:val="00FA2DBB"/>
    <w:rsid w:val="00FA37E2"/>
    <w:rsid w:val="00FA509F"/>
    <w:rsid w:val="00FA516C"/>
    <w:rsid w:val="00FA626E"/>
    <w:rsid w:val="00FA6ADC"/>
    <w:rsid w:val="00FA78CF"/>
    <w:rsid w:val="00FA7EF1"/>
    <w:rsid w:val="00FB04A6"/>
    <w:rsid w:val="00FB0598"/>
    <w:rsid w:val="00FB062D"/>
    <w:rsid w:val="00FB124C"/>
    <w:rsid w:val="00FB1CB9"/>
    <w:rsid w:val="00FB2526"/>
    <w:rsid w:val="00FB45EB"/>
    <w:rsid w:val="00FB4E8D"/>
    <w:rsid w:val="00FB56C4"/>
    <w:rsid w:val="00FB6399"/>
    <w:rsid w:val="00FC06DF"/>
    <w:rsid w:val="00FC25BA"/>
    <w:rsid w:val="00FC3E50"/>
    <w:rsid w:val="00FC56A0"/>
    <w:rsid w:val="00FC5EB8"/>
    <w:rsid w:val="00FC7485"/>
    <w:rsid w:val="00FC7BBE"/>
    <w:rsid w:val="00FC7F5A"/>
    <w:rsid w:val="00FD0428"/>
    <w:rsid w:val="00FD0B2B"/>
    <w:rsid w:val="00FD0C22"/>
    <w:rsid w:val="00FD26D7"/>
    <w:rsid w:val="00FD2E38"/>
    <w:rsid w:val="00FD582D"/>
    <w:rsid w:val="00FD63A8"/>
    <w:rsid w:val="00FD7570"/>
    <w:rsid w:val="00FD7C19"/>
    <w:rsid w:val="00FE111E"/>
    <w:rsid w:val="00FE2630"/>
    <w:rsid w:val="00FE2C30"/>
    <w:rsid w:val="00FE307A"/>
    <w:rsid w:val="00FE3151"/>
    <w:rsid w:val="00FE318C"/>
    <w:rsid w:val="00FE371D"/>
    <w:rsid w:val="00FE4177"/>
    <w:rsid w:val="00FE500A"/>
    <w:rsid w:val="00FE5AF4"/>
    <w:rsid w:val="00FE6B68"/>
    <w:rsid w:val="00FE6E53"/>
    <w:rsid w:val="00FE7312"/>
    <w:rsid w:val="00FE7D48"/>
    <w:rsid w:val="00FF058C"/>
    <w:rsid w:val="00FF24F1"/>
    <w:rsid w:val="00FF36B7"/>
    <w:rsid w:val="00FF4077"/>
    <w:rsid w:val="00FF4193"/>
    <w:rsid w:val="00FF5CD2"/>
    <w:rsid w:val="00FF62A1"/>
    <w:rsid w:val="00FF7057"/>
    <w:rsid w:val="00FF7604"/>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6F5036A1"/>
  <w15:docId w15:val="{DF0339D4-E7BA-4338-8DAE-4C2EE8B42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3272"/>
    <w:pPr>
      <w:widowControl w:val="0"/>
    </w:pPr>
  </w:style>
  <w:style w:type="paragraph" w:styleId="1">
    <w:name w:val="heading 1"/>
    <w:basedOn w:val="a"/>
    <w:next w:val="a"/>
    <w:link w:val="10"/>
    <w:uiPriority w:val="9"/>
    <w:qFormat/>
    <w:rsid w:val="0071680F"/>
    <w:pPr>
      <w:keepNext/>
      <w:pageBreakBefore/>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A673D1"/>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頁首 字元"/>
    <w:basedOn w:val="a0"/>
    <w:uiPriority w:val="99"/>
    <w:qFormat/>
    <w:rsid w:val="00481446"/>
    <w:rPr>
      <w:sz w:val="20"/>
      <w:szCs w:val="20"/>
    </w:rPr>
  </w:style>
  <w:style w:type="character" w:customStyle="1" w:styleId="a4">
    <w:name w:val="頁尾 字元"/>
    <w:basedOn w:val="a0"/>
    <w:uiPriority w:val="99"/>
    <w:qFormat/>
    <w:rsid w:val="00481446"/>
    <w:rPr>
      <w:sz w:val="20"/>
      <w:szCs w:val="20"/>
    </w:rPr>
  </w:style>
  <w:style w:type="character" w:customStyle="1" w:styleId="a5">
    <w:name w:val="註解方塊文字 字元"/>
    <w:basedOn w:val="a0"/>
    <w:uiPriority w:val="99"/>
    <w:semiHidden/>
    <w:qFormat/>
    <w:rsid w:val="005E4FE9"/>
    <w:rPr>
      <w:rFonts w:asciiTheme="majorHAnsi" w:eastAsiaTheme="majorEastAsia" w:hAnsiTheme="majorHAnsi" w:cstheme="majorBidi"/>
      <w:sz w:val="18"/>
      <w:szCs w:val="18"/>
    </w:rPr>
  </w:style>
  <w:style w:type="paragraph" w:styleId="a6">
    <w:name w:val="Title"/>
    <w:basedOn w:val="a"/>
    <w:next w:val="a7"/>
    <w:qFormat/>
    <w:pPr>
      <w:keepNext/>
      <w:spacing w:before="240" w:after="120"/>
    </w:pPr>
    <w:rPr>
      <w:rFonts w:ascii="Liberation Sans" w:eastAsia="微軟正黑體" w:hAnsi="Liberation Sans" w:cs="Arial"/>
      <w:sz w:val="28"/>
      <w:szCs w:val="28"/>
    </w:rPr>
  </w:style>
  <w:style w:type="paragraph" w:styleId="a7">
    <w:name w:val="Body Text"/>
    <w:basedOn w:val="a"/>
    <w:pPr>
      <w:spacing w:after="140" w:line="288" w:lineRule="auto"/>
    </w:pPr>
  </w:style>
  <w:style w:type="paragraph" w:styleId="a8">
    <w:name w:val="List"/>
    <w:basedOn w:val="a7"/>
    <w:rPr>
      <w:rFonts w:cs="Arial"/>
    </w:rPr>
  </w:style>
  <w:style w:type="paragraph" w:styleId="a9">
    <w:name w:val="caption"/>
    <w:basedOn w:val="a"/>
    <w:qFormat/>
    <w:pPr>
      <w:suppressLineNumbers/>
      <w:spacing w:before="120" w:after="120"/>
    </w:pPr>
    <w:rPr>
      <w:rFonts w:cs="Arial"/>
      <w:i/>
      <w:iCs/>
      <w:szCs w:val="24"/>
    </w:rPr>
  </w:style>
  <w:style w:type="paragraph" w:customStyle="1" w:styleId="aa">
    <w:name w:val="索引"/>
    <w:basedOn w:val="a"/>
    <w:qFormat/>
    <w:pPr>
      <w:suppressLineNumbers/>
    </w:pPr>
    <w:rPr>
      <w:rFonts w:cs="Arial"/>
    </w:rPr>
  </w:style>
  <w:style w:type="paragraph" w:styleId="ab">
    <w:name w:val="header"/>
    <w:basedOn w:val="a"/>
    <w:uiPriority w:val="99"/>
    <w:unhideWhenUsed/>
    <w:rsid w:val="00481446"/>
    <w:pPr>
      <w:tabs>
        <w:tab w:val="center" w:pos="4153"/>
        <w:tab w:val="right" w:pos="8306"/>
      </w:tabs>
      <w:snapToGrid w:val="0"/>
    </w:pPr>
    <w:rPr>
      <w:sz w:val="20"/>
      <w:szCs w:val="20"/>
    </w:rPr>
  </w:style>
  <w:style w:type="paragraph" w:styleId="ac">
    <w:name w:val="footer"/>
    <w:basedOn w:val="a"/>
    <w:uiPriority w:val="99"/>
    <w:unhideWhenUsed/>
    <w:rsid w:val="00481446"/>
    <w:pPr>
      <w:tabs>
        <w:tab w:val="center" w:pos="4153"/>
        <w:tab w:val="right" w:pos="8306"/>
      </w:tabs>
      <w:snapToGrid w:val="0"/>
    </w:pPr>
    <w:rPr>
      <w:sz w:val="20"/>
      <w:szCs w:val="20"/>
    </w:rPr>
  </w:style>
  <w:style w:type="paragraph" w:styleId="ad">
    <w:name w:val="List Paragraph"/>
    <w:basedOn w:val="a"/>
    <w:uiPriority w:val="34"/>
    <w:qFormat/>
    <w:rsid w:val="00481446"/>
    <w:pPr>
      <w:ind w:left="480"/>
    </w:pPr>
  </w:style>
  <w:style w:type="paragraph" w:styleId="ae">
    <w:name w:val="Balloon Text"/>
    <w:basedOn w:val="a"/>
    <w:uiPriority w:val="99"/>
    <w:semiHidden/>
    <w:unhideWhenUsed/>
    <w:qFormat/>
    <w:rsid w:val="005E4FE9"/>
    <w:rPr>
      <w:rFonts w:asciiTheme="majorHAnsi" w:eastAsiaTheme="majorEastAsia" w:hAnsiTheme="majorHAnsi" w:cstheme="majorBidi"/>
      <w:sz w:val="18"/>
      <w:szCs w:val="18"/>
    </w:rPr>
  </w:style>
  <w:style w:type="paragraph" w:customStyle="1" w:styleId="af">
    <w:name w:val="水平線"/>
    <w:basedOn w:val="a"/>
    <w:qFormat/>
  </w:style>
  <w:style w:type="table" w:styleId="af0">
    <w:name w:val="Table Grid"/>
    <w:basedOn w:val="a1"/>
    <w:uiPriority w:val="39"/>
    <w:rsid w:val="00153B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0A43D3"/>
    <w:pPr>
      <w:widowControl/>
      <w:spacing w:before="100" w:beforeAutospacing="1" w:after="100" w:afterAutospacing="1"/>
    </w:pPr>
    <w:rPr>
      <w:rFonts w:ascii="新細明體" w:eastAsia="新細明體" w:hAnsi="新細明體" w:cs="新細明體"/>
      <w:szCs w:val="24"/>
    </w:rPr>
  </w:style>
  <w:style w:type="character" w:customStyle="1" w:styleId="10">
    <w:name w:val="標題 1 字元"/>
    <w:basedOn w:val="a0"/>
    <w:link w:val="1"/>
    <w:uiPriority w:val="9"/>
    <w:rsid w:val="0071680F"/>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A673D1"/>
    <w:rPr>
      <w:rFonts w:asciiTheme="majorHAnsi" w:eastAsiaTheme="majorEastAsia" w:hAnsiTheme="majorHAnsi" w:cstheme="majorBidi"/>
      <w:b/>
      <w:bCs/>
      <w:sz w:val="48"/>
      <w:szCs w:val="48"/>
    </w:rPr>
  </w:style>
  <w:style w:type="paragraph" w:styleId="af1">
    <w:name w:val="TOC Heading"/>
    <w:basedOn w:val="1"/>
    <w:next w:val="a"/>
    <w:uiPriority w:val="39"/>
    <w:unhideWhenUsed/>
    <w:qFormat/>
    <w:rsid w:val="00701613"/>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DB748B"/>
    <w:pPr>
      <w:widowControl/>
      <w:tabs>
        <w:tab w:val="left" w:pos="960"/>
        <w:tab w:val="right" w:leader="dot" w:pos="8777"/>
      </w:tabs>
      <w:spacing w:after="100" w:line="259" w:lineRule="auto"/>
      <w:ind w:left="220"/>
    </w:pPr>
    <w:rPr>
      <w:rFonts w:cs="Times New Roman"/>
      <w:sz w:val="22"/>
    </w:rPr>
  </w:style>
  <w:style w:type="paragraph" w:styleId="11">
    <w:name w:val="toc 1"/>
    <w:basedOn w:val="a"/>
    <w:next w:val="a"/>
    <w:autoRedefine/>
    <w:uiPriority w:val="39"/>
    <w:unhideWhenUsed/>
    <w:rsid w:val="006A186C"/>
    <w:pPr>
      <w:widowControl/>
      <w:tabs>
        <w:tab w:val="left" w:pos="880"/>
        <w:tab w:val="right" w:leader="dot" w:pos="8777"/>
      </w:tabs>
      <w:spacing w:after="100" w:line="259" w:lineRule="auto"/>
    </w:pPr>
    <w:rPr>
      <w:rFonts w:cs="Times New Roman"/>
      <w:sz w:val="22"/>
    </w:rPr>
  </w:style>
  <w:style w:type="paragraph" w:styleId="3">
    <w:name w:val="toc 3"/>
    <w:basedOn w:val="a"/>
    <w:next w:val="a"/>
    <w:autoRedefine/>
    <w:uiPriority w:val="39"/>
    <w:unhideWhenUsed/>
    <w:rsid w:val="00701613"/>
    <w:pPr>
      <w:widowControl/>
      <w:spacing w:after="100" w:line="259" w:lineRule="auto"/>
      <w:ind w:left="440"/>
    </w:pPr>
    <w:rPr>
      <w:rFonts w:cs="Times New Roman"/>
      <w:sz w:val="22"/>
    </w:rPr>
  </w:style>
  <w:style w:type="character" w:styleId="af2">
    <w:name w:val="Hyperlink"/>
    <w:basedOn w:val="a0"/>
    <w:uiPriority w:val="99"/>
    <w:unhideWhenUsed/>
    <w:rsid w:val="00701613"/>
    <w:rPr>
      <w:color w:val="0563C1" w:themeColor="hyperlink"/>
      <w:u w:val="single"/>
    </w:rPr>
  </w:style>
  <w:style w:type="paragraph" w:styleId="af3">
    <w:name w:val="table of figures"/>
    <w:basedOn w:val="a"/>
    <w:next w:val="a"/>
    <w:uiPriority w:val="99"/>
    <w:unhideWhenUsed/>
    <w:rsid w:val="00A562BD"/>
    <w:pPr>
      <w:ind w:leftChars="400" w:left="400" w:hangingChars="200" w:hanging="200"/>
    </w:pPr>
  </w:style>
  <w:style w:type="character" w:customStyle="1" w:styleId="authorsname">
    <w:name w:val="authors__name"/>
    <w:basedOn w:val="a0"/>
    <w:rsid w:val="00DB6CF3"/>
  </w:style>
  <w:style w:type="character" w:styleId="af4">
    <w:name w:val="line number"/>
    <w:basedOn w:val="a0"/>
    <w:uiPriority w:val="99"/>
    <w:semiHidden/>
    <w:unhideWhenUsed/>
    <w:rsid w:val="009F366F"/>
  </w:style>
  <w:style w:type="character" w:styleId="af5">
    <w:name w:val="annotation reference"/>
    <w:basedOn w:val="a0"/>
    <w:uiPriority w:val="99"/>
    <w:semiHidden/>
    <w:unhideWhenUsed/>
    <w:rsid w:val="00296A58"/>
    <w:rPr>
      <w:sz w:val="16"/>
      <w:szCs w:val="16"/>
    </w:rPr>
  </w:style>
  <w:style w:type="paragraph" w:styleId="af6">
    <w:name w:val="annotation text"/>
    <w:basedOn w:val="a"/>
    <w:link w:val="af7"/>
    <w:uiPriority w:val="99"/>
    <w:unhideWhenUsed/>
    <w:rsid w:val="00296A58"/>
    <w:rPr>
      <w:sz w:val="20"/>
      <w:szCs w:val="20"/>
    </w:rPr>
  </w:style>
  <w:style w:type="character" w:customStyle="1" w:styleId="af7">
    <w:name w:val="註解文字 字元"/>
    <w:basedOn w:val="a0"/>
    <w:link w:val="af6"/>
    <w:uiPriority w:val="99"/>
    <w:rsid w:val="00296A58"/>
    <w:rPr>
      <w:sz w:val="20"/>
      <w:szCs w:val="20"/>
    </w:rPr>
  </w:style>
  <w:style w:type="paragraph" w:styleId="af8">
    <w:name w:val="annotation subject"/>
    <w:basedOn w:val="af6"/>
    <w:next w:val="af6"/>
    <w:link w:val="af9"/>
    <w:uiPriority w:val="99"/>
    <w:semiHidden/>
    <w:unhideWhenUsed/>
    <w:rsid w:val="00296A58"/>
    <w:rPr>
      <w:b/>
      <w:bCs/>
    </w:rPr>
  </w:style>
  <w:style w:type="character" w:customStyle="1" w:styleId="af9">
    <w:name w:val="註解主旨 字元"/>
    <w:basedOn w:val="af7"/>
    <w:link w:val="af8"/>
    <w:uiPriority w:val="99"/>
    <w:semiHidden/>
    <w:rsid w:val="00296A58"/>
    <w:rPr>
      <w:b/>
      <w:bCs/>
      <w:sz w:val="20"/>
      <w:szCs w:val="20"/>
    </w:rPr>
  </w:style>
  <w:style w:type="paragraph" w:styleId="afa">
    <w:name w:val="Revision"/>
    <w:hidden/>
    <w:uiPriority w:val="99"/>
    <w:semiHidden/>
    <w:rsid w:val="009360C1"/>
  </w:style>
  <w:style w:type="character" w:styleId="afb">
    <w:name w:val="Placeholder Text"/>
    <w:basedOn w:val="a0"/>
    <w:uiPriority w:val="99"/>
    <w:semiHidden/>
    <w:rsid w:val="004A4673"/>
    <w:rPr>
      <w:color w:val="808080"/>
    </w:rPr>
  </w:style>
  <w:style w:type="character" w:styleId="afc">
    <w:name w:val="Emphasis"/>
    <w:basedOn w:val="a0"/>
    <w:uiPriority w:val="20"/>
    <w:qFormat/>
    <w:rsid w:val="00240F63"/>
    <w:rPr>
      <w:i/>
      <w:iCs/>
    </w:rPr>
  </w:style>
  <w:style w:type="paragraph" w:customStyle="1" w:styleId="EndNoteBibliographyTitle">
    <w:name w:val="EndNote Bibliography Title"/>
    <w:basedOn w:val="a"/>
    <w:link w:val="EndNoteBibliographyTitle0"/>
    <w:rsid w:val="00735EBD"/>
    <w:pPr>
      <w:jc w:val="center"/>
    </w:pPr>
    <w:rPr>
      <w:rFonts w:ascii="Calibri" w:hAnsi="Calibri" w:cs="Calibri"/>
      <w:noProof/>
    </w:rPr>
  </w:style>
  <w:style w:type="character" w:customStyle="1" w:styleId="EndNoteBibliographyTitle0">
    <w:name w:val="EndNote Bibliography Title 字元"/>
    <w:basedOn w:val="a0"/>
    <w:link w:val="EndNoteBibliographyTitle"/>
    <w:rsid w:val="00735EBD"/>
    <w:rPr>
      <w:rFonts w:ascii="Calibri" w:hAnsi="Calibri" w:cs="Calibri"/>
      <w:noProof/>
    </w:rPr>
  </w:style>
  <w:style w:type="paragraph" w:customStyle="1" w:styleId="EndNoteBibliography">
    <w:name w:val="EndNote Bibliography"/>
    <w:basedOn w:val="a"/>
    <w:link w:val="EndNoteBibliography0"/>
    <w:rsid w:val="00735EBD"/>
    <w:rPr>
      <w:rFonts w:ascii="Calibri" w:hAnsi="Calibri" w:cs="Calibri"/>
      <w:noProof/>
    </w:rPr>
  </w:style>
  <w:style w:type="character" w:customStyle="1" w:styleId="EndNoteBibliography0">
    <w:name w:val="EndNote Bibliography 字元"/>
    <w:basedOn w:val="a0"/>
    <w:link w:val="EndNoteBibliography"/>
    <w:rsid w:val="00735EBD"/>
    <w:rPr>
      <w:rFonts w:ascii="Calibri" w:hAnsi="Calibri" w:cs="Calibri"/>
      <w:noProof/>
    </w:rPr>
  </w:style>
  <w:style w:type="paragraph" w:customStyle="1" w:styleId="DecimalAligned">
    <w:name w:val="Decimal Aligned"/>
    <w:basedOn w:val="a"/>
    <w:uiPriority w:val="40"/>
    <w:qFormat/>
    <w:rsid w:val="000C1A45"/>
    <w:pPr>
      <w:widowControl/>
      <w:tabs>
        <w:tab w:val="decimal" w:pos="360"/>
      </w:tabs>
      <w:spacing w:after="200" w:line="276" w:lineRule="auto"/>
    </w:pPr>
    <w:rPr>
      <w:rFonts w:cs="Times New Roman"/>
      <w:sz w:val="22"/>
    </w:rPr>
  </w:style>
  <w:style w:type="paragraph" w:styleId="afd">
    <w:name w:val="footnote text"/>
    <w:basedOn w:val="a"/>
    <w:link w:val="afe"/>
    <w:uiPriority w:val="99"/>
    <w:unhideWhenUsed/>
    <w:rsid w:val="000C1A45"/>
    <w:pPr>
      <w:widowControl/>
    </w:pPr>
    <w:rPr>
      <w:rFonts w:cs="Times New Roman"/>
      <w:sz w:val="20"/>
      <w:szCs w:val="20"/>
    </w:rPr>
  </w:style>
  <w:style w:type="character" w:customStyle="1" w:styleId="afe">
    <w:name w:val="註腳文字 字元"/>
    <w:basedOn w:val="a0"/>
    <w:link w:val="afd"/>
    <w:uiPriority w:val="99"/>
    <w:rsid w:val="000C1A45"/>
    <w:rPr>
      <w:rFonts w:cs="Times New Roman"/>
      <w:sz w:val="20"/>
      <w:szCs w:val="20"/>
    </w:rPr>
  </w:style>
  <w:style w:type="character" w:styleId="aff">
    <w:name w:val="Subtle Emphasis"/>
    <w:basedOn w:val="a0"/>
    <w:uiPriority w:val="19"/>
    <w:qFormat/>
    <w:rsid w:val="000C1A45"/>
    <w:rPr>
      <w:i/>
      <w:iCs/>
    </w:rPr>
  </w:style>
  <w:style w:type="table" w:styleId="2-5">
    <w:name w:val="Medium Shading 2 Accent 5"/>
    <w:basedOn w:val="a1"/>
    <w:uiPriority w:val="64"/>
    <w:rsid w:val="000C1A45"/>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12">
    <w:name w:val="未解析的提及1"/>
    <w:basedOn w:val="a0"/>
    <w:uiPriority w:val="99"/>
    <w:semiHidden/>
    <w:unhideWhenUsed/>
    <w:rsid w:val="00E70FEB"/>
    <w:rPr>
      <w:color w:val="605E5C"/>
      <w:shd w:val="clear" w:color="auto" w:fill="E1DFDD"/>
    </w:rPr>
  </w:style>
  <w:style w:type="character" w:customStyle="1" w:styleId="tlid-translation">
    <w:name w:val="tlid-translation"/>
    <w:basedOn w:val="a0"/>
    <w:rsid w:val="007B5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9293">
      <w:bodyDiv w:val="1"/>
      <w:marLeft w:val="0"/>
      <w:marRight w:val="0"/>
      <w:marTop w:val="0"/>
      <w:marBottom w:val="0"/>
      <w:divBdr>
        <w:top w:val="none" w:sz="0" w:space="0" w:color="auto"/>
        <w:left w:val="none" w:sz="0" w:space="0" w:color="auto"/>
        <w:bottom w:val="none" w:sz="0" w:space="0" w:color="auto"/>
        <w:right w:val="none" w:sz="0" w:space="0" w:color="auto"/>
      </w:divBdr>
    </w:div>
    <w:div w:id="4015473">
      <w:bodyDiv w:val="1"/>
      <w:marLeft w:val="0"/>
      <w:marRight w:val="0"/>
      <w:marTop w:val="0"/>
      <w:marBottom w:val="0"/>
      <w:divBdr>
        <w:top w:val="none" w:sz="0" w:space="0" w:color="auto"/>
        <w:left w:val="none" w:sz="0" w:space="0" w:color="auto"/>
        <w:bottom w:val="none" w:sz="0" w:space="0" w:color="auto"/>
        <w:right w:val="none" w:sz="0" w:space="0" w:color="auto"/>
      </w:divBdr>
      <w:divsChild>
        <w:div w:id="1408457004">
          <w:marLeft w:val="1080"/>
          <w:marRight w:val="0"/>
          <w:marTop w:val="100"/>
          <w:marBottom w:val="0"/>
          <w:divBdr>
            <w:top w:val="none" w:sz="0" w:space="0" w:color="auto"/>
            <w:left w:val="none" w:sz="0" w:space="0" w:color="auto"/>
            <w:bottom w:val="none" w:sz="0" w:space="0" w:color="auto"/>
            <w:right w:val="none" w:sz="0" w:space="0" w:color="auto"/>
          </w:divBdr>
        </w:div>
      </w:divsChild>
    </w:div>
    <w:div w:id="29112044">
      <w:bodyDiv w:val="1"/>
      <w:marLeft w:val="0"/>
      <w:marRight w:val="0"/>
      <w:marTop w:val="0"/>
      <w:marBottom w:val="0"/>
      <w:divBdr>
        <w:top w:val="none" w:sz="0" w:space="0" w:color="auto"/>
        <w:left w:val="none" w:sz="0" w:space="0" w:color="auto"/>
        <w:bottom w:val="none" w:sz="0" w:space="0" w:color="auto"/>
        <w:right w:val="none" w:sz="0" w:space="0" w:color="auto"/>
      </w:divBdr>
    </w:div>
    <w:div w:id="54856309">
      <w:bodyDiv w:val="1"/>
      <w:marLeft w:val="0"/>
      <w:marRight w:val="0"/>
      <w:marTop w:val="0"/>
      <w:marBottom w:val="0"/>
      <w:divBdr>
        <w:top w:val="none" w:sz="0" w:space="0" w:color="auto"/>
        <w:left w:val="none" w:sz="0" w:space="0" w:color="auto"/>
        <w:bottom w:val="none" w:sz="0" w:space="0" w:color="auto"/>
        <w:right w:val="none" w:sz="0" w:space="0" w:color="auto"/>
      </w:divBdr>
    </w:div>
    <w:div w:id="63916297">
      <w:bodyDiv w:val="1"/>
      <w:marLeft w:val="0"/>
      <w:marRight w:val="0"/>
      <w:marTop w:val="0"/>
      <w:marBottom w:val="0"/>
      <w:divBdr>
        <w:top w:val="none" w:sz="0" w:space="0" w:color="auto"/>
        <w:left w:val="none" w:sz="0" w:space="0" w:color="auto"/>
        <w:bottom w:val="none" w:sz="0" w:space="0" w:color="auto"/>
        <w:right w:val="none" w:sz="0" w:space="0" w:color="auto"/>
      </w:divBdr>
    </w:div>
    <w:div w:id="65224199">
      <w:bodyDiv w:val="1"/>
      <w:marLeft w:val="0"/>
      <w:marRight w:val="0"/>
      <w:marTop w:val="0"/>
      <w:marBottom w:val="0"/>
      <w:divBdr>
        <w:top w:val="none" w:sz="0" w:space="0" w:color="auto"/>
        <w:left w:val="none" w:sz="0" w:space="0" w:color="auto"/>
        <w:bottom w:val="none" w:sz="0" w:space="0" w:color="auto"/>
        <w:right w:val="none" w:sz="0" w:space="0" w:color="auto"/>
      </w:divBdr>
    </w:div>
    <w:div w:id="164900894">
      <w:bodyDiv w:val="1"/>
      <w:marLeft w:val="0"/>
      <w:marRight w:val="0"/>
      <w:marTop w:val="0"/>
      <w:marBottom w:val="0"/>
      <w:divBdr>
        <w:top w:val="none" w:sz="0" w:space="0" w:color="auto"/>
        <w:left w:val="none" w:sz="0" w:space="0" w:color="auto"/>
        <w:bottom w:val="none" w:sz="0" w:space="0" w:color="auto"/>
        <w:right w:val="none" w:sz="0" w:space="0" w:color="auto"/>
      </w:divBdr>
    </w:div>
    <w:div w:id="173227672">
      <w:bodyDiv w:val="1"/>
      <w:marLeft w:val="0"/>
      <w:marRight w:val="0"/>
      <w:marTop w:val="0"/>
      <w:marBottom w:val="0"/>
      <w:divBdr>
        <w:top w:val="none" w:sz="0" w:space="0" w:color="auto"/>
        <w:left w:val="none" w:sz="0" w:space="0" w:color="auto"/>
        <w:bottom w:val="none" w:sz="0" w:space="0" w:color="auto"/>
        <w:right w:val="none" w:sz="0" w:space="0" w:color="auto"/>
      </w:divBdr>
    </w:div>
    <w:div w:id="173344515">
      <w:bodyDiv w:val="1"/>
      <w:marLeft w:val="0"/>
      <w:marRight w:val="0"/>
      <w:marTop w:val="0"/>
      <w:marBottom w:val="0"/>
      <w:divBdr>
        <w:top w:val="none" w:sz="0" w:space="0" w:color="auto"/>
        <w:left w:val="none" w:sz="0" w:space="0" w:color="auto"/>
        <w:bottom w:val="none" w:sz="0" w:space="0" w:color="auto"/>
        <w:right w:val="none" w:sz="0" w:space="0" w:color="auto"/>
      </w:divBdr>
    </w:div>
    <w:div w:id="205608109">
      <w:bodyDiv w:val="1"/>
      <w:marLeft w:val="0"/>
      <w:marRight w:val="0"/>
      <w:marTop w:val="0"/>
      <w:marBottom w:val="0"/>
      <w:divBdr>
        <w:top w:val="none" w:sz="0" w:space="0" w:color="auto"/>
        <w:left w:val="none" w:sz="0" w:space="0" w:color="auto"/>
        <w:bottom w:val="none" w:sz="0" w:space="0" w:color="auto"/>
        <w:right w:val="none" w:sz="0" w:space="0" w:color="auto"/>
      </w:divBdr>
    </w:div>
    <w:div w:id="217789713">
      <w:bodyDiv w:val="1"/>
      <w:marLeft w:val="0"/>
      <w:marRight w:val="0"/>
      <w:marTop w:val="0"/>
      <w:marBottom w:val="0"/>
      <w:divBdr>
        <w:top w:val="none" w:sz="0" w:space="0" w:color="auto"/>
        <w:left w:val="none" w:sz="0" w:space="0" w:color="auto"/>
        <w:bottom w:val="none" w:sz="0" w:space="0" w:color="auto"/>
        <w:right w:val="none" w:sz="0" w:space="0" w:color="auto"/>
      </w:divBdr>
    </w:div>
    <w:div w:id="231233785">
      <w:bodyDiv w:val="1"/>
      <w:marLeft w:val="0"/>
      <w:marRight w:val="0"/>
      <w:marTop w:val="0"/>
      <w:marBottom w:val="0"/>
      <w:divBdr>
        <w:top w:val="none" w:sz="0" w:space="0" w:color="auto"/>
        <w:left w:val="none" w:sz="0" w:space="0" w:color="auto"/>
        <w:bottom w:val="none" w:sz="0" w:space="0" w:color="auto"/>
        <w:right w:val="none" w:sz="0" w:space="0" w:color="auto"/>
      </w:divBdr>
    </w:div>
    <w:div w:id="238516425">
      <w:bodyDiv w:val="1"/>
      <w:marLeft w:val="0"/>
      <w:marRight w:val="0"/>
      <w:marTop w:val="0"/>
      <w:marBottom w:val="0"/>
      <w:divBdr>
        <w:top w:val="none" w:sz="0" w:space="0" w:color="auto"/>
        <w:left w:val="none" w:sz="0" w:space="0" w:color="auto"/>
        <w:bottom w:val="none" w:sz="0" w:space="0" w:color="auto"/>
        <w:right w:val="none" w:sz="0" w:space="0" w:color="auto"/>
      </w:divBdr>
    </w:div>
    <w:div w:id="250553896">
      <w:bodyDiv w:val="1"/>
      <w:marLeft w:val="0"/>
      <w:marRight w:val="0"/>
      <w:marTop w:val="0"/>
      <w:marBottom w:val="0"/>
      <w:divBdr>
        <w:top w:val="none" w:sz="0" w:space="0" w:color="auto"/>
        <w:left w:val="none" w:sz="0" w:space="0" w:color="auto"/>
        <w:bottom w:val="none" w:sz="0" w:space="0" w:color="auto"/>
        <w:right w:val="none" w:sz="0" w:space="0" w:color="auto"/>
      </w:divBdr>
    </w:div>
    <w:div w:id="262345667">
      <w:bodyDiv w:val="1"/>
      <w:marLeft w:val="0"/>
      <w:marRight w:val="0"/>
      <w:marTop w:val="0"/>
      <w:marBottom w:val="0"/>
      <w:divBdr>
        <w:top w:val="none" w:sz="0" w:space="0" w:color="auto"/>
        <w:left w:val="none" w:sz="0" w:space="0" w:color="auto"/>
        <w:bottom w:val="none" w:sz="0" w:space="0" w:color="auto"/>
        <w:right w:val="none" w:sz="0" w:space="0" w:color="auto"/>
      </w:divBdr>
    </w:div>
    <w:div w:id="282270640">
      <w:bodyDiv w:val="1"/>
      <w:marLeft w:val="0"/>
      <w:marRight w:val="0"/>
      <w:marTop w:val="0"/>
      <w:marBottom w:val="0"/>
      <w:divBdr>
        <w:top w:val="none" w:sz="0" w:space="0" w:color="auto"/>
        <w:left w:val="none" w:sz="0" w:space="0" w:color="auto"/>
        <w:bottom w:val="none" w:sz="0" w:space="0" w:color="auto"/>
        <w:right w:val="none" w:sz="0" w:space="0" w:color="auto"/>
      </w:divBdr>
      <w:divsChild>
        <w:div w:id="82460890">
          <w:marLeft w:val="1080"/>
          <w:marRight w:val="0"/>
          <w:marTop w:val="100"/>
          <w:marBottom w:val="0"/>
          <w:divBdr>
            <w:top w:val="none" w:sz="0" w:space="0" w:color="auto"/>
            <w:left w:val="none" w:sz="0" w:space="0" w:color="auto"/>
            <w:bottom w:val="none" w:sz="0" w:space="0" w:color="auto"/>
            <w:right w:val="none" w:sz="0" w:space="0" w:color="auto"/>
          </w:divBdr>
        </w:div>
      </w:divsChild>
    </w:div>
    <w:div w:id="301204374">
      <w:bodyDiv w:val="1"/>
      <w:marLeft w:val="0"/>
      <w:marRight w:val="0"/>
      <w:marTop w:val="0"/>
      <w:marBottom w:val="0"/>
      <w:divBdr>
        <w:top w:val="none" w:sz="0" w:space="0" w:color="auto"/>
        <w:left w:val="none" w:sz="0" w:space="0" w:color="auto"/>
        <w:bottom w:val="none" w:sz="0" w:space="0" w:color="auto"/>
        <w:right w:val="none" w:sz="0" w:space="0" w:color="auto"/>
      </w:divBdr>
    </w:div>
    <w:div w:id="309095569">
      <w:bodyDiv w:val="1"/>
      <w:marLeft w:val="0"/>
      <w:marRight w:val="0"/>
      <w:marTop w:val="0"/>
      <w:marBottom w:val="0"/>
      <w:divBdr>
        <w:top w:val="none" w:sz="0" w:space="0" w:color="auto"/>
        <w:left w:val="none" w:sz="0" w:space="0" w:color="auto"/>
        <w:bottom w:val="none" w:sz="0" w:space="0" w:color="auto"/>
        <w:right w:val="none" w:sz="0" w:space="0" w:color="auto"/>
      </w:divBdr>
    </w:div>
    <w:div w:id="311716901">
      <w:bodyDiv w:val="1"/>
      <w:marLeft w:val="0"/>
      <w:marRight w:val="0"/>
      <w:marTop w:val="0"/>
      <w:marBottom w:val="0"/>
      <w:divBdr>
        <w:top w:val="none" w:sz="0" w:space="0" w:color="auto"/>
        <w:left w:val="none" w:sz="0" w:space="0" w:color="auto"/>
        <w:bottom w:val="none" w:sz="0" w:space="0" w:color="auto"/>
        <w:right w:val="none" w:sz="0" w:space="0" w:color="auto"/>
      </w:divBdr>
    </w:div>
    <w:div w:id="366023914">
      <w:bodyDiv w:val="1"/>
      <w:marLeft w:val="0"/>
      <w:marRight w:val="0"/>
      <w:marTop w:val="0"/>
      <w:marBottom w:val="0"/>
      <w:divBdr>
        <w:top w:val="none" w:sz="0" w:space="0" w:color="auto"/>
        <w:left w:val="none" w:sz="0" w:space="0" w:color="auto"/>
        <w:bottom w:val="none" w:sz="0" w:space="0" w:color="auto"/>
        <w:right w:val="none" w:sz="0" w:space="0" w:color="auto"/>
      </w:divBdr>
    </w:div>
    <w:div w:id="388916682">
      <w:bodyDiv w:val="1"/>
      <w:marLeft w:val="0"/>
      <w:marRight w:val="0"/>
      <w:marTop w:val="0"/>
      <w:marBottom w:val="0"/>
      <w:divBdr>
        <w:top w:val="none" w:sz="0" w:space="0" w:color="auto"/>
        <w:left w:val="none" w:sz="0" w:space="0" w:color="auto"/>
        <w:bottom w:val="none" w:sz="0" w:space="0" w:color="auto"/>
        <w:right w:val="none" w:sz="0" w:space="0" w:color="auto"/>
      </w:divBdr>
    </w:div>
    <w:div w:id="408426936">
      <w:bodyDiv w:val="1"/>
      <w:marLeft w:val="0"/>
      <w:marRight w:val="0"/>
      <w:marTop w:val="0"/>
      <w:marBottom w:val="0"/>
      <w:divBdr>
        <w:top w:val="none" w:sz="0" w:space="0" w:color="auto"/>
        <w:left w:val="none" w:sz="0" w:space="0" w:color="auto"/>
        <w:bottom w:val="none" w:sz="0" w:space="0" w:color="auto"/>
        <w:right w:val="none" w:sz="0" w:space="0" w:color="auto"/>
      </w:divBdr>
      <w:divsChild>
        <w:div w:id="1039353411">
          <w:marLeft w:val="1080"/>
          <w:marRight w:val="0"/>
          <w:marTop w:val="100"/>
          <w:marBottom w:val="0"/>
          <w:divBdr>
            <w:top w:val="none" w:sz="0" w:space="0" w:color="auto"/>
            <w:left w:val="none" w:sz="0" w:space="0" w:color="auto"/>
            <w:bottom w:val="none" w:sz="0" w:space="0" w:color="auto"/>
            <w:right w:val="none" w:sz="0" w:space="0" w:color="auto"/>
          </w:divBdr>
        </w:div>
      </w:divsChild>
    </w:div>
    <w:div w:id="456997204">
      <w:bodyDiv w:val="1"/>
      <w:marLeft w:val="0"/>
      <w:marRight w:val="0"/>
      <w:marTop w:val="0"/>
      <w:marBottom w:val="0"/>
      <w:divBdr>
        <w:top w:val="none" w:sz="0" w:space="0" w:color="auto"/>
        <w:left w:val="none" w:sz="0" w:space="0" w:color="auto"/>
        <w:bottom w:val="none" w:sz="0" w:space="0" w:color="auto"/>
        <w:right w:val="none" w:sz="0" w:space="0" w:color="auto"/>
      </w:divBdr>
    </w:div>
    <w:div w:id="462701782">
      <w:bodyDiv w:val="1"/>
      <w:marLeft w:val="0"/>
      <w:marRight w:val="0"/>
      <w:marTop w:val="0"/>
      <w:marBottom w:val="0"/>
      <w:divBdr>
        <w:top w:val="none" w:sz="0" w:space="0" w:color="auto"/>
        <w:left w:val="none" w:sz="0" w:space="0" w:color="auto"/>
        <w:bottom w:val="none" w:sz="0" w:space="0" w:color="auto"/>
        <w:right w:val="none" w:sz="0" w:space="0" w:color="auto"/>
      </w:divBdr>
    </w:div>
    <w:div w:id="480772934">
      <w:bodyDiv w:val="1"/>
      <w:marLeft w:val="0"/>
      <w:marRight w:val="0"/>
      <w:marTop w:val="0"/>
      <w:marBottom w:val="0"/>
      <w:divBdr>
        <w:top w:val="none" w:sz="0" w:space="0" w:color="auto"/>
        <w:left w:val="none" w:sz="0" w:space="0" w:color="auto"/>
        <w:bottom w:val="none" w:sz="0" w:space="0" w:color="auto"/>
        <w:right w:val="none" w:sz="0" w:space="0" w:color="auto"/>
      </w:divBdr>
    </w:div>
    <w:div w:id="518274243">
      <w:bodyDiv w:val="1"/>
      <w:marLeft w:val="0"/>
      <w:marRight w:val="0"/>
      <w:marTop w:val="0"/>
      <w:marBottom w:val="0"/>
      <w:divBdr>
        <w:top w:val="none" w:sz="0" w:space="0" w:color="auto"/>
        <w:left w:val="none" w:sz="0" w:space="0" w:color="auto"/>
        <w:bottom w:val="none" w:sz="0" w:space="0" w:color="auto"/>
        <w:right w:val="none" w:sz="0" w:space="0" w:color="auto"/>
      </w:divBdr>
    </w:div>
    <w:div w:id="532575470">
      <w:bodyDiv w:val="1"/>
      <w:marLeft w:val="0"/>
      <w:marRight w:val="0"/>
      <w:marTop w:val="0"/>
      <w:marBottom w:val="0"/>
      <w:divBdr>
        <w:top w:val="none" w:sz="0" w:space="0" w:color="auto"/>
        <w:left w:val="none" w:sz="0" w:space="0" w:color="auto"/>
        <w:bottom w:val="none" w:sz="0" w:space="0" w:color="auto"/>
        <w:right w:val="none" w:sz="0" w:space="0" w:color="auto"/>
      </w:divBdr>
    </w:div>
    <w:div w:id="549341871">
      <w:bodyDiv w:val="1"/>
      <w:marLeft w:val="0"/>
      <w:marRight w:val="0"/>
      <w:marTop w:val="0"/>
      <w:marBottom w:val="0"/>
      <w:divBdr>
        <w:top w:val="none" w:sz="0" w:space="0" w:color="auto"/>
        <w:left w:val="none" w:sz="0" w:space="0" w:color="auto"/>
        <w:bottom w:val="none" w:sz="0" w:space="0" w:color="auto"/>
        <w:right w:val="none" w:sz="0" w:space="0" w:color="auto"/>
      </w:divBdr>
    </w:div>
    <w:div w:id="572206718">
      <w:bodyDiv w:val="1"/>
      <w:marLeft w:val="0"/>
      <w:marRight w:val="0"/>
      <w:marTop w:val="0"/>
      <w:marBottom w:val="0"/>
      <w:divBdr>
        <w:top w:val="none" w:sz="0" w:space="0" w:color="auto"/>
        <w:left w:val="none" w:sz="0" w:space="0" w:color="auto"/>
        <w:bottom w:val="none" w:sz="0" w:space="0" w:color="auto"/>
        <w:right w:val="none" w:sz="0" w:space="0" w:color="auto"/>
      </w:divBdr>
      <w:divsChild>
        <w:div w:id="2118520126">
          <w:marLeft w:val="360"/>
          <w:marRight w:val="0"/>
          <w:marTop w:val="200"/>
          <w:marBottom w:val="0"/>
          <w:divBdr>
            <w:top w:val="none" w:sz="0" w:space="0" w:color="auto"/>
            <w:left w:val="none" w:sz="0" w:space="0" w:color="auto"/>
            <w:bottom w:val="none" w:sz="0" w:space="0" w:color="auto"/>
            <w:right w:val="none" w:sz="0" w:space="0" w:color="auto"/>
          </w:divBdr>
        </w:div>
      </w:divsChild>
    </w:div>
    <w:div w:id="583339187">
      <w:bodyDiv w:val="1"/>
      <w:marLeft w:val="0"/>
      <w:marRight w:val="0"/>
      <w:marTop w:val="0"/>
      <w:marBottom w:val="0"/>
      <w:divBdr>
        <w:top w:val="none" w:sz="0" w:space="0" w:color="auto"/>
        <w:left w:val="none" w:sz="0" w:space="0" w:color="auto"/>
        <w:bottom w:val="none" w:sz="0" w:space="0" w:color="auto"/>
        <w:right w:val="none" w:sz="0" w:space="0" w:color="auto"/>
      </w:divBdr>
    </w:div>
    <w:div w:id="591864823">
      <w:bodyDiv w:val="1"/>
      <w:marLeft w:val="0"/>
      <w:marRight w:val="0"/>
      <w:marTop w:val="0"/>
      <w:marBottom w:val="0"/>
      <w:divBdr>
        <w:top w:val="none" w:sz="0" w:space="0" w:color="auto"/>
        <w:left w:val="none" w:sz="0" w:space="0" w:color="auto"/>
        <w:bottom w:val="none" w:sz="0" w:space="0" w:color="auto"/>
        <w:right w:val="none" w:sz="0" w:space="0" w:color="auto"/>
      </w:divBdr>
    </w:div>
    <w:div w:id="593129130">
      <w:bodyDiv w:val="1"/>
      <w:marLeft w:val="0"/>
      <w:marRight w:val="0"/>
      <w:marTop w:val="0"/>
      <w:marBottom w:val="0"/>
      <w:divBdr>
        <w:top w:val="none" w:sz="0" w:space="0" w:color="auto"/>
        <w:left w:val="none" w:sz="0" w:space="0" w:color="auto"/>
        <w:bottom w:val="none" w:sz="0" w:space="0" w:color="auto"/>
        <w:right w:val="none" w:sz="0" w:space="0" w:color="auto"/>
      </w:divBdr>
    </w:div>
    <w:div w:id="605961670">
      <w:bodyDiv w:val="1"/>
      <w:marLeft w:val="0"/>
      <w:marRight w:val="0"/>
      <w:marTop w:val="0"/>
      <w:marBottom w:val="0"/>
      <w:divBdr>
        <w:top w:val="none" w:sz="0" w:space="0" w:color="auto"/>
        <w:left w:val="none" w:sz="0" w:space="0" w:color="auto"/>
        <w:bottom w:val="none" w:sz="0" w:space="0" w:color="auto"/>
        <w:right w:val="none" w:sz="0" w:space="0" w:color="auto"/>
      </w:divBdr>
      <w:divsChild>
        <w:div w:id="84808349">
          <w:marLeft w:val="1080"/>
          <w:marRight w:val="0"/>
          <w:marTop w:val="100"/>
          <w:marBottom w:val="0"/>
          <w:divBdr>
            <w:top w:val="none" w:sz="0" w:space="0" w:color="auto"/>
            <w:left w:val="none" w:sz="0" w:space="0" w:color="auto"/>
            <w:bottom w:val="none" w:sz="0" w:space="0" w:color="auto"/>
            <w:right w:val="none" w:sz="0" w:space="0" w:color="auto"/>
          </w:divBdr>
        </w:div>
        <w:div w:id="1236821128">
          <w:marLeft w:val="1080"/>
          <w:marRight w:val="0"/>
          <w:marTop w:val="100"/>
          <w:marBottom w:val="0"/>
          <w:divBdr>
            <w:top w:val="none" w:sz="0" w:space="0" w:color="auto"/>
            <w:left w:val="none" w:sz="0" w:space="0" w:color="auto"/>
            <w:bottom w:val="none" w:sz="0" w:space="0" w:color="auto"/>
            <w:right w:val="none" w:sz="0" w:space="0" w:color="auto"/>
          </w:divBdr>
        </w:div>
      </w:divsChild>
    </w:div>
    <w:div w:id="617641039">
      <w:bodyDiv w:val="1"/>
      <w:marLeft w:val="0"/>
      <w:marRight w:val="0"/>
      <w:marTop w:val="0"/>
      <w:marBottom w:val="0"/>
      <w:divBdr>
        <w:top w:val="none" w:sz="0" w:space="0" w:color="auto"/>
        <w:left w:val="none" w:sz="0" w:space="0" w:color="auto"/>
        <w:bottom w:val="none" w:sz="0" w:space="0" w:color="auto"/>
        <w:right w:val="none" w:sz="0" w:space="0" w:color="auto"/>
      </w:divBdr>
    </w:div>
    <w:div w:id="640309536">
      <w:bodyDiv w:val="1"/>
      <w:marLeft w:val="0"/>
      <w:marRight w:val="0"/>
      <w:marTop w:val="0"/>
      <w:marBottom w:val="0"/>
      <w:divBdr>
        <w:top w:val="none" w:sz="0" w:space="0" w:color="auto"/>
        <w:left w:val="none" w:sz="0" w:space="0" w:color="auto"/>
        <w:bottom w:val="none" w:sz="0" w:space="0" w:color="auto"/>
        <w:right w:val="none" w:sz="0" w:space="0" w:color="auto"/>
      </w:divBdr>
    </w:div>
    <w:div w:id="659038444">
      <w:bodyDiv w:val="1"/>
      <w:marLeft w:val="0"/>
      <w:marRight w:val="0"/>
      <w:marTop w:val="0"/>
      <w:marBottom w:val="0"/>
      <w:divBdr>
        <w:top w:val="none" w:sz="0" w:space="0" w:color="auto"/>
        <w:left w:val="none" w:sz="0" w:space="0" w:color="auto"/>
        <w:bottom w:val="none" w:sz="0" w:space="0" w:color="auto"/>
        <w:right w:val="none" w:sz="0" w:space="0" w:color="auto"/>
      </w:divBdr>
    </w:div>
    <w:div w:id="667681304">
      <w:bodyDiv w:val="1"/>
      <w:marLeft w:val="0"/>
      <w:marRight w:val="0"/>
      <w:marTop w:val="0"/>
      <w:marBottom w:val="0"/>
      <w:divBdr>
        <w:top w:val="none" w:sz="0" w:space="0" w:color="auto"/>
        <w:left w:val="none" w:sz="0" w:space="0" w:color="auto"/>
        <w:bottom w:val="none" w:sz="0" w:space="0" w:color="auto"/>
        <w:right w:val="none" w:sz="0" w:space="0" w:color="auto"/>
      </w:divBdr>
    </w:div>
    <w:div w:id="682515373">
      <w:bodyDiv w:val="1"/>
      <w:marLeft w:val="0"/>
      <w:marRight w:val="0"/>
      <w:marTop w:val="0"/>
      <w:marBottom w:val="0"/>
      <w:divBdr>
        <w:top w:val="none" w:sz="0" w:space="0" w:color="auto"/>
        <w:left w:val="none" w:sz="0" w:space="0" w:color="auto"/>
        <w:bottom w:val="none" w:sz="0" w:space="0" w:color="auto"/>
        <w:right w:val="none" w:sz="0" w:space="0" w:color="auto"/>
      </w:divBdr>
    </w:div>
    <w:div w:id="683214705">
      <w:bodyDiv w:val="1"/>
      <w:marLeft w:val="0"/>
      <w:marRight w:val="0"/>
      <w:marTop w:val="0"/>
      <w:marBottom w:val="0"/>
      <w:divBdr>
        <w:top w:val="none" w:sz="0" w:space="0" w:color="auto"/>
        <w:left w:val="none" w:sz="0" w:space="0" w:color="auto"/>
        <w:bottom w:val="none" w:sz="0" w:space="0" w:color="auto"/>
        <w:right w:val="none" w:sz="0" w:space="0" w:color="auto"/>
      </w:divBdr>
    </w:div>
    <w:div w:id="712510213">
      <w:bodyDiv w:val="1"/>
      <w:marLeft w:val="0"/>
      <w:marRight w:val="0"/>
      <w:marTop w:val="0"/>
      <w:marBottom w:val="0"/>
      <w:divBdr>
        <w:top w:val="none" w:sz="0" w:space="0" w:color="auto"/>
        <w:left w:val="none" w:sz="0" w:space="0" w:color="auto"/>
        <w:bottom w:val="none" w:sz="0" w:space="0" w:color="auto"/>
        <w:right w:val="none" w:sz="0" w:space="0" w:color="auto"/>
      </w:divBdr>
    </w:div>
    <w:div w:id="722680631">
      <w:bodyDiv w:val="1"/>
      <w:marLeft w:val="0"/>
      <w:marRight w:val="0"/>
      <w:marTop w:val="0"/>
      <w:marBottom w:val="0"/>
      <w:divBdr>
        <w:top w:val="none" w:sz="0" w:space="0" w:color="auto"/>
        <w:left w:val="none" w:sz="0" w:space="0" w:color="auto"/>
        <w:bottom w:val="none" w:sz="0" w:space="0" w:color="auto"/>
        <w:right w:val="none" w:sz="0" w:space="0" w:color="auto"/>
      </w:divBdr>
    </w:div>
    <w:div w:id="734014462">
      <w:bodyDiv w:val="1"/>
      <w:marLeft w:val="0"/>
      <w:marRight w:val="0"/>
      <w:marTop w:val="0"/>
      <w:marBottom w:val="0"/>
      <w:divBdr>
        <w:top w:val="none" w:sz="0" w:space="0" w:color="auto"/>
        <w:left w:val="none" w:sz="0" w:space="0" w:color="auto"/>
        <w:bottom w:val="none" w:sz="0" w:space="0" w:color="auto"/>
        <w:right w:val="none" w:sz="0" w:space="0" w:color="auto"/>
      </w:divBdr>
    </w:div>
    <w:div w:id="761487323">
      <w:bodyDiv w:val="1"/>
      <w:marLeft w:val="0"/>
      <w:marRight w:val="0"/>
      <w:marTop w:val="0"/>
      <w:marBottom w:val="0"/>
      <w:divBdr>
        <w:top w:val="none" w:sz="0" w:space="0" w:color="auto"/>
        <w:left w:val="none" w:sz="0" w:space="0" w:color="auto"/>
        <w:bottom w:val="none" w:sz="0" w:space="0" w:color="auto"/>
        <w:right w:val="none" w:sz="0" w:space="0" w:color="auto"/>
      </w:divBdr>
    </w:div>
    <w:div w:id="780298632">
      <w:bodyDiv w:val="1"/>
      <w:marLeft w:val="0"/>
      <w:marRight w:val="0"/>
      <w:marTop w:val="0"/>
      <w:marBottom w:val="0"/>
      <w:divBdr>
        <w:top w:val="none" w:sz="0" w:space="0" w:color="auto"/>
        <w:left w:val="none" w:sz="0" w:space="0" w:color="auto"/>
        <w:bottom w:val="none" w:sz="0" w:space="0" w:color="auto"/>
        <w:right w:val="none" w:sz="0" w:space="0" w:color="auto"/>
      </w:divBdr>
    </w:div>
    <w:div w:id="831792314">
      <w:bodyDiv w:val="1"/>
      <w:marLeft w:val="0"/>
      <w:marRight w:val="0"/>
      <w:marTop w:val="0"/>
      <w:marBottom w:val="0"/>
      <w:divBdr>
        <w:top w:val="none" w:sz="0" w:space="0" w:color="auto"/>
        <w:left w:val="none" w:sz="0" w:space="0" w:color="auto"/>
        <w:bottom w:val="none" w:sz="0" w:space="0" w:color="auto"/>
        <w:right w:val="none" w:sz="0" w:space="0" w:color="auto"/>
      </w:divBdr>
    </w:div>
    <w:div w:id="838883101">
      <w:bodyDiv w:val="1"/>
      <w:marLeft w:val="0"/>
      <w:marRight w:val="0"/>
      <w:marTop w:val="0"/>
      <w:marBottom w:val="0"/>
      <w:divBdr>
        <w:top w:val="none" w:sz="0" w:space="0" w:color="auto"/>
        <w:left w:val="none" w:sz="0" w:space="0" w:color="auto"/>
        <w:bottom w:val="none" w:sz="0" w:space="0" w:color="auto"/>
        <w:right w:val="none" w:sz="0" w:space="0" w:color="auto"/>
      </w:divBdr>
    </w:div>
    <w:div w:id="863594454">
      <w:bodyDiv w:val="1"/>
      <w:marLeft w:val="0"/>
      <w:marRight w:val="0"/>
      <w:marTop w:val="0"/>
      <w:marBottom w:val="0"/>
      <w:divBdr>
        <w:top w:val="none" w:sz="0" w:space="0" w:color="auto"/>
        <w:left w:val="none" w:sz="0" w:space="0" w:color="auto"/>
        <w:bottom w:val="none" w:sz="0" w:space="0" w:color="auto"/>
        <w:right w:val="none" w:sz="0" w:space="0" w:color="auto"/>
      </w:divBdr>
    </w:div>
    <w:div w:id="910506519">
      <w:bodyDiv w:val="1"/>
      <w:marLeft w:val="0"/>
      <w:marRight w:val="0"/>
      <w:marTop w:val="0"/>
      <w:marBottom w:val="0"/>
      <w:divBdr>
        <w:top w:val="none" w:sz="0" w:space="0" w:color="auto"/>
        <w:left w:val="none" w:sz="0" w:space="0" w:color="auto"/>
        <w:bottom w:val="none" w:sz="0" w:space="0" w:color="auto"/>
        <w:right w:val="none" w:sz="0" w:space="0" w:color="auto"/>
      </w:divBdr>
    </w:div>
    <w:div w:id="920715766">
      <w:bodyDiv w:val="1"/>
      <w:marLeft w:val="0"/>
      <w:marRight w:val="0"/>
      <w:marTop w:val="0"/>
      <w:marBottom w:val="0"/>
      <w:divBdr>
        <w:top w:val="none" w:sz="0" w:space="0" w:color="auto"/>
        <w:left w:val="none" w:sz="0" w:space="0" w:color="auto"/>
        <w:bottom w:val="none" w:sz="0" w:space="0" w:color="auto"/>
        <w:right w:val="none" w:sz="0" w:space="0" w:color="auto"/>
      </w:divBdr>
    </w:div>
    <w:div w:id="923799482">
      <w:bodyDiv w:val="1"/>
      <w:marLeft w:val="0"/>
      <w:marRight w:val="0"/>
      <w:marTop w:val="0"/>
      <w:marBottom w:val="0"/>
      <w:divBdr>
        <w:top w:val="none" w:sz="0" w:space="0" w:color="auto"/>
        <w:left w:val="none" w:sz="0" w:space="0" w:color="auto"/>
        <w:bottom w:val="none" w:sz="0" w:space="0" w:color="auto"/>
        <w:right w:val="none" w:sz="0" w:space="0" w:color="auto"/>
      </w:divBdr>
    </w:div>
    <w:div w:id="929966462">
      <w:bodyDiv w:val="1"/>
      <w:marLeft w:val="0"/>
      <w:marRight w:val="0"/>
      <w:marTop w:val="0"/>
      <w:marBottom w:val="0"/>
      <w:divBdr>
        <w:top w:val="none" w:sz="0" w:space="0" w:color="auto"/>
        <w:left w:val="none" w:sz="0" w:space="0" w:color="auto"/>
        <w:bottom w:val="none" w:sz="0" w:space="0" w:color="auto"/>
        <w:right w:val="none" w:sz="0" w:space="0" w:color="auto"/>
      </w:divBdr>
    </w:div>
    <w:div w:id="946431347">
      <w:bodyDiv w:val="1"/>
      <w:marLeft w:val="0"/>
      <w:marRight w:val="0"/>
      <w:marTop w:val="0"/>
      <w:marBottom w:val="0"/>
      <w:divBdr>
        <w:top w:val="none" w:sz="0" w:space="0" w:color="auto"/>
        <w:left w:val="none" w:sz="0" w:space="0" w:color="auto"/>
        <w:bottom w:val="none" w:sz="0" w:space="0" w:color="auto"/>
        <w:right w:val="none" w:sz="0" w:space="0" w:color="auto"/>
      </w:divBdr>
    </w:div>
    <w:div w:id="962342385">
      <w:bodyDiv w:val="1"/>
      <w:marLeft w:val="0"/>
      <w:marRight w:val="0"/>
      <w:marTop w:val="0"/>
      <w:marBottom w:val="0"/>
      <w:divBdr>
        <w:top w:val="none" w:sz="0" w:space="0" w:color="auto"/>
        <w:left w:val="none" w:sz="0" w:space="0" w:color="auto"/>
        <w:bottom w:val="none" w:sz="0" w:space="0" w:color="auto"/>
        <w:right w:val="none" w:sz="0" w:space="0" w:color="auto"/>
      </w:divBdr>
    </w:div>
    <w:div w:id="969088802">
      <w:bodyDiv w:val="1"/>
      <w:marLeft w:val="0"/>
      <w:marRight w:val="0"/>
      <w:marTop w:val="0"/>
      <w:marBottom w:val="0"/>
      <w:divBdr>
        <w:top w:val="none" w:sz="0" w:space="0" w:color="auto"/>
        <w:left w:val="none" w:sz="0" w:space="0" w:color="auto"/>
        <w:bottom w:val="none" w:sz="0" w:space="0" w:color="auto"/>
        <w:right w:val="none" w:sz="0" w:space="0" w:color="auto"/>
      </w:divBdr>
    </w:div>
    <w:div w:id="984969439">
      <w:bodyDiv w:val="1"/>
      <w:marLeft w:val="0"/>
      <w:marRight w:val="0"/>
      <w:marTop w:val="0"/>
      <w:marBottom w:val="0"/>
      <w:divBdr>
        <w:top w:val="none" w:sz="0" w:space="0" w:color="auto"/>
        <w:left w:val="none" w:sz="0" w:space="0" w:color="auto"/>
        <w:bottom w:val="none" w:sz="0" w:space="0" w:color="auto"/>
        <w:right w:val="none" w:sz="0" w:space="0" w:color="auto"/>
      </w:divBdr>
    </w:div>
    <w:div w:id="990325778">
      <w:bodyDiv w:val="1"/>
      <w:marLeft w:val="0"/>
      <w:marRight w:val="0"/>
      <w:marTop w:val="0"/>
      <w:marBottom w:val="0"/>
      <w:divBdr>
        <w:top w:val="none" w:sz="0" w:space="0" w:color="auto"/>
        <w:left w:val="none" w:sz="0" w:space="0" w:color="auto"/>
        <w:bottom w:val="none" w:sz="0" w:space="0" w:color="auto"/>
        <w:right w:val="none" w:sz="0" w:space="0" w:color="auto"/>
      </w:divBdr>
    </w:div>
    <w:div w:id="1014770877">
      <w:bodyDiv w:val="1"/>
      <w:marLeft w:val="0"/>
      <w:marRight w:val="0"/>
      <w:marTop w:val="0"/>
      <w:marBottom w:val="0"/>
      <w:divBdr>
        <w:top w:val="none" w:sz="0" w:space="0" w:color="auto"/>
        <w:left w:val="none" w:sz="0" w:space="0" w:color="auto"/>
        <w:bottom w:val="none" w:sz="0" w:space="0" w:color="auto"/>
        <w:right w:val="none" w:sz="0" w:space="0" w:color="auto"/>
      </w:divBdr>
    </w:div>
    <w:div w:id="1032733726">
      <w:bodyDiv w:val="1"/>
      <w:marLeft w:val="0"/>
      <w:marRight w:val="0"/>
      <w:marTop w:val="0"/>
      <w:marBottom w:val="0"/>
      <w:divBdr>
        <w:top w:val="none" w:sz="0" w:space="0" w:color="auto"/>
        <w:left w:val="none" w:sz="0" w:space="0" w:color="auto"/>
        <w:bottom w:val="none" w:sz="0" w:space="0" w:color="auto"/>
        <w:right w:val="none" w:sz="0" w:space="0" w:color="auto"/>
      </w:divBdr>
    </w:div>
    <w:div w:id="1040131296">
      <w:bodyDiv w:val="1"/>
      <w:marLeft w:val="0"/>
      <w:marRight w:val="0"/>
      <w:marTop w:val="0"/>
      <w:marBottom w:val="0"/>
      <w:divBdr>
        <w:top w:val="none" w:sz="0" w:space="0" w:color="auto"/>
        <w:left w:val="none" w:sz="0" w:space="0" w:color="auto"/>
        <w:bottom w:val="none" w:sz="0" w:space="0" w:color="auto"/>
        <w:right w:val="none" w:sz="0" w:space="0" w:color="auto"/>
      </w:divBdr>
    </w:div>
    <w:div w:id="1068965302">
      <w:bodyDiv w:val="1"/>
      <w:marLeft w:val="0"/>
      <w:marRight w:val="0"/>
      <w:marTop w:val="0"/>
      <w:marBottom w:val="0"/>
      <w:divBdr>
        <w:top w:val="none" w:sz="0" w:space="0" w:color="auto"/>
        <w:left w:val="none" w:sz="0" w:space="0" w:color="auto"/>
        <w:bottom w:val="none" w:sz="0" w:space="0" w:color="auto"/>
        <w:right w:val="none" w:sz="0" w:space="0" w:color="auto"/>
      </w:divBdr>
    </w:div>
    <w:div w:id="1077288462">
      <w:bodyDiv w:val="1"/>
      <w:marLeft w:val="0"/>
      <w:marRight w:val="0"/>
      <w:marTop w:val="0"/>
      <w:marBottom w:val="0"/>
      <w:divBdr>
        <w:top w:val="none" w:sz="0" w:space="0" w:color="auto"/>
        <w:left w:val="none" w:sz="0" w:space="0" w:color="auto"/>
        <w:bottom w:val="none" w:sz="0" w:space="0" w:color="auto"/>
        <w:right w:val="none" w:sz="0" w:space="0" w:color="auto"/>
      </w:divBdr>
    </w:div>
    <w:div w:id="1096637280">
      <w:bodyDiv w:val="1"/>
      <w:marLeft w:val="0"/>
      <w:marRight w:val="0"/>
      <w:marTop w:val="0"/>
      <w:marBottom w:val="0"/>
      <w:divBdr>
        <w:top w:val="none" w:sz="0" w:space="0" w:color="auto"/>
        <w:left w:val="none" w:sz="0" w:space="0" w:color="auto"/>
        <w:bottom w:val="none" w:sz="0" w:space="0" w:color="auto"/>
        <w:right w:val="none" w:sz="0" w:space="0" w:color="auto"/>
      </w:divBdr>
    </w:div>
    <w:div w:id="1111702206">
      <w:bodyDiv w:val="1"/>
      <w:marLeft w:val="0"/>
      <w:marRight w:val="0"/>
      <w:marTop w:val="0"/>
      <w:marBottom w:val="0"/>
      <w:divBdr>
        <w:top w:val="none" w:sz="0" w:space="0" w:color="auto"/>
        <w:left w:val="none" w:sz="0" w:space="0" w:color="auto"/>
        <w:bottom w:val="none" w:sz="0" w:space="0" w:color="auto"/>
        <w:right w:val="none" w:sz="0" w:space="0" w:color="auto"/>
      </w:divBdr>
    </w:div>
    <w:div w:id="1164004560">
      <w:bodyDiv w:val="1"/>
      <w:marLeft w:val="0"/>
      <w:marRight w:val="0"/>
      <w:marTop w:val="0"/>
      <w:marBottom w:val="0"/>
      <w:divBdr>
        <w:top w:val="none" w:sz="0" w:space="0" w:color="auto"/>
        <w:left w:val="none" w:sz="0" w:space="0" w:color="auto"/>
        <w:bottom w:val="none" w:sz="0" w:space="0" w:color="auto"/>
        <w:right w:val="none" w:sz="0" w:space="0" w:color="auto"/>
      </w:divBdr>
    </w:div>
    <w:div w:id="1165852012">
      <w:bodyDiv w:val="1"/>
      <w:marLeft w:val="0"/>
      <w:marRight w:val="0"/>
      <w:marTop w:val="0"/>
      <w:marBottom w:val="0"/>
      <w:divBdr>
        <w:top w:val="none" w:sz="0" w:space="0" w:color="auto"/>
        <w:left w:val="none" w:sz="0" w:space="0" w:color="auto"/>
        <w:bottom w:val="none" w:sz="0" w:space="0" w:color="auto"/>
        <w:right w:val="none" w:sz="0" w:space="0" w:color="auto"/>
      </w:divBdr>
    </w:div>
    <w:div w:id="1202211503">
      <w:bodyDiv w:val="1"/>
      <w:marLeft w:val="0"/>
      <w:marRight w:val="0"/>
      <w:marTop w:val="0"/>
      <w:marBottom w:val="0"/>
      <w:divBdr>
        <w:top w:val="none" w:sz="0" w:space="0" w:color="auto"/>
        <w:left w:val="none" w:sz="0" w:space="0" w:color="auto"/>
        <w:bottom w:val="none" w:sz="0" w:space="0" w:color="auto"/>
        <w:right w:val="none" w:sz="0" w:space="0" w:color="auto"/>
      </w:divBdr>
      <w:divsChild>
        <w:div w:id="1764764737">
          <w:marLeft w:val="360"/>
          <w:marRight w:val="0"/>
          <w:marTop w:val="200"/>
          <w:marBottom w:val="0"/>
          <w:divBdr>
            <w:top w:val="none" w:sz="0" w:space="0" w:color="auto"/>
            <w:left w:val="none" w:sz="0" w:space="0" w:color="auto"/>
            <w:bottom w:val="none" w:sz="0" w:space="0" w:color="auto"/>
            <w:right w:val="none" w:sz="0" w:space="0" w:color="auto"/>
          </w:divBdr>
        </w:div>
      </w:divsChild>
    </w:div>
    <w:div w:id="1210416711">
      <w:bodyDiv w:val="1"/>
      <w:marLeft w:val="0"/>
      <w:marRight w:val="0"/>
      <w:marTop w:val="0"/>
      <w:marBottom w:val="0"/>
      <w:divBdr>
        <w:top w:val="none" w:sz="0" w:space="0" w:color="auto"/>
        <w:left w:val="none" w:sz="0" w:space="0" w:color="auto"/>
        <w:bottom w:val="none" w:sz="0" w:space="0" w:color="auto"/>
        <w:right w:val="none" w:sz="0" w:space="0" w:color="auto"/>
      </w:divBdr>
    </w:div>
    <w:div w:id="1214150339">
      <w:bodyDiv w:val="1"/>
      <w:marLeft w:val="0"/>
      <w:marRight w:val="0"/>
      <w:marTop w:val="0"/>
      <w:marBottom w:val="0"/>
      <w:divBdr>
        <w:top w:val="none" w:sz="0" w:space="0" w:color="auto"/>
        <w:left w:val="none" w:sz="0" w:space="0" w:color="auto"/>
        <w:bottom w:val="none" w:sz="0" w:space="0" w:color="auto"/>
        <w:right w:val="none" w:sz="0" w:space="0" w:color="auto"/>
      </w:divBdr>
    </w:div>
    <w:div w:id="1232422066">
      <w:bodyDiv w:val="1"/>
      <w:marLeft w:val="0"/>
      <w:marRight w:val="0"/>
      <w:marTop w:val="0"/>
      <w:marBottom w:val="0"/>
      <w:divBdr>
        <w:top w:val="none" w:sz="0" w:space="0" w:color="auto"/>
        <w:left w:val="none" w:sz="0" w:space="0" w:color="auto"/>
        <w:bottom w:val="none" w:sz="0" w:space="0" w:color="auto"/>
        <w:right w:val="none" w:sz="0" w:space="0" w:color="auto"/>
      </w:divBdr>
    </w:div>
    <w:div w:id="1244876775">
      <w:bodyDiv w:val="1"/>
      <w:marLeft w:val="0"/>
      <w:marRight w:val="0"/>
      <w:marTop w:val="0"/>
      <w:marBottom w:val="0"/>
      <w:divBdr>
        <w:top w:val="none" w:sz="0" w:space="0" w:color="auto"/>
        <w:left w:val="none" w:sz="0" w:space="0" w:color="auto"/>
        <w:bottom w:val="none" w:sz="0" w:space="0" w:color="auto"/>
        <w:right w:val="none" w:sz="0" w:space="0" w:color="auto"/>
      </w:divBdr>
    </w:div>
    <w:div w:id="1252852881">
      <w:bodyDiv w:val="1"/>
      <w:marLeft w:val="0"/>
      <w:marRight w:val="0"/>
      <w:marTop w:val="0"/>
      <w:marBottom w:val="0"/>
      <w:divBdr>
        <w:top w:val="none" w:sz="0" w:space="0" w:color="auto"/>
        <w:left w:val="none" w:sz="0" w:space="0" w:color="auto"/>
        <w:bottom w:val="none" w:sz="0" w:space="0" w:color="auto"/>
        <w:right w:val="none" w:sz="0" w:space="0" w:color="auto"/>
      </w:divBdr>
    </w:div>
    <w:div w:id="1263028066">
      <w:bodyDiv w:val="1"/>
      <w:marLeft w:val="0"/>
      <w:marRight w:val="0"/>
      <w:marTop w:val="0"/>
      <w:marBottom w:val="0"/>
      <w:divBdr>
        <w:top w:val="none" w:sz="0" w:space="0" w:color="auto"/>
        <w:left w:val="none" w:sz="0" w:space="0" w:color="auto"/>
        <w:bottom w:val="none" w:sz="0" w:space="0" w:color="auto"/>
        <w:right w:val="none" w:sz="0" w:space="0" w:color="auto"/>
      </w:divBdr>
    </w:div>
    <w:div w:id="1271661670">
      <w:bodyDiv w:val="1"/>
      <w:marLeft w:val="0"/>
      <w:marRight w:val="0"/>
      <w:marTop w:val="0"/>
      <w:marBottom w:val="0"/>
      <w:divBdr>
        <w:top w:val="none" w:sz="0" w:space="0" w:color="auto"/>
        <w:left w:val="none" w:sz="0" w:space="0" w:color="auto"/>
        <w:bottom w:val="none" w:sz="0" w:space="0" w:color="auto"/>
        <w:right w:val="none" w:sz="0" w:space="0" w:color="auto"/>
      </w:divBdr>
    </w:div>
    <w:div w:id="1282614335">
      <w:bodyDiv w:val="1"/>
      <w:marLeft w:val="0"/>
      <w:marRight w:val="0"/>
      <w:marTop w:val="0"/>
      <w:marBottom w:val="0"/>
      <w:divBdr>
        <w:top w:val="none" w:sz="0" w:space="0" w:color="auto"/>
        <w:left w:val="none" w:sz="0" w:space="0" w:color="auto"/>
        <w:bottom w:val="none" w:sz="0" w:space="0" w:color="auto"/>
        <w:right w:val="none" w:sz="0" w:space="0" w:color="auto"/>
      </w:divBdr>
    </w:div>
    <w:div w:id="1305895116">
      <w:bodyDiv w:val="1"/>
      <w:marLeft w:val="0"/>
      <w:marRight w:val="0"/>
      <w:marTop w:val="0"/>
      <w:marBottom w:val="0"/>
      <w:divBdr>
        <w:top w:val="none" w:sz="0" w:space="0" w:color="auto"/>
        <w:left w:val="none" w:sz="0" w:space="0" w:color="auto"/>
        <w:bottom w:val="none" w:sz="0" w:space="0" w:color="auto"/>
        <w:right w:val="none" w:sz="0" w:space="0" w:color="auto"/>
      </w:divBdr>
    </w:div>
    <w:div w:id="1319505295">
      <w:bodyDiv w:val="1"/>
      <w:marLeft w:val="0"/>
      <w:marRight w:val="0"/>
      <w:marTop w:val="0"/>
      <w:marBottom w:val="0"/>
      <w:divBdr>
        <w:top w:val="none" w:sz="0" w:space="0" w:color="auto"/>
        <w:left w:val="none" w:sz="0" w:space="0" w:color="auto"/>
        <w:bottom w:val="none" w:sz="0" w:space="0" w:color="auto"/>
        <w:right w:val="none" w:sz="0" w:space="0" w:color="auto"/>
      </w:divBdr>
    </w:div>
    <w:div w:id="1326934198">
      <w:bodyDiv w:val="1"/>
      <w:marLeft w:val="0"/>
      <w:marRight w:val="0"/>
      <w:marTop w:val="0"/>
      <w:marBottom w:val="0"/>
      <w:divBdr>
        <w:top w:val="none" w:sz="0" w:space="0" w:color="auto"/>
        <w:left w:val="none" w:sz="0" w:space="0" w:color="auto"/>
        <w:bottom w:val="none" w:sz="0" w:space="0" w:color="auto"/>
        <w:right w:val="none" w:sz="0" w:space="0" w:color="auto"/>
      </w:divBdr>
    </w:div>
    <w:div w:id="1335956773">
      <w:bodyDiv w:val="1"/>
      <w:marLeft w:val="0"/>
      <w:marRight w:val="0"/>
      <w:marTop w:val="0"/>
      <w:marBottom w:val="0"/>
      <w:divBdr>
        <w:top w:val="none" w:sz="0" w:space="0" w:color="auto"/>
        <w:left w:val="none" w:sz="0" w:space="0" w:color="auto"/>
        <w:bottom w:val="none" w:sz="0" w:space="0" w:color="auto"/>
        <w:right w:val="none" w:sz="0" w:space="0" w:color="auto"/>
      </w:divBdr>
    </w:div>
    <w:div w:id="1337267984">
      <w:bodyDiv w:val="1"/>
      <w:marLeft w:val="0"/>
      <w:marRight w:val="0"/>
      <w:marTop w:val="0"/>
      <w:marBottom w:val="0"/>
      <w:divBdr>
        <w:top w:val="none" w:sz="0" w:space="0" w:color="auto"/>
        <w:left w:val="none" w:sz="0" w:space="0" w:color="auto"/>
        <w:bottom w:val="none" w:sz="0" w:space="0" w:color="auto"/>
        <w:right w:val="none" w:sz="0" w:space="0" w:color="auto"/>
      </w:divBdr>
    </w:div>
    <w:div w:id="1356691856">
      <w:bodyDiv w:val="1"/>
      <w:marLeft w:val="0"/>
      <w:marRight w:val="0"/>
      <w:marTop w:val="0"/>
      <w:marBottom w:val="0"/>
      <w:divBdr>
        <w:top w:val="none" w:sz="0" w:space="0" w:color="auto"/>
        <w:left w:val="none" w:sz="0" w:space="0" w:color="auto"/>
        <w:bottom w:val="none" w:sz="0" w:space="0" w:color="auto"/>
        <w:right w:val="none" w:sz="0" w:space="0" w:color="auto"/>
      </w:divBdr>
    </w:div>
    <w:div w:id="1372877579">
      <w:bodyDiv w:val="1"/>
      <w:marLeft w:val="0"/>
      <w:marRight w:val="0"/>
      <w:marTop w:val="0"/>
      <w:marBottom w:val="0"/>
      <w:divBdr>
        <w:top w:val="none" w:sz="0" w:space="0" w:color="auto"/>
        <w:left w:val="none" w:sz="0" w:space="0" w:color="auto"/>
        <w:bottom w:val="none" w:sz="0" w:space="0" w:color="auto"/>
        <w:right w:val="none" w:sz="0" w:space="0" w:color="auto"/>
      </w:divBdr>
    </w:div>
    <w:div w:id="1384870518">
      <w:bodyDiv w:val="1"/>
      <w:marLeft w:val="0"/>
      <w:marRight w:val="0"/>
      <w:marTop w:val="0"/>
      <w:marBottom w:val="0"/>
      <w:divBdr>
        <w:top w:val="none" w:sz="0" w:space="0" w:color="auto"/>
        <w:left w:val="none" w:sz="0" w:space="0" w:color="auto"/>
        <w:bottom w:val="none" w:sz="0" w:space="0" w:color="auto"/>
        <w:right w:val="none" w:sz="0" w:space="0" w:color="auto"/>
      </w:divBdr>
    </w:div>
    <w:div w:id="1389962493">
      <w:bodyDiv w:val="1"/>
      <w:marLeft w:val="0"/>
      <w:marRight w:val="0"/>
      <w:marTop w:val="0"/>
      <w:marBottom w:val="0"/>
      <w:divBdr>
        <w:top w:val="none" w:sz="0" w:space="0" w:color="auto"/>
        <w:left w:val="none" w:sz="0" w:space="0" w:color="auto"/>
        <w:bottom w:val="none" w:sz="0" w:space="0" w:color="auto"/>
        <w:right w:val="none" w:sz="0" w:space="0" w:color="auto"/>
      </w:divBdr>
    </w:div>
    <w:div w:id="1409158115">
      <w:bodyDiv w:val="1"/>
      <w:marLeft w:val="0"/>
      <w:marRight w:val="0"/>
      <w:marTop w:val="0"/>
      <w:marBottom w:val="0"/>
      <w:divBdr>
        <w:top w:val="none" w:sz="0" w:space="0" w:color="auto"/>
        <w:left w:val="none" w:sz="0" w:space="0" w:color="auto"/>
        <w:bottom w:val="none" w:sz="0" w:space="0" w:color="auto"/>
        <w:right w:val="none" w:sz="0" w:space="0" w:color="auto"/>
      </w:divBdr>
      <w:divsChild>
        <w:div w:id="130951997">
          <w:marLeft w:val="1080"/>
          <w:marRight w:val="0"/>
          <w:marTop w:val="100"/>
          <w:marBottom w:val="0"/>
          <w:divBdr>
            <w:top w:val="none" w:sz="0" w:space="0" w:color="auto"/>
            <w:left w:val="none" w:sz="0" w:space="0" w:color="auto"/>
            <w:bottom w:val="none" w:sz="0" w:space="0" w:color="auto"/>
            <w:right w:val="none" w:sz="0" w:space="0" w:color="auto"/>
          </w:divBdr>
        </w:div>
      </w:divsChild>
    </w:div>
    <w:div w:id="1413891692">
      <w:bodyDiv w:val="1"/>
      <w:marLeft w:val="0"/>
      <w:marRight w:val="0"/>
      <w:marTop w:val="0"/>
      <w:marBottom w:val="0"/>
      <w:divBdr>
        <w:top w:val="none" w:sz="0" w:space="0" w:color="auto"/>
        <w:left w:val="none" w:sz="0" w:space="0" w:color="auto"/>
        <w:bottom w:val="none" w:sz="0" w:space="0" w:color="auto"/>
        <w:right w:val="none" w:sz="0" w:space="0" w:color="auto"/>
      </w:divBdr>
    </w:div>
    <w:div w:id="1418135260">
      <w:bodyDiv w:val="1"/>
      <w:marLeft w:val="0"/>
      <w:marRight w:val="0"/>
      <w:marTop w:val="0"/>
      <w:marBottom w:val="0"/>
      <w:divBdr>
        <w:top w:val="none" w:sz="0" w:space="0" w:color="auto"/>
        <w:left w:val="none" w:sz="0" w:space="0" w:color="auto"/>
        <w:bottom w:val="none" w:sz="0" w:space="0" w:color="auto"/>
        <w:right w:val="none" w:sz="0" w:space="0" w:color="auto"/>
      </w:divBdr>
      <w:divsChild>
        <w:div w:id="1574663502">
          <w:marLeft w:val="1080"/>
          <w:marRight w:val="0"/>
          <w:marTop w:val="100"/>
          <w:marBottom w:val="0"/>
          <w:divBdr>
            <w:top w:val="none" w:sz="0" w:space="0" w:color="auto"/>
            <w:left w:val="none" w:sz="0" w:space="0" w:color="auto"/>
            <w:bottom w:val="none" w:sz="0" w:space="0" w:color="auto"/>
            <w:right w:val="none" w:sz="0" w:space="0" w:color="auto"/>
          </w:divBdr>
        </w:div>
      </w:divsChild>
    </w:div>
    <w:div w:id="1435828530">
      <w:bodyDiv w:val="1"/>
      <w:marLeft w:val="0"/>
      <w:marRight w:val="0"/>
      <w:marTop w:val="0"/>
      <w:marBottom w:val="0"/>
      <w:divBdr>
        <w:top w:val="none" w:sz="0" w:space="0" w:color="auto"/>
        <w:left w:val="none" w:sz="0" w:space="0" w:color="auto"/>
        <w:bottom w:val="none" w:sz="0" w:space="0" w:color="auto"/>
        <w:right w:val="none" w:sz="0" w:space="0" w:color="auto"/>
      </w:divBdr>
      <w:divsChild>
        <w:div w:id="683096874">
          <w:marLeft w:val="1080"/>
          <w:marRight w:val="0"/>
          <w:marTop w:val="100"/>
          <w:marBottom w:val="0"/>
          <w:divBdr>
            <w:top w:val="none" w:sz="0" w:space="0" w:color="auto"/>
            <w:left w:val="none" w:sz="0" w:space="0" w:color="auto"/>
            <w:bottom w:val="none" w:sz="0" w:space="0" w:color="auto"/>
            <w:right w:val="none" w:sz="0" w:space="0" w:color="auto"/>
          </w:divBdr>
        </w:div>
      </w:divsChild>
    </w:div>
    <w:div w:id="1448770326">
      <w:bodyDiv w:val="1"/>
      <w:marLeft w:val="0"/>
      <w:marRight w:val="0"/>
      <w:marTop w:val="0"/>
      <w:marBottom w:val="0"/>
      <w:divBdr>
        <w:top w:val="none" w:sz="0" w:space="0" w:color="auto"/>
        <w:left w:val="none" w:sz="0" w:space="0" w:color="auto"/>
        <w:bottom w:val="none" w:sz="0" w:space="0" w:color="auto"/>
        <w:right w:val="none" w:sz="0" w:space="0" w:color="auto"/>
      </w:divBdr>
    </w:div>
    <w:div w:id="1451778328">
      <w:bodyDiv w:val="1"/>
      <w:marLeft w:val="0"/>
      <w:marRight w:val="0"/>
      <w:marTop w:val="0"/>
      <w:marBottom w:val="0"/>
      <w:divBdr>
        <w:top w:val="none" w:sz="0" w:space="0" w:color="auto"/>
        <w:left w:val="none" w:sz="0" w:space="0" w:color="auto"/>
        <w:bottom w:val="none" w:sz="0" w:space="0" w:color="auto"/>
        <w:right w:val="none" w:sz="0" w:space="0" w:color="auto"/>
      </w:divBdr>
    </w:div>
    <w:div w:id="1454788387">
      <w:bodyDiv w:val="1"/>
      <w:marLeft w:val="0"/>
      <w:marRight w:val="0"/>
      <w:marTop w:val="0"/>
      <w:marBottom w:val="0"/>
      <w:divBdr>
        <w:top w:val="none" w:sz="0" w:space="0" w:color="auto"/>
        <w:left w:val="none" w:sz="0" w:space="0" w:color="auto"/>
        <w:bottom w:val="none" w:sz="0" w:space="0" w:color="auto"/>
        <w:right w:val="none" w:sz="0" w:space="0" w:color="auto"/>
      </w:divBdr>
    </w:div>
    <w:div w:id="1454860234">
      <w:bodyDiv w:val="1"/>
      <w:marLeft w:val="0"/>
      <w:marRight w:val="0"/>
      <w:marTop w:val="0"/>
      <w:marBottom w:val="0"/>
      <w:divBdr>
        <w:top w:val="none" w:sz="0" w:space="0" w:color="auto"/>
        <w:left w:val="none" w:sz="0" w:space="0" w:color="auto"/>
        <w:bottom w:val="none" w:sz="0" w:space="0" w:color="auto"/>
        <w:right w:val="none" w:sz="0" w:space="0" w:color="auto"/>
      </w:divBdr>
    </w:div>
    <w:div w:id="1483887976">
      <w:bodyDiv w:val="1"/>
      <w:marLeft w:val="0"/>
      <w:marRight w:val="0"/>
      <w:marTop w:val="0"/>
      <w:marBottom w:val="0"/>
      <w:divBdr>
        <w:top w:val="none" w:sz="0" w:space="0" w:color="auto"/>
        <w:left w:val="none" w:sz="0" w:space="0" w:color="auto"/>
        <w:bottom w:val="none" w:sz="0" w:space="0" w:color="auto"/>
        <w:right w:val="none" w:sz="0" w:space="0" w:color="auto"/>
      </w:divBdr>
    </w:div>
    <w:div w:id="1509176420">
      <w:bodyDiv w:val="1"/>
      <w:marLeft w:val="0"/>
      <w:marRight w:val="0"/>
      <w:marTop w:val="0"/>
      <w:marBottom w:val="0"/>
      <w:divBdr>
        <w:top w:val="none" w:sz="0" w:space="0" w:color="auto"/>
        <w:left w:val="none" w:sz="0" w:space="0" w:color="auto"/>
        <w:bottom w:val="none" w:sz="0" w:space="0" w:color="auto"/>
        <w:right w:val="none" w:sz="0" w:space="0" w:color="auto"/>
      </w:divBdr>
    </w:div>
    <w:div w:id="1522276619">
      <w:bodyDiv w:val="1"/>
      <w:marLeft w:val="0"/>
      <w:marRight w:val="0"/>
      <w:marTop w:val="0"/>
      <w:marBottom w:val="0"/>
      <w:divBdr>
        <w:top w:val="none" w:sz="0" w:space="0" w:color="auto"/>
        <w:left w:val="none" w:sz="0" w:space="0" w:color="auto"/>
        <w:bottom w:val="none" w:sz="0" w:space="0" w:color="auto"/>
        <w:right w:val="none" w:sz="0" w:space="0" w:color="auto"/>
      </w:divBdr>
    </w:div>
    <w:div w:id="1532375946">
      <w:bodyDiv w:val="1"/>
      <w:marLeft w:val="0"/>
      <w:marRight w:val="0"/>
      <w:marTop w:val="0"/>
      <w:marBottom w:val="0"/>
      <w:divBdr>
        <w:top w:val="none" w:sz="0" w:space="0" w:color="auto"/>
        <w:left w:val="none" w:sz="0" w:space="0" w:color="auto"/>
        <w:bottom w:val="none" w:sz="0" w:space="0" w:color="auto"/>
        <w:right w:val="none" w:sz="0" w:space="0" w:color="auto"/>
      </w:divBdr>
    </w:div>
    <w:div w:id="1535996906">
      <w:bodyDiv w:val="1"/>
      <w:marLeft w:val="0"/>
      <w:marRight w:val="0"/>
      <w:marTop w:val="0"/>
      <w:marBottom w:val="0"/>
      <w:divBdr>
        <w:top w:val="none" w:sz="0" w:space="0" w:color="auto"/>
        <w:left w:val="none" w:sz="0" w:space="0" w:color="auto"/>
        <w:bottom w:val="none" w:sz="0" w:space="0" w:color="auto"/>
        <w:right w:val="none" w:sz="0" w:space="0" w:color="auto"/>
      </w:divBdr>
    </w:div>
    <w:div w:id="1563173349">
      <w:bodyDiv w:val="1"/>
      <w:marLeft w:val="0"/>
      <w:marRight w:val="0"/>
      <w:marTop w:val="0"/>
      <w:marBottom w:val="0"/>
      <w:divBdr>
        <w:top w:val="none" w:sz="0" w:space="0" w:color="auto"/>
        <w:left w:val="none" w:sz="0" w:space="0" w:color="auto"/>
        <w:bottom w:val="none" w:sz="0" w:space="0" w:color="auto"/>
        <w:right w:val="none" w:sz="0" w:space="0" w:color="auto"/>
      </w:divBdr>
    </w:div>
    <w:div w:id="1569219431">
      <w:bodyDiv w:val="1"/>
      <w:marLeft w:val="0"/>
      <w:marRight w:val="0"/>
      <w:marTop w:val="0"/>
      <w:marBottom w:val="0"/>
      <w:divBdr>
        <w:top w:val="none" w:sz="0" w:space="0" w:color="auto"/>
        <w:left w:val="none" w:sz="0" w:space="0" w:color="auto"/>
        <w:bottom w:val="none" w:sz="0" w:space="0" w:color="auto"/>
        <w:right w:val="none" w:sz="0" w:space="0" w:color="auto"/>
      </w:divBdr>
    </w:div>
    <w:div w:id="1587113704">
      <w:bodyDiv w:val="1"/>
      <w:marLeft w:val="0"/>
      <w:marRight w:val="0"/>
      <w:marTop w:val="0"/>
      <w:marBottom w:val="0"/>
      <w:divBdr>
        <w:top w:val="none" w:sz="0" w:space="0" w:color="auto"/>
        <w:left w:val="none" w:sz="0" w:space="0" w:color="auto"/>
        <w:bottom w:val="none" w:sz="0" w:space="0" w:color="auto"/>
        <w:right w:val="none" w:sz="0" w:space="0" w:color="auto"/>
      </w:divBdr>
    </w:div>
    <w:div w:id="1598709268">
      <w:bodyDiv w:val="1"/>
      <w:marLeft w:val="0"/>
      <w:marRight w:val="0"/>
      <w:marTop w:val="0"/>
      <w:marBottom w:val="0"/>
      <w:divBdr>
        <w:top w:val="none" w:sz="0" w:space="0" w:color="auto"/>
        <w:left w:val="none" w:sz="0" w:space="0" w:color="auto"/>
        <w:bottom w:val="none" w:sz="0" w:space="0" w:color="auto"/>
        <w:right w:val="none" w:sz="0" w:space="0" w:color="auto"/>
      </w:divBdr>
    </w:div>
    <w:div w:id="1628046771">
      <w:bodyDiv w:val="1"/>
      <w:marLeft w:val="0"/>
      <w:marRight w:val="0"/>
      <w:marTop w:val="0"/>
      <w:marBottom w:val="0"/>
      <w:divBdr>
        <w:top w:val="none" w:sz="0" w:space="0" w:color="auto"/>
        <w:left w:val="none" w:sz="0" w:space="0" w:color="auto"/>
        <w:bottom w:val="none" w:sz="0" w:space="0" w:color="auto"/>
        <w:right w:val="none" w:sz="0" w:space="0" w:color="auto"/>
      </w:divBdr>
    </w:div>
    <w:div w:id="1689063343">
      <w:bodyDiv w:val="1"/>
      <w:marLeft w:val="0"/>
      <w:marRight w:val="0"/>
      <w:marTop w:val="0"/>
      <w:marBottom w:val="0"/>
      <w:divBdr>
        <w:top w:val="none" w:sz="0" w:space="0" w:color="auto"/>
        <w:left w:val="none" w:sz="0" w:space="0" w:color="auto"/>
        <w:bottom w:val="none" w:sz="0" w:space="0" w:color="auto"/>
        <w:right w:val="none" w:sz="0" w:space="0" w:color="auto"/>
      </w:divBdr>
    </w:div>
    <w:div w:id="1700398187">
      <w:bodyDiv w:val="1"/>
      <w:marLeft w:val="0"/>
      <w:marRight w:val="0"/>
      <w:marTop w:val="0"/>
      <w:marBottom w:val="0"/>
      <w:divBdr>
        <w:top w:val="none" w:sz="0" w:space="0" w:color="auto"/>
        <w:left w:val="none" w:sz="0" w:space="0" w:color="auto"/>
        <w:bottom w:val="none" w:sz="0" w:space="0" w:color="auto"/>
        <w:right w:val="none" w:sz="0" w:space="0" w:color="auto"/>
      </w:divBdr>
    </w:div>
    <w:div w:id="1735397270">
      <w:bodyDiv w:val="1"/>
      <w:marLeft w:val="0"/>
      <w:marRight w:val="0"/>
      <w:marTop w:val="0"/>
      <w:marBottom w:val="0"/>
      <w:divBdr>
        <w:top w:val="none" w:sz="0" w:space="0" w:color="auto"/>
        <w:left w:val="none" w:sz="0" w:space="0" w:color="auto"/>
        <w:bottom w:val="none" w:sz="0" w:space="0" w:color="auto"/>
        <w:right w:val="none" w:sz="0" w:space="0" w:color="auto"/>
      </w:divBdr>
    </w:div>
    <w:div w:id="1767996786">
      <w:bodyDiv w:val="1"/>
      <w:marLeft w:val="0"/>
      <w:marRight w:val="0"/>
      <w:marTop w:val="0"/>
      <w:marBottom w:val="0"/>
      <w:divBdr>
        <w:top w:val="none" w:sz="0" w:space="0" w:color="auto"/>
        <w:left w:val="none" w:sz="0" w:space="0" w:color="auto"/>
        <w:bottom w:val="none" w:sz="0" w:space="0" w:color="auto"/>
        <w:right w:val="none" w:sz="0" w:space="0" w:color="auto"/>
      </w:divBdr>
      <w:divsChild>
        <w:div w:id="405614902">
          <w:marLeft w:val="360"/>
          <w:marRight w:val="0"/>
          <w:marTop w:val="200"/>
          <w:marBottom w:val="0"/>
          <w:divBdr>
            <w:top w:val="none" w:sz="0" w:space="0" w:color="auto"/>
            <w:left w:val="none" w:sz="0" w:space="0" w:color="auto"/>
            <w:bottom w:val="none" w:sz="0" w:space="0" w:color="auto"/>
            <w:right w:val="none" w:sz="0" w:space="0" w:color="auto"/>
          </w:divBdr>
        </w:div>
      </w:divsChild>
    </w:div>
    <w:div w:id="1770199058">
      <w:bodyDiv w:val="1"/>
      <w:marLeft w:val="0"/>
      <w:marRight w:val="0"/>
      <w:marTop w:val="0"/>
      <w:marBottom w:val="0"/>
      <w:divBdr>
        <w:top w:val="none" w:sz="0" w:space="0" w:color="auto"/>
        <w:left w:val="none" w:sz="0" w:space="0" w:color="auto"/>
        <w:bottom w:val="none" w:sz="0" w:space="0" w:color="auto"/>
        <w:right w:val="none" w:sz="0" w:space="0" w:color="auto"/>
      </w:divBdr>
      <w:divsChild>
        <w:div w:id="16011032">
          <w:marLeft w:val="1080"/>
          <w:marRight w:val="0"/>
          <w:marTop w:val="100"/>
          <w:marBottom w:val="0"/>
          <w:divBdr>
            <w:top w:val="none" w:sz="0" w:space="0" w:color="auto"/>
            <w:left w:val="none" w:sz="0" w:space="0" w:color="auto"/>
            <w:bottom w:val="none" w:sz="0" w:space="0" w:color="auto"/>
            <w:right w:val="none" w:sz="0" w:space="0" w:color="auto"/>
          </w:divBdr>
        </w:div>
      </w:divsChild>
    </w:div>
    <w:div w:id="1774284513">
      <w:bodyDiv w:val="1"/>
      <w:marLeft w:val="0"/>
      <w:marRight w:val="0"/>
      <w:marTop w:val="0"/>
      <w:marBottom w:val="0"/>
      <w:divBdr>
        <w:top w:val="none" w:sz="0" w:space="0" w:color="auto"/>
        <w:left w:val="none" w:sz="0" w:space="0" w:color="auto"/>
        <w:bottom w:val="none" w:sz="0" w:space="0" w:color="auto"/>
        <w:right w:val="none" w:sz="0" w:space="0" w:color="auto"/>
      </w:divBdr>
    </w:div>
    <w:div w:id="1800798367">
      <w:bodyDiv w:val="1"/>
      <w:marLeft w:val="0"/>
      <w:marRight w:val="0"/>
      <w:marTop w:val="0"/>
      <w:marBottom w:val="0"/>
      <w:divBdr>
        <w:top w:val="none" w:sz="0" w:space="0" w:color="auto"/>
        <w:left w:val="none" w:sz="0" w:space="0" w:color="auto"/>
        <w:bottom w:val="none" w:sz="0" w:space="0" w:color="auto"/>
        <w:right w:val="none" w:sz="0" w:space="0" w:color="auto"/>
      </w:divBdr>
    </w:div>
    <w:div w:id="1818646287">
      <w:bodyDiv w:val="1"/>
      <w:marLeft w:val="0"/>
      <w:marRight w:val="0"/>
      <w:marTop w:val="0"/>
      <w:marBottom w:val="0"/>
      <w:divBdr>
        <w:top w:val="none" w:sz="0" w:space="0" w:color="auto"/>
        <w:left w:val="none" w:sz="0" w:space="0" w:color="auto"/>
        <w:bottom w:val="none" w:sz="0" w:space="0" w:color="auto"/>
        <w:right w:val="none" w:sz="0" w:space="0" w:color="auto"/>
      </w:divBdr>
    </w:div>
    <w:div w:id="1825928848">
      <w:bodyDiv w:val="1"/>
      <w:marLeft w:val="0"/>
      <w:marRight w:val="0"/>
      <w:marTop w:val="0"/>
      <w:marBottom w:val="0"/>
      <w:divBdr>
        <w:top w:val="none" w:sz="0" w:space="0" w:color="auto"/>
        <w:left w:val="none" w:sz="0" w:space="0" w:color="auto"/>
        <w:bottom w:val="none" w:sz="0" w:space="0" w:color="auto"/>
        <w:right w:val="none" w:sz="0" w:space="0" w:color="auto"/>
      </w:divBdr>
    </w:div>
    <w:div w:id="1831404072">
      <w:bodyDiv w:val="1"/>
      <w:marLeft w:val="0"/>
      <w:marRight w:val="0"/>
      <w:marTop w:val="0"/>
      <w:marBottom w:val="0"/>
      <w:divBdr>
        <w:top w:val="none" w:sz="0" w:space="0" w:color="auto"/>
        <w:left w:val="none" w:sz="0" w:space="0" w:color="auto"/>
        <w:bottom w:val="none" w:sz="0" w:space="0" w:color="auto"/>
        <w:right w:val="none" w:sz="0" w:space="0" w:color="auto"/>
      </w:divBdr>
    </w:div>
    <w:div w:id="1846626220">
      <w:bodyDiv w:val="1"/>
      <w:marLeft w:val="0"/>
      <w:marRight w:val="0"/>
      <w:marTop w:val="0"/>
      <w:marBottom w:val="0"/>
      <w:divBdr>
        <w:top w:val="none" w:sz="0" w:space="0" w:color="auto"/>
        <w:left w:val="none" w:sz="0" w:space="0" w:color="auto"/>
        <w:bottom w:val="none" w:sz="0" w:space="0" w:color="auto"/>
        <w:right w:val="none" w:sz="0" w:space="0" w:color="auto"/>
      </w:divBdr>
    </w:div>
    <w:div w:id="1880821233">
      <w:bodyDiv w:val="1"/>
      <w:marLeft w:val="0"/>
      <w:marRight w:val="0"/>
      <w:marTop w:val="0"/>
      <w:marBottom w:val="0"/>
      <w:divBdr>
        <w:top w:val="none" w:sz="0" w:space="0" w:color="auto"/>
        <w:left w:val="none" w:sz="0" w:space="0" w:color="auto"/>
        <w:bottom w:val="none" w:sz="0" w:space="0" w:color="auto"/>
        <w:right w:val="none" w:sz="0" w:space="0" w:color="auto"/>
      </w:divBdr>
    </w:div>
    <w:div w:id="1915357777">
      <w:bodyDiv w:val="1"/>
      <w:marLeft w:val="0"/>
      <w:marRight w:val="0"/>
      <w:marTop w:val="0"/>
      <w:marBottom w:val="0"/>
      <w:divBdr>
        <w:top w:val="none" w:sz="0" w:space="0" w:color="auto"/>
        <w:left w:val="none" w:sz="0" w:space="0" w:color="auto"/>
        <w:bottom w:val="none" w:sz="0" w:space="0" w:color="auto"/>
        <w:right w:val="none" w:sz="0" w:space="0" w:color="auto"/>
      </w:divBdr>
    </w:div>
    <w:div w:id="1925188289">
      <w:bodyDiv w:val="1"/>
      <w:marLeft w:val="0"/>
      <w:marRight w:val="0"/>
      <w:marTop w:val="0"/>
      <w:marBottom w:val="0"/>
      <w:divBdr>
        <w:top w:val="none" w:sz="0" w:space="0" w:color="auto"/>
        <w:left w:val="none" w:sz="0" w:space="0" w:color="auto"/>
        <w:bottom w:val="none" w:sz="0" w:space="0" w:color="auto"/>
        <w:right w:val="none" w:sz="0" w:space="0" w:color="auto"/>
      </w:divBdr>
    </w:div>
    <w:div w:id="1974286545">
      <w:bodyDiv w:val="1"/>
      <w:marLeft w:val="0"/>
      <w:marRight w:val="0"/>
      <w:marTop w:val="0"/>
      <w:marBottom w:val="0"/>
      <w:divBdr>
        <w:top w:val="none" w:sz="0" w:space="0" w:color="auto"/>
        <w:left w:val="none" w:sz="0" w:space="0" w:color="auto"/>
        <w:bottom w:val="none" w:sz="0" w:space="0" w:color="auto"/>
        <w:right w:val="none" w:sz="0" w:space="0" w:color="auto"/>
      </w:divBdr>
    </w:div>
    <w:div w:id="1975015239">
      <w:bodyDiv w:val="1"/>
      <w:marLeft w:val="0"/>
      <w:marRight w:val="0"/>
      <w:marTop w:val="0"/>
      <w:marBottom w:val="0"/>
      <w:divBdr>
        <w:top w:val="none" w:sz="0" w:space="0" w:color="auto"/>
        <w:left w:val="none" w:sz="0" w:space="0" w:color="auto"/>
        <w:bottom w:val="none" w:sz="0" w:space="0" w:color="auto"/>
        <w:right w:val="none" w:sz="0" w:space="0" w:color="auto"/>
      </w:divBdr>
    </w:div>
    <w:div w:id="1991251079">
      <w:bodyDiv w:val="1"/>
      <w:marLeft w:val="0"/>
      <w:marRight w:val="0"/>
      <w:marTop w:val="0"/>
      <w:marBottom w:val="0"/>
      <w:divBdr>
        <w:top w:val="none" w:sz="0" w:space="0" w:color="auto"/>
        <w:left w:val="none" w:sz="0" w:space="0" w:color="auto"/>
        <w:bottom w:val="none" w:sz="0" w:space="0" w:color="auto"/>
        <w:right w:val="none" w:sz="0" w:space="0" w:color="auto"/>
      </w:divBdr>
    </w:div>
    <w:div w:id="1992785720">
      <w:bodyDiv w:val="1"/>
      <w:marLeft w:val="0"/>
      <w:marRight w:val="0"/>
      <w:marTop w:val="0"/>
      <w:marBottom w:val="0"/>
      <w:divBdr>
        <w:top w:val="none" w:sz="0" w:space="0" w:color="auto"/>
        <w:left w:val="none" w:sz="0" w:space="0" w:color="auto"/>
        <w:bottom w:val="none" w:sz="0" w:space="0" w:color="auto"/>
        <w:right w:val="none" w:sz="0" w:space="0" w:color="auto"/>
      </w:divBdr>
    </w:div>
    <w:div w:id="1995991970">
      <w:bodyDiv w:val="1"/>
      <w:marLeft w:val="0"/>
      <w:marRight w:val="0"/>
      <w:marTop w:val="0"/>
      <w:marBottom w:val="0"/>
      <w:divBdr>
        <w:top w:val="none" w:sz="0" w:space="0" w:color="auto"/>
        <w:left w:val="none" w:sz="0" w:space="0" w:color="auto"/>
        <w:bottom w:val="none" w:sz="0" w:space="0" w:color="auto"/>
        <w:right w:val="none" w:sz="0" w:space="0" w:color="auto"/>
      </w:divBdr>
    </w:div>
    <w:div w:id="2029796657">
      <w:bodyDiv w:val="1"/>
      <w:marLeft w:val="0"/>
      <w:marRight w:val="0"/>
      <w:marTop w:val="0"/>
      <w:marBottom w:val="0"/>
      <w:divBdr>
        <w:top w:val="none" w:sz="0" w:space="0" w:color="auto"/>
        <w:left w:val="none" w:sz="0" w:space="0" w:color="auto"/>
        <w:bottom w:val="none" w:sz="0" w:space="0" w:color="auto"/>
        <w:right w:val="none" w:sz="0" w:space="0" w:color="auto"/>
      </w:divBdr>
    </w:div>
    <w:div w:id="2055888755">
      <w:bodyDiv w:val="1"/>
      <w:marLeft w:val="0"/>
      <w:marRight w:val="0"/>
      <w:marTop w:val="0"/>
      <w:marBottom w:val="0"/>
      <w:divBdr>
        <w:top w:val="none" w:sz="0" w:space="0" w:color="auto"/>
        <w:left w:val="none" w:sz="0" w:space="0" w:color="auto"/>
        <w:bottom w:val="none" w:sz="0" w:space="0" w:color="auto"/>
        <w:right w:val="none" w:sz="0" w:space="0" w:color="auto"/>
      </w:divBdr>
    </w:div>
    <w:div w:id="2109740197">
      <w:bodyDiv w:val="1"/>
      <w:marLeft w:val="0"/>
      <w:marRight w:val="0"/>
      <w:marTop w:val="0"/>
      <w:marBottom w:val="0"/>
      <w:divBdr>
        <w:top w:val="none" w:sz="0" w:space="0" w:color="auto"/>
        <w:left w:val="none" w:sz="0" w:space="0" w:color="auto"/>
        <w:bottom w:val="none" w:sz="0" w:space="0" w:color="auto"/>
        <w:right w:val="none" w:sz="0" w:space="0" w:color="auto"/>
      </w:divBdr>
    </w:div>
    <w:div w:id="2116514007">
      <w:bodyDiv w:val="1"/>
      <w:marLeft w:val="0"/>
      <w:marRight w:val="0"/>
      <w:marTop w:val="0"/>
      <w:marBottom w:val="0"/>
      <w:divBdr>
        <w:top w:val="none" w:sz="0" w:space="0" w:color="auto"/>
        <w:left w:val="none" w:sz="0" w:space="0" w:color="auto"/>
        <w:bottom w:val="none" w:sz="0" w:space="0" w:color="auto"/>
        <w:right w:val="none" w:sz="0" w:space="0" w:color="auto"/>
      </w:divBdr>
    </w:div>
    <w:div w:id="2145198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image" Target="media/image2.png"/><Relationship Id="rId34" Type="http://schemas.openxmlformats.org/officeDocument/2006/relationships/chart" Target="charts/chart1.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5.png"/><Relationship Id="rId46" Type="http://schemas.openxmlformats.org/officeDocument/2006/relationships/image" Target="media/image23.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6.xml"/><Relationship Id="rId29"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chart" Target="charts/chart4.xm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chart" Target="charts/chart3.xml"/><Relationship Id="rId49" Type="http://schemas.openxmlformats.org/officeDocument/2006/relationships/image" Target="media/image26.png"/><Relationship Id="rId57" Type="http://schemas.openxmlformats.org/officeDocument/2006/relationships/image" Target="media/image34.png"/><Relationship Id="rId10" Type="http://schemas.microsoft.com/office/2016/09/relationships/commentsIds" Target="commentsIds.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chart" Target="charts/chart2.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comments" Target="comments.xml"/><Relationship Id="rId51" Type="http://schemas.openxmlformats.org/officeDocument/2006/relationships/image" Target="media/image2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index\Desktop\Essay\&#25105;&#30340;&#25552;&#26696;&#25991;&#26412;\Final&#29992;\&#19981;&#21516;&#21443;&#25976;&#23526;&#39511;&#32080;&#26524;_MA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ndex\Desktop\Essay\&#25105;&#30340;&#25552;&#26696;&#25991;&#26412;\Final&#29992;\&#19981;&#21516;&#21443;&#25976;&#23526;&#39511;&#32080;&#26524;_RMS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ndex\Desktop\Essay\&#25105;&#30340;&#25552;&#26696;&#25991;&#26412;\Final&#29992;\&#19981;&#21516;&#21443;&#25976;&#23526;&#39511;&#32080;&#26524;_RMS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ndex\Desktop\Essay\&#25105;&#30340;&#25552;&#26696;&#25991;&#26412;\Final&#29992;\&#19981;&#21516;&#21443;&#25976;&#23526;&#39511;&#32080;&#26524;_MA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t>實驗一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實驗一!$A$1</c:f>
              <c:strCache>
                <c:ptCount val="1"/>
                <c:pt idx="0">
                  <c:v>TimeSVD</c:v>
                </c:pt>
              </c:strCache>
            </c:strRef>
          </c:tx>
          <c:spPr>
            <a:ln w="28575" cap="rnd">
              <a:solidFill>
                <a:schemeClr val="accent1"/>
              </a:solidFill>
              <a:round/>
            </a:ln>
            <a:effectLst/>
          </c:spPr>
          <c:marker>
            <c:symbol val="none"/>
          </c:marker>
          <c:val>
            <c:numRef>
              <c:f>實驗一!$A$2:$A$201</c:f>
              <c:numCache>
                <c:formatCode>General</c:formatCode>
                <c:ptCount val="200"/>
                <c:pt idx="0">
                  <c:v>0.75244979484989305</c:v>
                </c:pt>
                <c:pt idx="1">
                  <c:v>0.58351925055403397</c:v>
                </c:pt>
                <c:pt idx="2">
                  <c:v>0.51874191450368701</c:v>
                </c:pt>
                <c:pt idx="3">
                  <c:v>0.50537042809074895</c:v>
                </c:pt>
                <c:pt idx="4">
                  <c:v>0.50334095062169204</c:v>
                </c:pt>
                <c:pt idx="5">
                  <c:v>0.50073745879662901</c:v>
                </c:pt>
                <c:pt idx="6">
                  <c:v>0.50305949068057698</c:v>
                </c:pt>
                <c:pt idx="7">
                  <c:v>0.52153344129698798</c:v>
                </c:pt>
                <c:pt idx="8">
                  <c:v>0.50555067305008705</c:v>
                </c:pt>
                <c:pt idx="9">
                  <c:v>0.50250635795208998</c:v>
                </c:pt>
                <c:pt idx="10">
                  <c:v>0.50500854769166204</c:v>
                </c:pt>
                <c:pt idx="11">
                  <c:v>0.50426538735806004</c:v>
                </c:pt>
                <c:pt idx="12">
                  <c:v>0.51327436350264699</c:v>
                </c:pt>
                <c:pt idx="13">
                  <c:v>0.50673728283571695</c:v>
                </c:pt>
                <c:pt idx="14">
                  <c:v>0.507202070076478</c:v>
                </c:pt>
                <c:pt idx="15">
                  <c:v>0.50783467701753804</c:v>
                </c:pt>
                <c:pt idx="16">
                  <c:v>0.50965317029188195</c:v>
                </c:pt>
                <c:pt idx="17">
                  <c:v>0.50983244020815199</c:v>
                </c:pt>
                <c:pt idx="18">
                  <c:v>0.51028857235467195</c:v>
                </c:pt>
                <c:pt idx="19">
                  <c:v>0.51555702245839397</c:v>
                </c:pt>
                <c:pt idx="20">
                  <c:v>0.51220779062878397</c:v>
                </c:pt>
                <c:pt idx="21">
                  <c:v>0.51337772498674505</c:v>
                </c:pt>
                <c:pt idx="22">
                  <c:v>0.51402769908946999</c:v>
                </c:pt>
                <c:pt idx="23">
                  <c:v>0.52665303827475496</c:v>
                </c:pt>
                <c:pt idx="24">
                  <c:v>0.51570262230940001</c:v>
                </c:pt>
                <c:pt idx="25">
                  <c:v>0.51585727576847895</c:v>
                </c:pt>
                <c:pt idx="26">
                  <c:v>0.51810935538729397</c:v>
                </c:pt>
                <c:pt idx="27">
                  <c:v>0.52559215134911097</c:v>
                </c:pt>
                <c:pt idx="28">
                  <c:v>0.52151424887942799</c:v>
                </c:pt>
                <c:pt idx="29">
                  <c:v>0.52505359443718103</c:v>
                </c:pt>
                <c:pt idx="30">
                  <c:v>0.52308163601999302</c:v>
                </c:pt>
                <c:pt idx="31">
                  <c:v>0.519335802420959</c:v>
                </c:pt>
                <c:pt idx="32">
                  <c:v>0.51960812845483795</c:v>
                </c:pt>
                <c:pt idx="33">
                  <c:v>0.52030461528946104</c:v>
                </c:pt>
                <c:pt idx="34">
                  <c:v>0.52168087490966797</c:v>
                </c:pt>
                <c:pt idx="35">
                  <c:v>0.522148697850912</c:v>
                </c:pt>
                <c:pt idx="36">
                  <c:v>0.52245901561709496</c:v>
                </c:pt>
                <c:pt idx="37">
                  <c:v>0.52187859096663503</c:v>
                </c:pt>
                <c:pt idx="38">
                  <c:v>0.52241608747622703</c:v>
                </c:pt>
                <c:pt idx="39">
                  <c:v>0.52211029781547202</c:v>
                </c:pt>
                <c:pt idx="40">
                  <c:v>0.52243125259060696</c:v>
                </c:pt>
                <c:pt idx="41">
                  <c:v>0.52251157862101705</c:v>
                </c:pt>
                <c:pt idx="42">
                  <c:v>0.52289622694746296</c:v>
                </c:pt>
                <c:pt idx="43">
                  <c:v>0.52298164760772103</c:v>
                </c:pt>
                <c:pt idx="44">
                  <c:v>0.52322690890842305</c:v>
                </c:pt>
                <c:pt idx="45">
                  <c:v>0.52444633967526799</c:v>
                </c:pt>
                <c:pt idx="46">
                  <c:v>0.52418590273758403</c:v>
                </c:pt>
                <c:pt idx="47">
                  <c:v>0.52426050550183201</c:v>
                </c:pt>
                <c:pt idx="48">
                  <c:v>0.52396814418011595</c:v>
                </c:pt>
                <c:pt idx="49">
                  <c:v>0.52441070128412204</c:v>
                </c:pt>
                <c:pt idx="50">
                  <c:v>0.52435565921190097</c:v>
                </c:pt>
                <c:pt idx="51">
                  <c:v>0.52475680739074204</c:v>
                </c:pt>
                <c:pt idx="52">
                  <c:v>0.52483094289882404</c:v>
                </c:pt>
                <c:pt idx="53">
                  <c:v>0.52495077476533603</c:v>
                </c:pt>
                <c:pt idx="54">
                  <c:v>0.52465533083518801</c:v>
                </c:pt>
                <c:pt idx="55">
                  <c:v>0.52502276589186103</c:v>
                </c:pt>
                <c:pt idx="56">
                  <c:v>0.52536520239161599</c:v>
                </c:pt>
                <c:pt idx="57">
                  <c:v>0.52492297294593604</c:v>
                </c:pt>
                <c:pt idx="58">
                  <c:v>0.52557034789200796</c:v>
                </c:pt>
                <c:pt idx="59">
                  <c:v>0.52534794354828596</c:v>
                </c:pt>
                <c:pt idx="60">
                  <c:v>0.52539569896249005</c:v>
                </c:pt>
                <c:pt idx="61">
                  <c:v>0.52530468699629695</c:v>
                </c:pt>
                <c:pt idx="62">
                  <c:v>0.52534565089697205</c:v>
                </c:pt>
                <c:pt idx="63">
                  <c:v>0.52565614998469601</c:v>
                </c:pt>
                <c:pt idx="64">
                  <c:v>0.52540090988816002</c:v>
                </c:pt>
                <c:pt idx="65">
                  <c:v>0.52567545476722599</c:v>
                </c:pt>
                <c:pt idx="66">
                  <c:v>0.52572836899602804</c:v>
                </c:pt>
                <c:pt idx="67">
                  <c:v>0.52568951207223902</c:v>
                </c:pt>
                <c:pt idx="68">
                  <c:v>0.52591635643048695</c:v>
                </c:pt>
                <c:pt idx="69">
                  <c:v>0.52564937135494105</c:v>
                </c:pt>
                <c:pt idx="70">
                  <c:v>0.52579109055518702</c:v>
                </c:pt>
                <c:pt idx="71">
                  <c:v>0.52593337966059595</c:v>
                </c:pt>
                <c:pt idx="72">
                  <c:v>0.525951092118638</c:v>
                </c:pt>
                <c:pt idx="73">
                  <c:v>0.52586264097760804</c:v>
                </c:pt>
                <c:pt idx="74">
                  <c:v>0.52598710349749001</c:v>
                </c:pt>
                <c:pt idx="75">
                  <c:v>0.52598285649200305</c:v>
                </c:pt>
                <c:pt idx="76">
                  <c:v>0.52593661721261498</c:v>
                </c:pt>
                <c:pt idx="77">
                  <c:v>0.52593995675118399</c:v>
                </c:pt>
                <c:pt idx="78">
                  <c:v>0.52600954269322098</c:v>
                </c:pt>
                <c:pt idx="79">
                  <c:v>0.52608609840890097</c:v>
                </c:pt>
                <c:pt idx="80">
                  <c:v>0.52611090207863198</c:v>
                </c:pt>
                <c:pt idx="81">
                  <c:v>0.52609622516533405</c:v>
                </c:pt>
                <c:pt idx="82">
                  <c:v>0.52611940120282696</c:v>
                </c:pt>
                <c:pt idx="83">
                  <c:v>0.52612388209182703</c:v>
                </c:pt>
                <c:pt idx="84">
                  <c:v>0.52616710406299405</c:v>
                </c:pt>
                <c:pt idx="85">
                  <c:v>0.52618328066762199</c:v>
                </c:pt>
                <c:pt idx="86">
                  <c:v>0.52620171585975795</c:v>
                </c:pt>
                <c:pt idx="87">
                  <c:v>0.52619445870413994</c:v>
                </c:pt>
                <c:pt idx="88">
                  <c:v>0.52618876961432104</c:v>
                </c:pt>
                <c:pt idx="89">
                  <c:v>0.52618759933759396</c:v>
                </c:pt>
                <c:pt idx="90">
                  <c:v>0.52618461444317399</c:v>
                </c:pt>
                <c:pt idx="91">
                  <c:v>0.52619407241673399</c:v>
                </c:pt>
                <c:pt idx="92">
                  <c:v>0.52620181377256803</c:v>
                </c:pt>
                <c:pt idx="93">
                  <c:v>0.52620764044347101</c:v>
                </c:pt>
                <c:pt idx="94">
                  <c:v>0.52620830742855595</c:v>
                </c:pt>
                <c:pt idx="95">
                  <c:v>0.52621020469597402</c:v>
                </c:pt>
                <c:pt idx="96">
                  <c:v>0.52621075981083398</c:v>
                </c:pt>
                <c:pt idx="97">
                  <c:v>0.52621535982784795</c:v>
                </c:pt>
                <c:pt idx="98">
                  <c:v>0.52622042744571895</c:v>
                </c:pt>
                <c:pt idx="99">
                  <c:v>0.52622555412342698</c:v>
                </c:pt>
                <c:pt idx="100">
                  <c:v>0.526229598288248</c:v>
                </c:pt>
                <c:pt idx="101">
                  <c:v>0.526234030009884</c:v>
                </c:pt>
                <c:pt idx="102">
                  <c:v>0.52623608415927603</c:v>
                </c:pt>
                <c:pt idx="103">
                  <c:v>0.52624092466980399</c:v>
                </c:pt>
                <c:pt idx="104">
                  <c:v>0.52624574561585402</c:v>
                </c:pt>
                <c:pt idx="105">
                  <c:v>0.52624856900611905</c:v>
                </c:pt>
                <c:pt idx="106">
                  <c:v>0.52625067837047701</c:v>
                </c:pt>
                <c:pt idx="107">
                  <c:v>0.526253952420772</c:v>
                </c:pt>
                <c:pt idx="108">
                  <c:v>0.52625492673599805</c:v>
                </c:pt>
                <c:pt idx="109">
                  <c:v>0.52625717745425404</c:v>
                </c:pt>
                <c:pt idx="110">
                  <c:v>0.52625918658778104</c:v>
                </c:pt>
                <c:pt idx="111">
                  <c:v>0.52626113807772001</c:v>
                </c:pt>
                <c:pt idx="112">
                  <c:v>0.52626242648858401</c:v>
                </c:pt>
                <c:pt idx="113">
                  <c:v>0.52626356093547999</c:v>
                </c:pt>
                <c:pt idx="114">
                  <c:v>0.52626507970283898</c:v>
                </c:pt>
                <c:pt idx="115">
                  <c:v>0.52626629552361404</c:v>
                </c:pt>
                <c:pt idx="116">
                  <c:v>0.52626756570956401</c:v>
                </c:pt>
                <c:pt idx="117">
                  <c:v>0.52626882044012702</c:v>
                </c:pt>
                <c:pt idx="118">
                  <c:v>0.52626990567225895</c:v>
                </c:pt>
                <c:pt idx="119">
                  <c:v>0.52627082924149804</c:v>
                </c:pt>
                <c:pt idx="120">
                  <c:v>0.52627164087559597</c:v>
                </c:pt>
                <c:pt idx="121">
                  <c:v>0.52627241088078203</c:v>
                </c:pt>
                <c:pt idx="122">
                  <c:v>0.52627328593480305</c:v>
                </c:pt>
                <c:pt idx="123">
                  <c:v>0.52627403949263096</c:v>
                </c:pt>
                <c:pt idx="124">
                  <c:v>0.52627471605811704</c:v>
                </c:pt>
                <c:pt idx="125">
                  <c:v>0.52627529118264105</c:v>
                </c:pt>
                <c:pt idx="126">
                  <c:v>0.52627585746188699</c:v>
                </c:pt>
                <c:pt idx="127">
                  <c:v>0.526276374129513</c:v>
                </c:pt>
                <c:pt idx="128">
                  <c:v>0.52627683781754198</c:v>
                </c:pt>
                <c:pt idx="129">
                  <c:v>0.52627723869198595</c:v>
                </c:pt>
                <c:pt idx="130">
                  <c:v>0.52627770722164702</c:v>
                </c:pt>
                <c:pt idx="131">
                  <c:v>0.52627809303230499</c:v>
                </c:pt>
                <c:pt idx="132">
                  <c:v>0.52627844238896404</c:v>
                </c:pt>
                <c:pt idx="133">
                  <c:v>0.526278793753722</c:v>
                </c:pt>
                <c:pt idx="134">
                  <c:v>0.52627909254945904</c:v>
                </c:pt>
                <c:pt idx="135">
                  <c:v>0.52627936516436602</c:v>
                </c:pt>
                <c:pt idx="136">
                  <c:v>0.52627961576414695</c:v>
                </c:pt>
                <c:pt idx="137">
                  <c:v>0.52627986646400804</c:v>
                </c:pt>
                <c:pt idx="138">
                  <c:v>0.52628010347341603</c:v>
                </c:pt>
                <c:pt idx="139">
                  <c:v>0.526280314468203</c:v>
                </c:pt>
                <c:pt idx="140">
                  <c:v>0.52628051112461005</c:v>
                </c:pt>
                <c:pt idx="141">
                  <c:v>0.52628069198101202</c:v>
                </c:pt>
                <c:pt idx="142">
                  <c:v>0.52628086416555697</c:v>
                </c:pt>
                <c:pt idx="143">
                  <c:v>0.52628102115151199</c:v>
                </c:pt>
                <c:pt idx="144">
                  <c:v>0.52628116868663999</c:v>
                </c:pt>
                <c:pt idx="145">
                  <c:v>0.52628129985868199</c:v>
                </c:pt>
                <c:pt idx="146">
                  <c:v>0.52628142566180902</c:v>
                </c:pt>
                <c:pt idx="147">
                  <c:v>0.52628154054976095</c:v>
                </c:pt>
                <c:pt idx="148">
                  <c:v>0.52628165257263804</c:v>
                </c:pt>
                <c:pt idx="149">
                  <c:v>0.526281756776523</c:v>
                </c:pt>
                <c:pt idx="150">
                  <c:v>0.52628185345133405</c:v>
                </c:pt>
                <c:pt idx="151">
                  <c:v>0.52628194012035601</c:v>
                </c:pt>
                <c:pt idx="152">
                  <c:v>0.52628202383134903</c:v>
                </c:pt>
                <c:pt idx="153">
                  <c:v>0.52628210182080504</c:v>
                </c:pt>
                <c:pt idx="154">
                  <c:v>0.52628217222999196</c:v>
                </c:pt>
                <c:pt idx="155">
                  <c:v>0.52628223832794996</c:v>
                </c:pt>
                <c:pt idx="156">
                  <c:v>0.52628230107891105</c:v>
                </c:pt>
                <c:pt idx="157">
                  <c:v>0.526282358509916</c:v>
                </c:pt>
                <c:pt idx="158">
                  <c:v>0.52628241198655501</c:v>
                </c:pt>
                <c:pt idx="159">
                  <c:v>0.526282461744082</c:v>
                </c:pt>
                <c:pt idx="160">
                  <c:v>0.52628250805888199</c:v>
                </c:pt>
                <c:pt idx="161">
                  <c:v>0.52628255086126596</c:v>
                </c:pt>
                <c:pt idx="162">
                  <c:v>0.52628259067119898</c:v>
                </c:pt>
                <c:pt idx="163">
                  <c:v>0.52628262769925505</c:v>
                </c:pt>
                <c:pt idx="164">
                  <c:v>0.52628266237102395</c:v>
                </c:pt>
                <c:pt idx="165">
                  <c:v>0.52628269459463195</c:v>
                </c:pt>
                <c:pt idx="166">
                  <c:v>0.52628272450255997</c:v>
                </c:pt>
                <c:pt idx="167">
                  <c:v>0.526282752357496</c:v>
                </c:pt>
                <c:pt idx="168">
                  <c:v>0.52628277831777803</c:v>
                </c:pt>
                <c:pt idx="169">
                  <c:v>0.52628280255471105</c:v>
                </c:pt>
                <c:pt idx="170">
                  <c:v>0.52628282494446399</c:v>
                </c:pt>
                <c:pt idx="171">
                  <c:v>0.52628284581503304</c:v>
                </c:pt>
                <c:pt idx="172">
                  <c:v>0.52628286514533096</c:v>
                </c:pt>
                <c:pt idx="173">
                  <c:v>0.52628288309035698</c:v>
                </c:pt>
                <c:pt idx="174">
                  <c:v>0.52628289984846399</c:v>
                </c:pt>
                <c:pt idx="175">
                  <c:v>0.526282915448821</c:v>
                </c:pt>
                <c:pt idx="176">
                  <c:v>0.52628293000245396</c:v>
                </c:pt>
                <c:pt idx="177">
                  <c:v>0.52628294344342996</c:v>
                </c:pt>
                <c:pt idx="178">
                  <c:v>0.52628295594725305</c:v>
                </c:pt>
                <c:pt idx="179">
                  <c:v>0.526282967605327</c:v>
                </c:pt>
                <c:pt idx="180">
                  <c:v>0.52628297845135596</c:v>
                </c:pt>
                <c:pt idx="181">
                  <c:v>0.52628298853793898</c:v>
                </c:pt>
                <c:pt idx="182">
                  <c:v>0.52628299789299804</c:v>
                </c:pt>
                <c:pt idx="183">
                  <c:v>0.52628300663319105</c:v>
                </c:pt>
                <c:pt idx="184">
                  <c:v>0.52628301475102301</c:v>
                </c:pt>
                <c:pt idx="185">
                  <c:v>0.52628302228899104</c:v>
                </c:pt>
                <c:pt idx="186">
                  <c:v>0.52628302929930404</c:v>
                </c:pt>
                <c:pt idx="187">
                  <c:v>0.52628303581707803</c:v>
                </c:pt>
                <c:pt idx="188">
                  <c:v>0.52628304187892005</c:v>
                </c:pt>
                <c:pt idx="189">
                  <c:v>0.52628304751824795</c:v>
                </c:pt>
                <c:pt idx="190">
                  <c:v>0.51596731174893196</c:v>
                </c:pt>
                <c:pt idx="191">
                  <c:v>0.51596731174893196</c:v>
                </c:pt>
                <c:pt idx="192">
                  <c:v>0.51596731174893196</c:v>
                </c:pt>
                <c:pt idx="193">
                  <c:v>0.51596731174893196</c:v>
                </c:pt>
                <c:pt idx="194">
                  <c:v>0.51596731174893196</c:v>
                </c:pt>
                <c:pt idx="195">
                  <c:v>0.51596731174893196</c:v>
                </c:pt>
                <c:pt idx="196">
                  <c:v>0.51596731174893196</c:v>
                </c:pt>
                <c:pt idx="197">
                  <c:v>0.51596731174893196</c:v>
                </c:pt>
                <c:pt idx="198">
                  <c:v>0.51596731174893196</c:v>
                </c:pt>
                <c:pt idx="199">
                  <c:v>0.51596731174893196</c:v>
                </c:pt>
              </c:numCache>
            </c:numRef>
          </c:val>
          <c:smooth val="0"/>
          <c:extLst>
            <c:ext xmlns:c16="http://schemas.microsoft.com/office/drawing/2014/chart" uri="{C3380CC4-5D6E-409C-BE32-E72D297353CC}">
              <c16:uniqueId val="{00000000-6B04-47E5-9881-F5A21CD6845D}"/>
            </c:ext>
          </c:extLst>
        </c:ser>
        <c:ser>
          <c:idx val="1"/>
          <c:order val="1"/>
          <c:tx>
            <c:strRef>
              <c:f>實驗一!$B$1</c:f>
              <c:strCache>
                <c:ptCount val="1"/>
                <c:pt idx="0">
                  <c:v>FunkSVD</c:v>
                </c:pt>
              </c:strCache>
            </c:strRef>
          </c:tx>
          <c:spPr>
            <a:ln w="28575" cap="rnd">
              <a:solidFill>
                <a:schemeClr val="accent2"/>
              </a:solidFill>
              <a:round/>
            </a:ln>
            <a:effectLst/>
          </c:spPr>
          <c:marker>
            <c:symbol val="none"/>
          </c:marker>
          <c:val>
            <c:numRef>
              <c:f>實驗一!$B$2:$B$201</c:f>
              <c:numCache>
                <c:formatCode>General</c:formatCode>
                <c:ptCount val="200"/>
                <c:pt idx="0">
                  <c:v>0.73770622552670895</c:v>
                </c:pt>
                <c:pt idx="1">
                  <c:v>0.58466427514108898</c:v>
                </c:pt>
                <c:pt idx="2">
                  <c:v>0.54775867006189205</c:v>
                </c:pt>
                <c:pt idx="3">
                  <c:v>0.52354442759841502</c:v>
                </c:pt>
                <c:pt idx="4">
                  <c:v>0.52074890382195604</c:v>
                </c:pt>
                <c:pt idx="5">
                  <c:v>0.52594485152422699</c:v>
                </c:pt>
                <c:pt idx="6">
                  <c:v>0.51714990989669796</c:v>
                </c:pt>
                <c:pt idx="7">
                  <c:v>0.51707181631702004</c:v>
                </c:pt>
                <c:pt idx="8">
                  <c:v>0.53636616781250102</c:v>
                </c:pt>
                <c:pt idx="9">
                  <c:v>0.51961132480702799</c:v>
                </c:pt>
                <c:pt idx="10">
                  <c:v>0.52010242940774998</c:v>
                </c:pt>
                <c:pt idx="11">
                  <c:v>0.52351952798075696</c:v>
                </c:pt>
                <c:pt idx="12">
                  <c:v>0.52539465492624304</c:v>
                </c:pt>
                <c:pt idx="13">
                  <c:v>0.52345278983651</c:v>
                </c:pt>
                <c:pt idx="14">
                  <c:v>0.52562469768014297</c:v>
                </c:pt>
                <c:pt idx="15">
                  <c:v>0.52772923239987501</c:v>
                </c:pt>
                <c:pt idx="16">
                  <c:v>0.52886087198912202</c:v>
                </c:pt>
                <c:pt idx="17">
                  <c:v>0.52710295231528903</c:v>
                </c:pt>
                <c:pt idx="18">
                  <c:v>0.52767297247060696</c:v>
                </c:pt>
                <c:pt idx="19">
                  <c:v>0.52812868052836803</c:v>
                </c:pt>
                <c:pt idx="20">
                  <c:v>0.52997515289420105</c:v>
                </c:pt>
                <c:pt idx="21">
                  <c:v>0.52977758486442295</c:v>
                </c:pt>
                <c:pt idx="22">
                  <c:v>0.53051704390152499</c:v>
                </c:pt>
                <c:pt idx="23">
                  <c:v>0.53236553870560699</c:v>
                </c:pt>
                <c:pt idx="24">
                  <c:v>0.53222047217902202</c:v>
                </c:pt>
                <c:pt idx="25">
                  <c:v>0.53298304997953305</c:v>
                </c:pt>
                <c:pt idx="26">
                  <c:v>0.533272861860561</c:v>
                </c:pt>
                <c:pt idx="27">
                  <c:v>0.53414448555220795</c:v>
                </c:pt>
                <c:pt idx="28">
                  <c:v>0.53422265024250903</c:v>
                </c:pt>
                <c:pt idx="29">
                  <c:v>0.53573577579001197</c:v>
                </c:pt>
                <c:pt idx="30">
                  <c:v>0.53492295422768599</c:v>
                </c:pt>
                <c:pt idx="31">
                  <c:v>0.53624428055246398</c:v>
                </c:pt>
                <c:pt idx="32">
                  <c:v>0.53693788961095901</c:v>
                </c:pt>
                <c:pt idx="33">
                  <c:v>0.53632555576319496</c:v>
                </c:pt>
                <c:pt idx="34">
                  <c:v>0.53636642345672703</c:v>
                </c:pt>
                <c:pt idx="35">
                  <c:v>0.53670570018997898</c:v>
                </c:pt>
                <c:pt idx="36">
                  <c:v>0.53730244766823798</c:v>
                </c:pt>
                <c:pt idx="37">
                  <c:v>0.53720128786128796</c:v>
                </c:pt>
                <c:pt idx="38">
                  <c:v>0.53788232008691494</c:v>
                </c:pt>
                <c:pt idx="39">
                  <c:v>0.53770063385070399</c:v>
                </c:pt>
                <c:pt idx="40">
                  <c:v>0.53800667481741205</c:v>
                </c:pt>
                <c:pt idx="41">
                  <c:v>0.53813024475452298</c:v>
                </c:pt>
                <c:pt idx="42">
                  <c:v>0.53865605410281703</c:v>
                </c:pt>
                <c:pt idx="43">
                  <c:v>0.538590376591779</c:v>
                </c:pt>
                <c:pt idx="44">
                  <c:v>0.53898914743709003</c:v>
                </c:pt>
                <c:pt idx="45">
                  <c:v>0.53908243125905597</c:v>
                </c:pt>
                <c:pt idx="46">
                  <c:v>0.53909587756344401</c:v>
                </c:pt>
                <c:pt idx="47">
                  <c:v>0.53931522415283795</c:v>
                </c:pt>
                <c:pt idx="48">
                  <c:v>0.53967065288519001</c:v>
                </c:pt>
                <c:pt idx="49">
                  <c:v>0.53968045571316403</c:v>
                </c:pt>
                <c:pt idx="50">
                  <c:v>0.53958113565880705</c:v>
                </c:pt>
                <c:pt idx="51">
                  <c:v>0.54004884703037304</c:v>
                </c:pt>
                <c:pt idx="52">
                  <c:v>0.53989423223457</c:v>
                </c:pt>
                <c:pt idx="53">
                  <c:v>0.53994940322486995</c:v>
                </c:pt>
                <c:pt idx="54">
                  <c:v>0.54046066817663696</c:v>
                </c:pt>
                <c:pt idx="55">
                  <c:v>0.54047216244542196</c:v>
                </c:pt>
                <c:pt idx="56">
                  <c:v>0.54014113843925704</c:v>
                </c:pt>
                <c:pt idx="57">
                  <c:v>0.54023982490046996</c:v>
                </c:pt>
                <c:pt idx="58">
                  <c:v>0.54049678799071899</c:v>
                </c:pt>
                <c:pt idx="59">
                  <c:v>0.54079239285317504</c:v>
                </c:pt>
                <c:pt idx="60">
                  <c:v>0.54045267213937997</c:v>
                </c:pt>
                <c:pt idx="61">
                  <c:v>0.54081395223067497</c:v>
                </c:pt>
                <c:pt idx="62">
                  <c:v>0.54058752418050904</c:v>
                </c:pt>
                <c:pt idx="63">
                  <c:v>0.54067382056852697</c:v>
                </c:pt>
                <c:pt idx="64">
                  <c:v>0.54075821925381995</c:v>
                </c:pt>
                <c:pt idx="65">
                  <c:v>0.54080325756585801</c:v>
                </c:pt>
                <c:pt idx="66">
                  <c:v>0.54093662768870299</c:v>
                </c:pt>
                <c:pt idx="67">
                  <c:v>0.54089209053157505</c:v>
                </c:pt>
                <c:pt idx="68">
                  <c:v>0.54085710608069204</c:v>
                </c:pt>
                <c:pt idx="69">
                  <c:v>0.54078228751128798</c:v>
                </c:pt>
                <c:pt idx="70">
                  <c:v>0.54089484527547604</c:v>
                </c:pt>
                <c:pt idx="71">
                  <c:v>0.54095772052842395</c:v>
                </c:pt>
                <c:pt idx="72">
                  <c:v>0.54093737499303096</c:v>
                </c:pt>
                <c:pt idx="73">
                  <c:v>0.54095852988036697</c:v>
                </c:pt>
                <c:pt idx="74">
                  <c:v>0.54099221487508298</c:v>
                </c:pt>
                <c:pt idx="75">
                  <c:v>0.54102602315686099</c:v>
                </c:pt>
                <c:pt idx="76">
                  <c:v>0.54102839180959705</c:v>
                </c:pt>
                <c:pt idx="77">
                  <c:v>0.541029362892679</c:v>
                </c:pt>
                <c:pt idx="78">
                  <c:v>0.54104399914220103</c:v>
                </c:pt>
                <c:pt idx="79">
                  <c:v>0.541087254348386</c:v>
                </c:pt>
                <c:pt idx="80">
                  <c:v>0.541086989278454</c:v>
                </c:pt>
                <c:pt idx="81">
                  <c:v>0.54109427062996895</c:v>
                </c:pt>
                <c:pt idx="82">
                  <c:v>0.54111328616301202</c:v>
                </c:pt>
                <c:pt idx="83">
                  <c:v>0.54112665593847298</c:v>
                </c:pt>
                <c:pt idx="84">
                  <c:v>0.54114268125571996</c:v>
                </c:pt>
                <c:pt idx="85">
                  <c:v>0.54115370695606801</c:v>
                </c:pt>
                <c:pt idx="86">
                  <c:v>0.541156673836792</c:v>
                </c:pt>
                <c:pt idx="87">
                  <c:v>0.541167083984749</c:v>
                </c:pt>
                <c:pt idx="88">
                  <c:v>0.54117265032970496</c:v>
                </c:pt>
                <c:pt idx="89">
                  <c:v>0.54118011167306002</c:v>
                </c:pt>
                <c:pt idx="90">
                  <c:v>0.54118666577559904</c:v>
                </c:pt>
                <c:pt idx="91">
                  <c:v>0.54118727683585699</c:v>
                </c:pt>
                <c:pt idx="92">
                  <c:v>0.54119703965743904</c:v>
                </c:pt>
                <c:pt idx="93">
                  <c:v>0.54119967505855704</c:v>
                </c:pt>
                <c:pt idx="94">
                  <c:v>0.541204160929742</c:v>
                </c:pt>
                <c:pt idx="95">
                  <c:v>0.54121045627475195</c:v>
                </c:pt>
                <c:pt idx="96">
                  <c:v>0.54121110351227797</c:v>
                </c:pt>
                <c:pt idx="97">
                  <c:v>0.54121627465004296</c:v>
                </c:pt>
                <c:pt idx="98">
                  <c:v>0.54121997937879895</c:v>
                </c:pt>
                <c:pt idx="99">
                  <c:v>0.54122375888000096</c:v>
                </c:pt>
                <c:pt idx="100">
                  <c:v>0.54122534790611099</c:v>
                </c:pt>
                <c:pt idx="101">
                  <c:v>0.54122728794263297</c:v>
                </c:pt>
                <c:pt idx="102">
                  <c:v>0.54122959236783097</c:v>
                </c:pt>
                <c:pt idx="103">
                  <c:v>0.54123135060091698</c:v>
                </c:pt>
                <c:pt idx="104">
                  <c:v>0.54123373611133696</c:v>
                </c:pt>
                <c:pt idx="105">
                  <c:v>0.54123633258539094</c:v>
                </c:pt>
                <c:pt idx="106">
                  <c:v>0.54123902435912996</c:v>
                </c:pt>
                <c:pt idx="107">
                  <c:v>0.54124148682377105</c:v>
                </c:pt>
                <c:pt idx="108">
                  <c:v>0.54124399337323303</c:v>
                </c:pt>
                <c:pt idx="109">
                  <c:v>0.54124598398815105</c:v>
                </c:pt>
                <c:pt idx="110">
                  <c:v>0.54124737190379901</c:v>
                </c:pt>
                <c:pt idx="111">
                  <c:v>0.54124896618407303</c:v>
                </c:pt>
                <c:pt idx="112">
                  <c:v>0.54125047084813904</c:v>
                </c:pt>
                <c:pt idx="113">
                  <c:v>0.54125189224777404</c:v>
                </c:pt>
                <c:pt idx="114">
                  <c:v>0.54125288198010801</c:v>
                </c:pt>
                <c:pt idx="115">
                  <c:v>0.54125391324309702</c:v>
                </c:pt>
                <c:pt idx="116">
                  <c:v>0.541254839973213</c:v>
                </c:pt>
                <c:pt idx="117">
                  <c:v>0.54125582250493598</c:v>
                </c:pt>
                <c:pt idx="118">
                  <c:v>0.54125682209145398</c:v>
                </c:pt>
                <c:pt idx="119">
                  <c:v>0.54125771466455896</c:v>
                </c:pt>
                <c:pt idx="120">
                  <c:v>0.54125840613060505</c:v>
                </c:pt>
                <c:pt idx="121">
                  <c:v>0.54125903519671204</c:v>
                </c:pt>
                <c:pt idx="122">
                  <c:v>0.54125969267933305</c:v>
                </c:pt>
                <c:pt idx="123">
                  <c:v>0.54126034753510299</c:v>
                </c:pt>
                <c:pt idx="124">
                  <c:v>0.541260897156015</c:v>
                </c:pt>
                <c:pt idx="125">
                  <c:v>0.54126142330654103</c:v>
                </c:pt>
                <c:pt idx="126">
                  <c:v>0.54126194403094396</c:v>
                </c:pt>
                <c:pt idx="127">
                  <c:v>0.54126237287514301</c:v>
                </c:pt>
                <c:pt idx="128">
                  <c:v>0.54126281419081901</c:v>
                </c:pt>
                <c:pt idx="129">
                  <c:v>0.54126320300842501</c:v>
                </c:pt>
                <c:pt idx="130">
                  <c:v>0.54126356397206099</c:v>
                </c:pt>
                <c:pt idx="131">
                  <c:v>0.54126390065535401</c:v>
                </c:pt>
                <c:pt idx="132">
                  <c:v>0.54126420761817895</c:v>
                </c:pt>
                <c:pt idx="133">
                  <c:v>0.54126450019930294</c:v>
                </c:pt>
                <c:pt idx="134">
                  <c:v>0.54126477816242302</c:v>
                </c:pt>
                <c:pt idx="135">
                  <c:v>0.54126501805291205</c:v>
                </c:pt>
                <c:pt idx="136">
                  <c:v>0.54126525141416504</c:v>
                </c:pt>
                <c:pt idx="137">
                  <c:v>0.54126546906844697</c:v>
                </c:pt>
                <c:pt idx="138">
                  <c:v>0.54126566796656805</c:v>
                </c:pt>
                <c:pt idx="139">
                  <c:v>0.541265862026308</c:v>
                </c:pt>
                <c:pt idx="140">
                  <c:v>0.54126603492647796</c:v>
                </c:pt>
                <c:pt idx="141">
                  <c:v>0.54126619278701105</c:v>
                </c:pt>
                <c:pt idx="142">
                  <c:v>0.54126633979746597</c:v>
                </c:pt>
                <c:pt idx="143">
                  <c:v>0.54126647974387498</c:v>
                </c:pt>
                <c:pt idx="144">
                  <c:v>0.54126660662146997</c:v>
                </c:pt>
                <c:pt idx="145">
                  <c:v>0.54126672938324105</c:v>
                </c:pt>
                <c:pt idx="146">
                  <c:v>0.54126684418581905</c:v>
                </c:pt>
                <c:pt idx="147">
                  <c:v>0.54126694832620204</c:v>
                </c:pt>
                <c:pt idx="148">
                  <c:v>0.54126704477079302</c:v>
                </c:pt>
                <c:pt idx="149">
                  <c:v>0.54126713459179898</c:v>
                </c:pt>
                <c:pt idx="150">
                  <c:v>0.54126721840972403</c:v>
                </c:pt>
                <c:pt idx="151">
                  <c:v>0.54126729661783601</c:v>
                </c:pt>
                <c:pt idx="152">
                  <c:v>0.54126737051564799</c:v>
                </c:pt>
                <c:pt idx="153">
                  <c:v>0.54126743806835897</c:v>
                </c:pt>
                <c:pt idx="154">
                  <c:v>0.54126750116589695</c:v>
                </c:pt>
                <c:pt idx="155">
                  <c:v>0.54126755932389203</c:v>
                </c:pt>
                <c:pt idx="156">
                  <c:v>0.54126761324763195</c:v>
                </c:pt>
                <c:pt idx="157">
                  <c:v>0.54126766380623004</c:v>
                </c:pt>
                <c:pt idx="158">
                  <c:v>0.54126771117384398</c:v>
                </c:pt>
                <c:pt idx="159">
                  <c:v>0.54126775493787904</c:v>
                </c:pt>
                <c:pt idx="160">
                  <c:v>0.54126779539226899</c:v>
                </c:pt>
                <c:pt idx="161">
                  <c:v>0.54126783329357697</c:v>
                </c:pt>
                <c:pt idx="162">
                  <c:v>0.54126786844021701</c:v>
                </c:pt>
                <c:pt idx="163">
                  <c:v>0.54126790110438805</c:v>
                </c:pt>
                <c:pt idx="164">
                  <c:v>0.54126793122654404</c:v>
                </c:pt>
                <c:pt idx="165">
                  <c:v>0.54126795924148596</c:v>
                </c:pt>
                <c:pt idx="166">
                  <c:v>0.54126798560867295</c:v>
                </c:pt>
                <c:pt idx="167">
                  <c:v>0.54126801002652702</c:v>
                </c:pt>
                <c:pt idx="168">
                  <c:v>0.54126803283019398</c:v>
                </c:pt>
                <c:pt idx="169">
                  <c:v>0.54126805395549804</c:v>
                </c:pt>
                <c:pt idx="170">
                  <c:v>0.54126807366304497</c:v>
                </c:pt>
                <c:pt idx="171">
                  <c:v>0.54126809190954295</c:v>
                </c:pt>
                <c:pt idx="172">
                  <c:v>0.54126810886018295</c:v>
                </c:pt>
                <c:pt idx="173">
                  <c:v>0.54126812466827301</c:v>
                </c:pt>
                <c:pt idx="174">
                  <c:v>0.541268139373</c:v>
                </c:pt>
                <c:pt idx="175">
                  <c:v>0.54126815308384302</c:v>
                </c:pt>
                <c:pt idx="176">
                  <c:v>0.54126816578305403</c:v>
                </c:pt>
                <c:pt idx="177">
                  <c:v>0.54126817760194301</c:v>
                </c:pt>
                <c:pt idx="178">
                  <c:v>0.54126818861294201</c:v>
                </c:pt>
                <c:pt idx="179">
                  <c:v>0.54126819884051802</c:v>
                </c:pt>
                <c:pt idx="180">
                  <c:v>0.54126820836914902</c:v>
                </c:pt>
                <c:pt idx="181">
                  <c:v>0.541268217209115</c:v>
                </c:pt>
                <c:pt idx="182">
                  <c:v>0.54126822543519104</c:v>
                </c:pt>
                <c:pt idx="183">
                  <c:v>0.541268233074926</c:v>
                </c:pt>
                <c:pt idx="184">
                  <c:v>0.54126824019089403</c:v>
                </c:pt>
                <c:pt idx="185">
                  <c:v>0.54126824680209296</c:v>
                </c:pt>
                <c:pt idx="186">
                  <c:v>0.54126825294604897</c:v>
                </c:pt>
                <c:pt idx="187">
                  <c:v>0.54126825866211503</c:v>
                </c:pt>
                <c:pt idx="188">
                  <c:v>0.54126826397801597</c:v>
                </c:pt>
                <c:pt idx="189">
                  <c:v>0.54126826892431001</c:v>
                </c:pt>
                <c:pt idx="190">
                  <c:v>0.54126827352517504</c:v>
                </c:pt>
                <c:pt idx="191">
                  <c:v>0.54126827780340203</c:v>
                </c:pt>
                <c:pt idx="192">
                  <c:v>0.54126828178247399</c:v>
                </c:pt>
                <c:pt idx="193">
                  <c:v>0.54126828548402905</c:v>
                </c:pt>
                <c:pt idx="194">
                  <c:v>0.54126828892519796</c:v>
                </c:pt>
                <c:pt idx="195">
                  <c:v>0.54126829212633898</c:v>
                </c:pt>
                <c:pt idx="196">
                  <c:v>0.54126829510195196</c:v>
                </c:pt>
                <c:pt idx="197">
                  <c:v>0.541268297870382</c:v>
                </c:pt>
                <c:pt idx="198">
                  <c:v>0.54126830044445895</c:v>
                </c:pt>
                <c:pt idx="199">
                  <c:v>0.54126830283898097</c:v>
                </c:pt>
              </c:numCache>
            </c:numRef>
          </c:val>
          <c:smooth val="0"/>
          <c:extLst>
            <c:ext xmlns:c16="http://schemas.microsoft.com/office/drawing/2014/chart" uri="{C3380CC4-5D6E-409C-BE32-E72D297353CC}">
              <c16:uniqueId val="{00000001-6B04-47E5-9881-F5A21CD6845D}"/>
            </c:ext>
          </c:extLst>
        </c:ser>
        <c:ser>
          <c:idx val="2"/>
          <c:order val="2"/>
          <c:tx>
            <c:strRef>
              <c:f>實驗一!$C$1</c:f>
              <c:strCache>
                <c:ptCount val="1"/>
                <c:pt idx="0">
                  <c:v>CF</c:v>
                </c:pt>
              </c:strCache>
            </c:strRef>
          </c:tx>
          <c:spPr>
            <a:ln w="28575" cap="rnd">
              <a:solidFill>
                <a:schemeClr val="accent3"/>
              </a:solidFill>
              <a:round/>
            </a:ln>
            <a:effectLst/>
          </c:spPr>
          <c:marker>
            <c:symbol val="none"/>
          </c:marker>
          <c:val>
            <c:numRef>
              <c:f>實驗一!$C$2:$C$201</c:f>
              <c:numCache>
                <c:formatCode>General</c:formatCode>
                <c:ptCount val="200"/>
                <c:pt idx="0">
                  <c:v>1.7377062255267091</c:v>
                </c:pt>
                <c:pt idx="1">
                  <c:v>1.5846642751410891</c:v>
                </c:pt>
                <c:pt idx="2">
                  <c:v>1.5477586700618922</c:v>
                </c:pt>
                <c:pt idx="3">
                  <c:v>1.5235444275984151</c:v>
                </c:pt>
                <c:pt idx="4">
                  <c:v>1.5207489038219562</c:v>
                </c:pt>
                <c:pt idx="5">
                  <c:v>1.5259448515242271</c:v>
                </c:pt>
                <c:pt idx="6">
                  <c:v>1.5171499098966978</c:v>
                </c:pt>
                <c:pt idx="7">
                  <c:v>1.51707181631702</c:v>
                </c:pt>
                <c:pt idx="8">
                  <c:v>1.5363661678125009</c:v>
                </c:pt>
                <c:pt idx="9">
                  <c:v>1.519611324807028</c:v>
                </c:pt>
                <c:pt idx="10">
                  <c:v>1.5201024294077499</c:v>
                </c:pt>
                <c:pt idx="11">
                  <c:v>1.523519527980757</c:v>
                </c:pt>
                <c:pt idx="12">
                  <c:v>1.5253946549262429</c:v>
                </c:pt>
                <c:pt idx="13">
                  <c:v>1.52345278983651</c:v>
                </c:pt>
                <c:pt idx="14">
                  <c:v>1.5256246976801431</c:v>
                </c:pt>
                <c:pt idx="15">
                  <c:v>1.527729232399875</c:v>
                </c:pt>
                <c:pt idx="16">
                  <c:v>1.5288608719891221</c:v>
                </c:pt>
                <c:pt idx="17">
                  <c:v>1.527102952315289</c:v>
                </c:pt>
                <c:pt idx="18">
                  <c:v>1.5276729724706071</c:v>
                </c:pt>
                <c:pt idx="19">
                  <c:v>1.528128680528368</c:v>
                </c:pt>
                <c:pt idx="20">
                  <c:v>1.5299751528942012</c:v>
                </c:pt>
                <c:pt idx="21">
                  <c:v>1.5297775848644228</c:v>
                </c:pt>
                <c:pt idx="22">
                  <c:v>1.530517043901525</c:v>
                </c:pt>
                <c:pt idx="23">
                  <c:v>1.532365538705607</c:v>
                </c:pt>
                <c:pt idx="24">
                  <c:v>1.532220472179022</c:v>
                </c:pt>
                <c:pt idx="25">
                  <c:v>1.5329830499795332</c:v>
                </c:pt>
                <c:pt idx="26">
                  <c:v>1.5332728618605609</c:v>
                </c:pt>
                <c:pt idx="27">
                  <c:v>1.5341444855522079</c:v>
                </c:pt>
                <c:pt idx="28">
                  <c:v>1.5342226502425089</c:v>
                </c:pt>
                <c:pt idx="29">
                  <c:v>1.5357357757900121</c:v>
                </c:pt>
                <c:pt idx="30">
                  <c:v>1.5349229542276861</c:v>
                </c:pt>
                <c:pt idx="31">
                  <c:v>1.5362442805524639</c:v>
                </c:pt>
                <c:pt idx="32">
                  <c:v>1.5369378896109591</c:v>
                </c:pt>
                <c:pt idx="33">
                  <c:v>1.536325555763195</c:v>
                </c:pt>
                <c:pt idx="34">
                  <c:v>1.5363664234567271</c:v>
                </c:pt>
                <c:pt idx="35">
                  <c:v>1.5367057001899789</c:v>
                </c:pt>
                <c:pt idx="36">
                  <c:v>1.537302447668238</c:v>
                </c:pt>
                <c:pt idx="37">
                  <c:v>1.537201287861288</c:v>
                </c:pt>
                <c:pt idx="38">
                  <c:v>1.5378823200869149</c:v>
                </c:pt>
                <c:pt idx="39">
                  <c:v>1.537700633850704</c:v>
                </c:pt>
                <c:pt idx="40">
                  <c:v>1.5380066748174119</c:v>
                </c:pt>
                <c:pt idx="41">
                  <c:v>1.5381302447545231</c:v>
                </c:pt>
                <c:pt idx="42">
                  <c:v>1.5386560541028169</c:v>
                </c:pt>
                <c:pt idx="43">
                  <c:v>1.538590376591779</c:v>
                </c:pt>
                <c:pt idx="44">
                  <c:v>1.53898914743709</c:v>
                </c:pt>
                <c:pt idx="45">
                  <c:v>1.5390824312590561</c:v>
                </c:pt>
                <c:pt idx="46">
                  <c:v>1.539095877563444</c:v>
                </c:pt>
                <c:pt idx="47">
                  <c:v>1.5393152241528378</c:v>
                </c:pt>
                <c:pt idx="48">
                  <c:v>1.53967065288519</c:v>
                </c:pt>
                <c:pt idx="49">
                  <c:v>1.539680455713164</c:v>
                </c:pt>
                <c:pt idx="50">
                  <c:v>1.5395811356588069</c:v>
                </c:pt>
                <c:pt idx="51">
                  <c:v>1.540048847030373</c:v>
                </c:pt>
                <c:pt idx="52">
                  <c:v>1.5398942322345701</c:v>
                </c:pt>
                <c:pt idx="53">
                  <c:v>1.53994940322487</c:v>
                </c:pt>
                <c:pt idx="54">
                  <c:v>1.5404606681766371</c:v>
                </c:pt>
                <c:pt idx="55">
                  <c:v>1.5404721624454218</c:v>
                </c:pt>
                <c:pt idx="56">
                  <c:v>1.5401411384392572</c:v>
                </c:pt>
                <c:pt idx="57">
                  <c:v>1.5402398249004698</c:v>
                </c:pt>
                <c:pt idx="58">
                  <c:v>1.540496787990719</c:v>
                </c:pt>
                <c:pt idx="59">
                  <c:v>1.540792392853175</c:v>
                </c:pt>
                <c:pt idx="60">
                  <c:v>1.5404526721393799</c:v>
                </c:pt>
                <c:pt idx="61">
                  <c:v>1.540813952230675</c:v>
                </c:pt>
                <c:pt idx="62">
                  <c:v>1.5405875241805091</c:v>
                </c:pt>
                <c:pt idx="63">
                  <c:v>1.5406738205685269</c:v>
                </c:pt>
                <c:pt idx="64">
                  <c:v>1.5407582192538198</c:v>
                </c:pt>
                <c:pt idx="65">
                  <c:v>1.5408032575658579</c:v>
                </c:pt>
                <c:pt idx="66">
                  <c:v>1.5409366276887031</c:v>
                </c:pt>
                <c:pt idx="67">
                  <c:v>1.5408920905315751</c:v>
                </c:pt>
                <c:pt idx="68">
                  <c:v>1.5408571060806922</c:v>
                </c:pt>
                <c:pt idx="69">
                  <c:v>1.540782287511288</c:v>
                </c:pt>
                <c:pt idx="70">
                  <c:v>1.540894845275476</c:v>
                </c:pt>
                <c:pt idx="71">
                  <c:v>1.5409577205284239</c:v>
                </c:pt>
                <c:pt idx="72">
                  <c:v>1.5409373749930309</c:v>
                </c:pt>
                <c:pt idx="73">
                  <c:v>1.540958529880367</c:v>
                </c:pt>
                <c:pt idx="74">
                  <c:v>1.540992214875083</c:v>
                </c:pt>
                <c:pt idx="75">
                  <c:v>1.5410260231568609</c:v>
                </c:pt>
                <c:pt idx="76">
                  <c:v>1.5410283918095971</c:v>
                </c:pt>
                <c:pt idx="77">
                  <c:v>1.541029362892679</c:v>
                </c:pt>
                <c:pt idx="78">
                  <c:v>1.5410439991422011</c:v>
                </c:pt>
                <c:pt idx="79">
                  <c:v>1.541087254348386</c:v>
                </c:pt>
                <c:pt idx="80">
                  <c:v>1.541086989278454</c:v>
                </c:pt>
                <c:pt idx="81">
                  <c:v>1.5410942706299688</c:v>
                </c:pt>
                <c:pt idx="82">
                  <c:v>1.5411132861630121</c:v>
                </c:pt>
                <c:pt idx="83">
                  <c:v>1.5411266559384731</c:v>
                </c:pt>
                <c:pt idx="84">
                  <c:v>1.5411426812557201</c:v>
                </c:pt>
                <c:pt idx="85">
                  <c:v>1.5411537069560679</c:v>
                </c:pt>
                <c:pt idx="86">
                  <c:v>1.5411566738367921</c:v>
                </c:pt>
                <c:pt idx="87">
                  <c:v>1.5411670839847491</c:v>
                </c:pt>
                <c:pt idx="88">
                  <c:v>1.541172650329705</c:v>
                </c:pt>
                <c:pt idx="89">
                  <c:v>1.5411801116730599</c:v>
                </c:pt>
                <c:pt idx="90">
                  <c:v>1.541186665775599</c:v>
                </c:pt>
                <c:pt idx="91">
                  <c:v>1.541187276835857</c:v>
                </c:pt>
                <c:pt idx="92">
                  <c:v>1.541197039657439</c:v>
                </c:pt>
                <c:pt idx="93">
                  <c:v>1.541199675058557</c:v>
                </c:pt>
                <c:pt idx="94">
                  <c:v>1.541204160929742</c:v>
                </c:pt>
                <c:pt idx="95">
                  <c:v>1.5412104562747519</c:v>
                </c:pt>
                <c:pt idx="96">
                  <c:v>1.541211103512278</c:v>
                </c:pt>
                <c:pt idx="97">
                  <c:v>1.5412162746500431</c:v>
                </c:pt>
                <c:pt idx="98">
                  <c:v>1.5412199793787988</c:v>
                </c:pt>
                <c:pt idx="99">
                  <c:v>1.5412237588800011</c:v>
                </c:pt>
                <c:pt idx="100">
                  <c:v>1.5412253479061109</c:v>
                </c:pt>
                <c:pt idx="101">
                  <c:v>1.541227287942633</c:v>
                </c:pt>
                <c:pt idx="102">
                  <c:v>1.541229592367831</c:v>
                </c:pt>
                <c:pt idx="103">
                  <c:v>1.541231350600917</c:v>
                </c:pt>
                <c:pt idx="104">
                  <c:v>1.5412337361113368</c:v>
                </c:pt>
                <c:pt idx="105">
                  <c:v>1.5412363325853908</c:v>
                </c:pt>
                <c:pt idx="106">
                  <c:v>1.5412390243591298</c:v>
                </c:pt>
                <c:pt idx="107">
                  <c:v>1.5412414868237709</c:v>
                </c:pt>
                <c:pt idx="108">
                  <c:v>1.5412439933732331</c:v>
                </c:pt>
                <c:pt idx="109">
                  <c:v>1.5412459839881509</c:v>
                </c:pt>
                <c:pt idx="110">
                  <c:v>1.5412473719037991</c:v>
                </c:pt>
                <c:pt idx="111">
                  <c:v>1.5412489661840731</c:v>
                </c:pt>
                <c:pt idx="112">
                  <c:v>1.5412504708481389</c:v>
                </c:pt>
                <c:pt idx="113">
                  <c:v>1.541251892247774</c:v>
                </c:pt>
                <c:pt idx="114">
                  <c:v>1.5412528819801081</c:v>
                </c:pt>
                <c:pt idx="115">
                  <c:v>1.5412539132430969</c:v>
                </c:pt>
                <c:pt idx="116">
                  <c:v>1.5412548399732131</c:v>
                </c:pt>
                <c:pt idx="117">
                  <c:v>1.541255822504936</c:v>
                </c:pt>
                <c:pt idx="118">
                  <c:v>1.541256822091454</c:v>
                </c:pt>
                <c:pt idx="119">
                  <c:v>1.541257714664559</c:v>
                </c:pt>
                <c:pt idx="120">
                  <c:v>1.5412584061306052</c:v>
                </c:pt>
                <c:pt idx="121">
                  <c:v>1.5412590351967119</c:v>
                </c:pt>
                <c:pt idx="122">
                  <c:v>1.5412596926793332</c:v>
                </c:pt>
                <c:pt idx="123">
                  <c:v>1.541260347535103</c:v>
                </c:pt>
                <c:pt idx="124">
                  <c:v>1.5412608971560151</c:v>
                </c:pt>
                <c:pt idx="125">
                  <c:v>1.5412614233065409</c:v>
                </c:pt>
                <c:pt idx="126">
                  <c:v>1.5412619440309441</c:v>
                </c:pt>
                <c:pt idx="127">
                  <c:v>1.5412623728751429</c:v>
                </c:pt>
                <c:pt idx="128">
                  <c:v>1.5412628141908189</c:v>
                </c:pt>
                <c:pt idx="129">
                  <c:v>1.541263203008425</c:v>
                </c:pt>
                <c:pt idx="130">
                  <c:v>1.5412635639720609</c:v>
                </c:pt>
                <c:pt idx="131">
                  <c:v>1.5412639006553541</c:v>
                </c:pt>
                <c:pt idx="132">
                  <c:v>1.5412642076181791</c:v>
                </c:pt>
                <c:pt idx="133">
                  <c:v>1.5412645001993028</c:v>
                </c:pt>
                <c:pt idx="134">
                  <c:v>1.5412647781624229</c:v>
                </c:pt>
                <c:pt idx="135">
                  <c:v>1.5412650180529122</c:v>
                </c:pt>
                <c:pt idx="136">
                  <c:v>1.5412652514141651</c:v>
                </c:pt>
                <c:pt idx="137">
                  <c:v>1.5412654690684469</c:v>
                </c:pt>
                <c:pt idx="138">
                  <c:v>1.5412656679665679</c:v>
                </c:pt>
                <c:pt idx="139">
                  <c:v>1.541265862026308</c:v>
                </c:pt>
                <c:pt idx="140">
                  <c:v>1.541266034926478</c:v>
                </c:pt>
                <c:pt idx="141">
                  <c:v>1.541266192787011</c:v>
                </c:pt>
                <c:pt idx="142">
                  <c:v>1.541266339797466</c:v>
                </c:pt>
                <c:pt idx="143">
                  <c:v>1.5412664797438751</c:v>
                </c:pt>
                <c:pt idx="144">
                  <c:v>1.54126660662147</c:v>
                </c:pt>
                <c:pt idx="145">
                  <c:v>1.5412667293832412</c:v>
                </c:pt>
                <c:pt idx="146">
                  <c:v>1.5412668441858191</c:v>
                </c:pt>
                <c:pt idx="147">
                  <c:v>1.541266948326202</c:v>
                </c:pt>
                <c:pt idx="148">
                  <c:v>1.541267044770793</c:v>
                </c:pt>
                <c:pt idx="149">
                  <c:v>1.541267134591799</c:v>
                </c:pt>
                <c:pt idx="150">
                  <c:v>1.541267218409724</c:v>
                </c:pt>
                <c:pt idx="151">
                  <c:v>1.541267296617836</c:v>
                </c:pt>
                <c:pt idx="152">
                  <c:v>1.5412673705156479</c:v>
                </c:pt>
                <c:pt idx="153">
                  <c:v>1.5412674380683589</c:v>
                </c:pt>
                <c:pt idx="154">
                  <c:v>1.5412675011658969</c:v>
                </c:pt>
                <c:pt idx="155">
                  <c:v>1.541267559323892</c:v>
                </c:pt>
                <c:pt idx="156">
                  <c:v>1.541267613247632</c:v>
                </c:pt>
                <c:pt idx="157">
                  <c:v>1.5412676638062299</c:v>
                </c:pt>
                <c:pt idx="158">
                  <c:v>1.541267711173844</c:v>
                </c:pt>
                <c:pt idx="159">
                  <c:v>1.541267754937879</c:v>
                </c:pt>
                <c:pt idx="160">
                  <c:v>1.5412677953922689</c:v>
                </c:pt>
                <c:pt idx="161">
                  <c:v>1.541267833293577</c:v>
                </c:pt>
                <c:pt idx="162">
                  <c:v>1.541267868440217</c:v>
                </c:pt>
                <c:pt idx="163">
                  <c:v>1.5412679011043879</c:v>
                </c:pt>
                <c:pt idx="164">
                  <c:v>1.541267931226544</c:v>
                </c:pt>
                <c:pt idx="165">
                  <c:v>1.541267959241486</c:v>
                </c:pt>
                <c:pt idx="166">
                  <c:v>1.5412679856086728</c:v>
                </c:pt>
                <c:pt idx="167">
                  <c:v>1.541268010026527</c:v>
                </c:pt>
                <c:pt idx="168">
                  <c:v>1.541268032830194</c:v>
                </c:pt>
                <c:pt idx="169">
                  <c:v>1.5412680539554979</c:v>
                </c:pt>
                <c:pt idx="170">
                  <c:v>1.5412680736630451</c:v>
                </c:pt>
                <c:pt idx="171">
                  <c:v>1.5412680919095429</c:v>
                </c:pt>
                <c:pt idx="172">
                  <c:v>1.541268108860183</c:v>
                </c:pt>
                <c:pt idx="173">
                  <c:v>1.5412681246682731</c:v>
                </c:pt>
                <c:pt idx="174">
                  <c:v>1.5412681393729999</c:v>
                </c:pt>
                <c:pt idx="175">
                  <c:v>1.541268153083843</c:v>
                </c:pt>
                <c:pt idx="176">
                  <c:v>1.541268165783054</c:v>
                </c:pt>
                <c:pt idx="177">
                  <c:v>1.541268177601943</c:v>
                </c:pt>
                <c:pt idx="178">
                  <c:v>1.541268188612942</c:v>
                </c:pt>
                <c:pt idx="179">
                  <c:v>1.5412681988405179</c:v>
                </c:pt>
                <c:pt idx="180">
                  <c:v>1.5412682083691491</c:v>
                </c:pt>
                <c:pt idx="181">
                  <c:v>1.541268217209115</c:v>
                </c:pt>
                <c:pt idx="182">
                  <c:v>1.541268225435191</c:v>
                </c:pt>
                <c:pt idx="183">
                  <c:v>1.5412682330749261</c:v>
                </c:pt>
                <c:pt idx="184">
                  <c:v>1.5412682401908939</c:v>
                </c:pt>
                <c:pt idx="185">
                  <c:v>1.5412682468020931</c:v>
                </c:pt>
                <c:pt idx="186">
                  <c:v>1.5412682529460491</c:v>
                </c:pt>
                <c:pt idx="187">
                  <c:v>1.5412682586621149</c:v>
                </c:pt>
                <c:pt idx="188">
                  <c:v>1.541268263978016</c:v>
                </c:pt>
                <c:pt idx="189">
                  <c:v>1.54126826892431</c:v>
                </c:pt>
                <c:pt idx="190">
                  <c:v>1.541268273525175</c:v>
                </c:pt>
                <c:pt idx="191">
                  <c:v>1.5412682778034021</c:v>
                </c:pt>
                <c:pt idx="192">
                  <c:v>1.5412682817824739</c:v>
                </c:pt>
                <c:pt idx="193">
                  <c:v>1.5412682854840289</c:v>
                </c:pt>
                <c:pt idx="194">
                  <c:v>1.5412682889251981</c:v>
                </c:pt>
                <c:pt idx="195">
                  <c:v>1.541268292126339</c:v>
                </c:pt>
                <c:pt idx="196">
                  <c:v>1.5412682951019518</c:v>
                </c:pt>
                <c:pt idx="197">
                  <c:v>1.541268297870382</c:v>
                </c:pt>
                <c:pt idx="198">
                  <c:v>1.5412683004444589</c:v>
                </c:pt>
                <c:pt idx="199">
                  <c:v>1.5412683028389811</c:v>
                </c:pt>
              </c:numCache>
            </c:numRef>
          </c:val>
          <c:smooth val="0"/>
          <c:extLst>
            <c:ext xmlns:c16="http://schemas.microsoft.com/office/drawing/2014/chart" uri="{C3380CC4-5D6E-409C-BE32-E72D297353CC}">
              <c16:uniqueId val="{00000002-6B04-47E5-9881-F5A21CD6845D}"/>
            </c:ext>
          </c:extLst>
        </c:ser>
        <c:dLbls>
          <c:showLegendKey val="0"/>
          <c:showVal val="0"/>
          <c:showCatName val="0"/>
          <c:showSerName val="0"/>
          <c:showPercent val="0"/>
          <c:showBubbleSize val="0"/>
        </c:dLbls>
        <c:smooth val="0"/>
        <c:axId val="533328320"/>
        <c:axId val="533325040"/>
      </c:lineChart>
      <c:catAx>
        <c:axId val="533328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訓練次數</a:t>
                </a:r>
              </a:p>
            </c:rich>
          </c:tx>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33325040"/>
        <c:crosses val="autoZero"/>
        <c:auto val="1"/>
        <c:lblAlgn val="ctr"/>
        <c:lblOffset val="100"/>
        <c:noMultiLvlLbl val="0"/>
      </c:catAx>
      <c:valAx>
        <c:axId val="53332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MAE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33328320"/>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t>實驗一 </a:t>
            </a:r>
            <a:endParaRPr lang="en-US" altLang="zh-TW"/>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工作表1!$A$1</c:f>
              <c:strCache>
                <c:ptCount val="1"/>
                <c:pt idx="0">
                  <c:v>TimeSVD</c:v>
                </c:pt>
              </c:strCache>
            </c:strRef>
          </c:tx>
          <c:spPr>
            <a:ln w="28575" cap="rnd">
              <a:solidFill>
                <a:schemeClr val="accent1"/>
              </a:solidFill>
              <a:round/>
            </a:ln>
            <a:effectLst/>
          </c:spPr>
          <c:marker>
            <c:symbol val="none"/>
          </c:marker>
          <c:val>
            <c:numRef>
              <c:f>工作表1!$A$2:$A$201</c:f>
              <c:numCache>
                <c:formatCode>General</c:formatCode>
                <c:ptCount val="200"/>
                <c:pt idx="0">
                  <c:v>1.04784876746489</c:v>
                </c:pt>
                <c:pt idx="1">
                  <c:v>0.94860179375389098</c:v>
                </c:pt>
                <c:pt idx="2">
                  <c:v>0.92287525606765497</c:v>
                </c:pt>
                <c:pt idx="3">
                  <c:v>0.91776039671419296</c:v>
                </c:pt>
                <c:pt idx="4">
                  <c:v>0.92393616118298594</c:v>
                </c:pt>
                <c:pt idx="5">
                  <c:v>0.91437760182790795</c:v>
                </c:pt>
                <c:pt idx="6">
                  <c:v>0.91455770925616697</c:v>
                </c:pt>
                <c:pt idx="7">
                  <c:v>0.91581859120563602</c:v>
                </c:pt>
                <c:pt idx="8">
                  <c:v>0.91629236511563494</c:v>
                </c:pt>
                <c:pt idx="9">
                  <c:v>0.91472292352324702</c:v>
                </c:pt>
                <c:pt idx="10">
                  <c:v>0.914974755822208</c:v>
                </c:pt>
                <c:pt idx="11">
                  <c:v>0.915869052095174</c:v>
                </c:pt>
                <c:pt idx="12">
                  <c:v>0.91557265484719896</c:v>
                </c:pt>
                <c:pt idx="13">
                  <c:v>0.91545321005743696</c:v>
                </c:pt>
                <c:pt idx="14">
                  <c:v>0.91663974328505204</c:v>
                </c:pt>
                <c:pt idx="15">
                  <c:v>0.91630370248468396</c:v>
                </c:pt>
                <c:pt idx="16">
                  <c:v>0.91684877145252197</c:v>
                </c:pt>
                <c:pt idx="17">
                  <c:v>0.91947358420296699</c:v>
                </c:pt>
                <c:pt idx="18">
                  <c:v>0.91716829169979897</c:v>
                </c:pt>
                <c:pt idx="19">
                  <c:v>0.91743233578828198</c:v>
                </c:pt>
                <c:pt idx="20">
                  <c:v>0.91771426282667701</c:v>
                </c:pt>
                <c:pt idx="21">
                  <c:v>0.91813658143754995</c:v>
                </c:pt>
                <c:pt idx="22">
                  <c:v>0.917878690774521</c:v>
                </c:pt>
                <c:pt idx="23">
                  <c:v>0.91820916318095902</c:v>
                </c:pt>
                <c:pt idx="24">
                  <c:v>0.91891593265489302</c:v>
                </c:pt>
                <c:pt idx="25">
                  <c:v>0.91894493330714899</c:v>
                </c:pt>
                <c:pt idx="26">
                  <c:v>0.91908005162498896</c:v>
                </c:pt>
                <c:pt idx="27">
                  <c:v>0.91917376516186899</c:v>
                </c:pt>
                <c:pt idx="28">
                  <c:v>0.91944797588828697</c:v>
                </c:pt>
                <c:pt idx="29">
                  <c:v>0.91954263628412303</c:v>
                </c:pt>
                <c:pt idx="30">
                  <c:v>0.91964996199383398</c:v>
                </c:pt>
                <c:pt idx="31">
                  <c:v>0.92006229032054698</c:v>
                </c:pt>
                <c:pt idx="32">
                  <c:v>0.92011520763146903</c:v>
                </c:pt>
                <c:pt idx="33">
                  <c:v>0.92008621929990497</c:v>
                </c:pt>
                <c:pt idx="34">
                  <c:v>0.92031968576819401</c:v>
                </c:pt>
                <c:pt idx="35">
                  <c:v>0.92040217318922302</c:v>
                </c:pt>
                <c:pt idx="36">
                  <c:v>0.920523967610823</c:v>
                </c:pt>
                <c:pt idx="37">
                  <c:v>0.92100299205059</c:v>
                </c:pt>
                <c:pt idx="38">
                  <c:v>0.92077735366050895</c:v>
                </c:pt>
                <c:pt idx="39">
                  <c:v>0.92084516481104994</c:v>
                </c:pt>
                <c:pt idx="40">
                  <c:v>0.92091941552868095</c:v>
                </c:pt>
                <c:pt idx="41">
                  <c:v>0.92101902248282197</c:v>
                </c:pt>
                <c:pt idx="42">
                  <c:v>0.92105128761196697</c:v>
                </c:pt>
                <c:pt idx="43">
                  <c:v>0.92113966184548102</c:v>
                </c:pt>
                <c:pt idx="44">
                  <c:v>0.92121980716055596</c:v>
                </c:pt>
                <c:pt idx="45">
                  <c:v>0.92126624723821005</c:v>
                </c:pt>
                <c:pt idx="46">
                  <c:v>0.92133514852487697</c:v>
                </c:pt>
                <c:pt idx="47">
                  <c:v>0.92147188962125504</c:v>
                </c:pt>
                <c:pt idx="48">
                  <c:v>0.92143456252259304</c:v>
                </c:pt>
                <c:pt idx="49">
                  <c:v>0.921518532146961</c:v>
                </c:pt>
                <c:pt idx="50">
                  <c:v>0.92159732079262302</c:v>
                </c:pt>
                <c:pt idx="51">
                  <c:v>0.92158953926633902</c:v>
                </c:pt>
                <c:pt idx="52">
                  <c:v>0.92161591036627299</c:v>
                </c:pt>
                <c:pt idx="53">
                  <c:v>0.92166037263855494</c:v>
                </c:pt>
                <c:pt idx="54">
                  <c:v>0.92171190871431197</c:v>
                </c:pt>
                <c:pt idx="55">
                  <c:v>0.92177389584948699</c:v>
                </c:pt>
                <c:pt idx="56">
                  <c:v>0.921768681433355</c:v>
                </c:pt>
                <c:pt idx="57">
                  <c:v>0.92181375864264603</c:v>
                </c:pt>
                <c:pt idx="58">
                  <c:v>0.92182161061578705</c:v>
                </c:pt>
                <c:pt idx="59">
                  <c:v>0.92183840537472195</c:v>
                </c:pt>
                <c:pt idx="60">
                  <c:v>0.92187984486510199</c:v>
                </c:pt>
                <c:pt idx="61">
                  <c:v>0.92191075183554894</c:v>
                </c:pt>
                <c:pt idx="62">
                  <c:v>0.92190072026025194</c:v>
                </c:pt>
                <c:pt idx="63">
                  <c:v>0.92193977039225194</c:v>
                </c:pt>
                <c:pt idx="64">
                  <c:v>0.92194791622716099</c:v>
                </c:pt>
                <c:pt idx="65">
                  <c:v>0.921959187662444</c:v>
                </c:pt>
                <c:pt idx="66">
                  <c:v>0.92197005990557102</c:v>
                </c:pt>
                <c:pt idx="67">
                  <c:v>0.921991969627451</c:v>
                </c:pt>
                <c:pt idx="68">
                  <c:v>0.92201513749605701</c:v>
                </c:pt>
                <c:pt idx="69">
                  <c:v>0.92203402172040194</c:v>
                </c:pt>
                <c:pt idx="70">
                  <c:v>0.92204868245139504</c:v>
                </c:pt>
                <c:pt idx="71">
                  <c:v>0.922059263729468</c:v>
                </c:pt>
                <c:pt idx="72">
                  <c:v>0.922054516627693</c:v>
                </c:pt>
                <c:pt idx="73">
                  <c:v>0.922070418657296</c:v>
                </c:pt>
                <c:pt idx="74">
                  <c:v>0.92208844723346495</c:v>
                </c:pt>
                <c:pt idx="75">
                  <c:v>0.92208752609994105</c:v>
                </c:pt>
                <c:pt idx="76">
                  <c:v>0.92209037390015403</c:v>
                </c:pt>
                <c:pt idx="77">
                  <c:v>0.92209936944299697</c:v>
                </c:pt>
                <c:pt idx="78">
                  <c:v>0.92210388925367304</c:v>
                </c:pt>
                <c:pt idx="79">
                  <c:v>0.92210079611689799</c:v>
                </c:pt>
                <c:pt idx="80">
                  <c:v>0.92210706886613603</c:v>
                </c:pt>
                <c:pt idx="81">
                  <c:v>0.92211439021750596</c:v>
                </c:pt>
                <c:pt idx="82">
                  <c:v>0.92212111544880404</c:v>
                </c:pt>
                <c:pt idx="83">
                  <c:v>0.922124555628141</c:v>
                </c:pt>
                <c:pt idx="84">
                  <c:v>0.92213162698649698</c:v>
                </c:pt>
                <c:pt idx="85">
                  <c:v>0.92213678199384197</c:v>
                </c:pt>
                <c:pt idx="86">
                  <c:v>0.92213929457897104</c:v>
                </c:pt>
                <c:pt idx="87">
                  <c:v>0.92214368433440397</c:v>
                </c:pt>
                <c:pt idx="88">
                  <c:v>0.922145301523144</c:v>
                </c:pt>
                <c:pt idx="89">
                  <c:v>0.92214587773895695</c:v>
                </c:pt>
                <c:pt idx="90">
                  <c:v>0.92214862155134203</c:v>
                </c:pt>
                <c:pt idx="91">
                  <c:v>0.92215175760375701</c:v>
                </c:pt>
                <c:pt idx="92">
                  <c:v>0.92215386139475597</c:v>
                </c:pt>
                <c:pt idx="93">
                  <c:v>0.92215643732410102</c:v>
                </c:pt>
                <c:pt idx="94">
                  <c:v>0.92215813320766404</c:v>
                </c:pt>
                <c:pt idx="95">
                  <c:v>0.922159563890947</c:v>
                </c:pt>
                <c:pt idx="96">
                  <c:v>0.92216127842922202</c:v>
                </c:pt>
                <c:pt idx="97">
                  <c:v>0.92216316478672</c:v>
                </c:pt>
                <c:pt idx="98">
                  <c:v>0.92216491139677503</c:v>
                </c:pt>
                <c:pt idx="99">
                  <c:v>0.92216655680288895</c:v>
                </c:pt>
                <c:pt idx="100">
                  <c:v>0.92216760810877496</c:v>
                </c:pt>
                <c:pt idx="101">
                  <c:v>0.92216896059122999</c:v>
                </c:pt>
                <c:pt idx="102">
                  <c:v>0.92216989641422198</c:v>
                </c:pt>
                <c:pt idx="103">
                  <c:v>0.92217079585778494</c:v>
                </c:pt>
                <c:pt idx="104">
                  <c:v>0.922171589876433</c:v>
                </c:pt>
                <c:pt idx="105">
                  <c:v>0.92217252377334002</c:v>
                </c:pt>
                <c:pt idx="106">
                  <c:v>0.92217338954612704</c:v>
                </c:pt>
                <c:pt idx="107">
                  <c:v>0.92217425912701001</c:v>
                </c:pt>
                <c:pt idx="108">
                  <c:v>0.92217512236403998</c:v>
                </c:pt>
                <c:pt idx="109">
                  <c:v>0.922175818615531</c:v>
                </c:pt>
                <c:pt idx="110">
                  <c:v>0.92217647669599101</c:v>
                </c:pt>
                <c:pt idx="111">
                  <c:v>0.92217708404684895</c:v>
                </c:pt>
                <c:pt idx="112">
                  <c:v>0.92217765510756999</c:v>
                </c:pt>
                <c:pt idx="113">
                  <c:v>0.92217818773617899</c:v>
                </c:pt>
                <c:pt idx="114">
                  <c:v>0.92217871707550303</c:v>
                </c:pt>
                <c:pt idx="115">
                  <c:v>0.92217917908110603</c:v>
                </c:pt>
                <c:pt idx="116">
                  <c:v>0.92217957779914794</c:v>
                </c:pt>
                <c:pt idx="117">
                  <c:v>0.92217998120915901</c:v>
                </c:pt>
                <c:pt idx="118">
                  <c:v>0.92218036365454903</c:v>
                </c:pt>
                <c:pt idx="119">
                  <c:v>0.92218070417897102</c:v>
                </c:pt>
                <c:pt idx="120">
                  <c:v>0.92218102716175099</c:v>
                </c:pt>
                <c:pt idx="121">
                  <c:v>0.92218131578776796</c:v>
                </c:pt>
                <c:pt idx="122">
                  <c:v>0.92218159052334603</c:v>
                </c:pt>
                <c:pt idx="123">
                  <c:v>0.92218184416035498</c:v>
                </c:pt>
                <c:pt idx="124">
                  <c:v>0.92218208042028604</c:v>
                </c:pt>
                <c:pt idx="125">
                  <c:v>0.92218230031715398</c:v>
                </c:pt>
                <c:pt idx="126">
                  <c:v>0.92218251111223604</c:v>
                </c:pt>
                <c:pt idx="127">
                  <c:v>0.922182706915607</c:v>
                </c:pt>
                <c:pt idx="128">
                  <c:v>0.92218288250743996</c:v>
                </c:pt>
                <c:pt idx="129">
                  <c:v>0.92218304771964499</c:v>
                </c:pt>
                <c:pt idx="130">
                  <c:v>0.92218320277700594</c:v>
                </c:pt>
                <c:pt idx="131">
                  <c:v>0.92218334439110994</c:v>
                </c:pt>
                <c:pt idx="132">
                  <c:v>0.92218347601078698</c:v>
                </c:pt>
                <c:pt idx="133">
                  <c:v>0.92218360055844795</c:v>
                </c:pt>
                <c:pt idx="134">
                  <c:v>0.92218371620531103</c:v>
                </c:pt>
                <c:pt idx="135">
                  <c:v>0.92218382324717196</c:v>
                </c:pt>
                <c:pt idx="136">
                  <c:v>0.92218392300665697</c:v>
                </c:pt>
                <c:pt idx="137">
                  <c:v>0.92218401525926796</c:v>
                </c:pt>
                <c:pt idx="138">
                  <c:v>0.922184101147837</c:v>
                </c:pt>
                <c:pt idx="139">
                  <c:v>0.92218418249166401</c:v>
                </c:pt>
                <c:pt idx="140">
                  <c:v>0.92218425652554603</c:v>
                </c:pt>
                <c:pt idx="141">
                  <c:v>0.92218432613409296</c:v>
                </c:pt>
                <c:pt idx="142">
                  <c:v>0.92218439015533704</c:v>
                </c:pt>
                <c:pt idx="143">
                  <c:v>0.92218445040437103</c:v>
                </c:pt>
                <c:pt idx="144">
                  <c:v>0.922184505779718</c:v>
                </c:pt>
                <c:pt idx="145">
                  <c:v>0.92218455762128504</c:v>
                </c:pt>
                <c:pt idx="146">
                  <c:v>0.92218460564787696</c:v>
                </c:pt>
                <c:pt idx="147">
                  <c:v>0.92218465014369999</c:v>
                </c:pt>
                <c:pt idx="148">
                  <c:v>0.92218469133405201</c:v>
                </c:pt>
                <c:pt idx="149">
                  <c:v>0.92218472987983502</c:v>
                </c:pt>
                <c:pt idx="150">
                  <c:v>0.92218476598705501</c:v>
                </c:pt>
                <c:pt idx="151">
                  <c:v>0.92218479936390296</c:v>
                </c:pt>
                <c:pt idx="152">
                  <c:v>0.92218483038980603</c:v>
                </c:pt>
                <c:pt idx="153">
                  <c:v>0.92218485930772698</c:v>
                </c:pt>
                <c:pt idx="154">
                  <c:v>0.92218488619201799</c:v>
                </c:pt>
                <c:pt idx="155">
                  <c:v>0.92218491123324497</c:v>
                </c:pt>
                <c:pt idx="156">
                  <c:v>0.92218493444934402</c:v>
                </c:pt>
                <c:pt idx="157">
                  <c:v>0.922184956062997</c:v>
                </c:pt>
                <c:pt idx="158">
                  <c:v>0.92218497611217098</c:v>
                </c:pt>
                <c:pt idx="159">
                  <c:v>0.92218499480404903</c:v>
                </c:pt>
                <c:pt idx="160">
                  <c:v>0.92218501214591697</c:v>
                </c:pt>
                <c:pt idx="161">
                  <c:v>0.92218502833256699</c:v>
                </c:pt>
                <c:pt idx="162">
                  <c:v>0.92218504330539997</c:v>
                </c:pt>
                <c:pt idx="163">
                  <c:v>0.92218505729739098</c:v>
                </c:pt>
                <c:pt idx="164">
                  <c:v>0.92218507028581598</c:v>
                </c:pt>
                <c:pt idx="165">
                  <c:v>0.92218508238601105</c:v>
                </c:pt>
                <c:pt idx="166">
                  <c:v>0.92218509362359402</c:v>
                </c:pt>
                <c:pt idx="167">
                  <c:v>0.92218510408911802</c:v>
                </c:pt>
                <c:pt idx="168">
                  <c:v>0.92218511382630897</c:v>
                </c:pt>
                <c:pt idx="169">
                  <c:v>0.922185122882905</c:v>
                </c:pt>
                <c:pt idx="170">
                  <c:v>0.92218513128588697</c:v>
                </c:pt>
                <c:pt idx="171">
                  <c:v>0.92218513909970401</c:v>
                </c:pt>
                <c:pt idx="172">
                  <c:v>0.92218514637516902</c:v>
                </c:pt>
                <c:pt idx="173">
                  <c:v>0.92218515313482696</c:v>
                </c:pt>
                <c:pt idx="174">
                  <c:v>0.92218515942541401</c:v>
                </c:pt>
                <c:pt idx="175">
                  <c:v>0.92218516528167094</c:v>
                </c:pt>
                <c:pt idx="176">
                  <c:v>0.92218517072637696</c:v>
                </c:pt>
                <c:pt idx="177">
                  <c:v>0.92218517578629899</c:v>
                </c:pt>
                <c:pt idx="178">
                  <c:v>0.92218518049240294</c:v>
                </c:pt>
                <c:pt idx="179">
                  <c:v>0.92218518487134504</c:v>
                </c:pt>
                <c:pt idx="180">
                  <c:v>0.92218518894218005</c:v>
                </c:pt>
                <c:pt idx="181">
                  <c:v>0.92218519272890498</c:v>
                </c:pt>
                <c:pt idx="182">
                  <c:v>0.92218519625043605</c:v>
                </c:pt>
                <c:pt idx="183">
                  <c:v>0.92218519952556599</c:v>
                </c:pt>
                <c:pt idx="184">
                  <c:v>0.92218520257234604</c:v>
                </c:pt>
                <c:pt idx="185">
                  <c:v>0.92218520540454996</c:v>
                </c:pt>
                <c:pt idx="186">
                  <c:v>0.92218520803847703</c:v>
                </c:pt>
                <c:pt idx="187">
                  <c:v>0.92218521048774205</c:v>
                </c:pt>
                <c:pt idx="188">
                  <c:v>0.92218521276584198</c:v>
                </c:pt>
                <c:pt idx="189">
                  <c:v>0.92218521488544902</c:v>
                </c:pt>
                <c:pt idx="190">
                  <c:v>0.92218521685566202</c:v>
                </c:pt>
                <c:pt idx="191">
                  <c:v>0.92218521868848502</c:v>
                </c:pt>
                <c:pt idx="192">
                  <c:v>0.92218522039304696</c:v>
                </c:pt>
                <c:pt idx="193">
                  <c:v>0.92218522197802599</c:v>
                </c:pt>
                <c:pt idx="194">
                  <c:v>0.92218522345213194</c:v>
                </c:pt>
                <c:pt idx="195">
                  <c:v>0.92218522482237397</c:v>
                </c:pt>
                <c:pt idx="196">
                  <c:v>0.92218522609712394</c:v>
                </c:pt>
                <c:pt idx="197">
                  <c:v>0.922185227282875</c:v>
                </c:pt>
                <c:pt idx="198">
                  <c:v>0.92218522838523398</c:v>
                </c:pt>
                <c:pt idx="199">
                  <c:v>0.92218522941066994</c:v>
                </c:pt>
              </c:numCache>
            </c:numRef>
          </c:val>
          <c:smooth val="0"/>
          <c:extLst>
            <c:ext xmlns:c16="http://schemas.microsoft.com/office/drawing/2014/chart" uri="{C3380CC4-5D6E-409C-BE32-E72D297353CC}">
              <c16:uniqueId val="{00000000-A1BD-4496-9E89-24868C7053E2}"/>
            </c:ext>
          </c:extLst>
        </c:ser>
        <c:ser>
          <c:idx val="1"/>
          <c:order val="1"/>
          <c:tx>
            <c:strRef>
              <c:f>工作表1!$B$1</c:f>
              <c:strCache>
                <c:ptCount val="1"/>
                <c:pt idx="0">
                  <c:v>FunkSVD</c:v>
                </c:pt>
              </c:strCache>
            </c:strRef>
          </c:tx>
          <c:spPr>
            <a:ln w="28575" cap="rnd">
              <a:solidFill>
                <a:schemeClr val="accent2"/>
              </a:solidFill>
              <a:round/>
            </a:ln>
            <a:effectLst/>
          </c:spPr>
          <c:marker>
            <c:symbol val="none"/>
          </c:marker>
          <c:val>
            <c:numRef>
              <c:f>工作表1!$B$2:$B$201</c:f>
              <c:numCache>
                <c:formatCode>General</c:formatCode>
                <c:ptCount val="200"/>
                <c:pt idx="0">
                  <c:v>1.1015747817008199</c:v>
                </c:pt>
                <c:pt idx="1">
                  <c:v>0.98974905732799601</c:v>
                </c:pt>
                <c:pt idx="2">
                  <c:v>0.974430498632051</c:v>
                </c:pt>
                <c:pt idx="3">
                  <c:v>0.964211977334682</c:v>
                </c:pt>
                <c:pt idx="4">
                  <c:v>0.964684510746593</c:v>
                </c:pt>
                <c:pt idx="5">
                  <c:v>0.96600418704111102</c:v>
                </c:pt>
                <c:pt idx="6">
                  <c:v>0.96333422416140702</c:v>
                </c:pt>
                <c:pt idx="7">
                  <c:v>0.96358402718718505</c:v>
                </c:pt>
                <c:pt idx="8">
                  <c:v>0.97087351631935803</c:v>
                </c:pt>
                <c:pt idx="9">
                  <c:v>0.96486873667974704</c:v>
                </c:pt>
                <c:pt idx="10">
                  <c:v>0.96531127978631703</c:v>
                </c:pt>
                <c:pt idx="11">
                  <c:v>0.96656011420241505</c:v>
                </c:pt>
                <c:pt idx="12">
                  <c:v>0.96719744667164897</c:v>
                </c:pt>
                <c:pt idx="13">
                  <c:v>0.96677085925052997</c:v>
                </c:pt>
                <c:pt idx="14">
                  <c:v>0.96747279808829501</c:v>
                </c:pt>
                <c:pt idx="15">
                  <c:v>0.96857455757097999</c:v>
                </c:pt>
                <c:pt idx="16">
                  <c:v>0.96882890908368002</c:v>
                </c:pt>
                <c:pt idx="17">
                  <c:v>0.96842715880278696</c:v>
                </c:pt>
                <c:pt idx="18">
                  <c:v>0.96899503572210699</c:v>
                </c:pt>
                <c:pt idx="19">
                  <c:v>0.96913641550404805</c:v>
                </c:pt>
                <c:pt idx="20">
                  <c:v>0.96978022063390401</c:v>
                </c:pt>
                <c:pt idx="21">
                  <c:v>0.96993563959658202</c:v>
                </c:pt>
                <c:pt idx="22">
                  <c:v>0.97034277766900501</c:v>
                </c:pt>
                <c:pt idx="23">
                  <c:v>0.97109888289102697</c:v>
                </c:pt>
                <c:pt idx="24">
                  <c:v>0.971144637345557</c:v>
                </c:pt>
                <c:pt idx="25">
                  <c:v>0.97159711611982302</c:v>
                </c:pt>
                <c:pt idx="26">
                  <c:v>0.97182654085722897</c:v>
                </c:pt>
                <c:pt idx="27">
                  <c:v>0.97220931629585305</c:v>
                </c:pt>
                <c:pt idx="28">
                  <c:v>0.972306246624694</c:v>
                </c:pt>
                <c:pt idx="29">
                  <c:v>0.97300926286851497</c:v>
                </c:pt>
                <c:pt idx="30">
                  <c:v>0.97268061936364603</c:v>
                </c:pt>
                <c:pt idx="31">
                  <c:v>0.97332406839665697</c:v>
                </c:pt>
                <c:pt idx="32">
                  <c:v>0.97370287562509306</c:v>
                </c:pt>
                <c:pt idx="33">
                  <c:v>0.97337806924497505</c:v>
                </c:pt>
                <c:pt idx="34">
                  <c:v>0.97349311661833005</c:v>
                </c:pt>
                <c:pt idx="35">
                  <c:v>0.97368692431638704</c:v>
                </c:pt>
                <c:pt idx="36">
                  <c:v>0.97399757955013999</c:v>
                </c:pt>
                <c:pt idx="37">
                  <c:v>0.97394612336456998</c:v>
                </c:pt>
                <c:pt idx="38">
                  <c:v>0.97432649756552603</c:v>
                </c:pt>
                <c:pt idx="39">
                  <c:v>0.97422826226726</c:v>
                </c:pt>
                <c:pt idx="40">
                  <c:v>0.97441217275493497</c:v>
                </c:pt>
                <c:pt idx="41">
                  <c:v>0.97447372287106904</c:v>
                </c:pt>
                <c:pt idx="42">
                  <c:v>0.97477142469079703</c:v>
                </c:pt>
                <c:pt idx="43">
                  <c:v>0.974744170251716</c:v>
                </c:pt>
                <c:pt idx="44">
                  <c:v>0.974957450686597</c:v>
                </c:pt>
                <c:pt idx="45">
                  <c:v>0.97501502240986104</c:v>
                </c:pt>
                <c:pt idx="46">
                  <c:v>0.97502354803136104</c:v>
                </c:pt>
                <c:pt idx="47">
                  <c:v>0.97514662824840803</c:v>
                </c:pt>
                <c:pt idx="48">
                  <c:v>0.97532652987454305</c:v>
                </c:pt>
                <c:pt idx="49">
                  <c:v>0.97534305363204299</c:v>
                </c:pt>
                <c:pt idx="50">
                  <c:v>0.97529368617012402</c:v>
                </c:pt>
                <c:pt idx="51">
                  <c:v>0.97553858717911202</c:v>
                </c:pt>
                <c:pt idx="52">
                  <c:v>0.97547192632434998</c:v>
                </c:pt>
                <c:pt idx="53">
                  <c:v>0.97550497946974002</c:v>
                </c:pt>
                <c:pt idx="54">
                  <c:v>0.97576280420265105</c:v>
                </c:pt>
                <c:pt idx="55">
                  <c:v>0.97577621730874997</c:v>
                </c:pt>
                <c:pt idx="56">
                  <c:v>0.97561535900325203</c:v>
                </c:pt>
                <c:pt idx="57">
                  <c:v>0.97567122338815004</c:v>
                </c:pt>
                <c:pt idx="58">
                  <c:v>0.97580731040776403</c:v>
                </c:pt>
                <c:pt idx="59">
                  <c:v>0.97595559402242305</c:v>
                </c:pt>
                <c:pt idx="60">
                  <c:v>0.97579159722509101</c:v>
                </c:pt>
                <c:pt idx="61">
                  <c:v>0.97597547755763403</c:v>
                </c:pt>
                <c:pt idx="62">
                  <c:v>0.97586676632597702</c:v>
                </c:pt>
                <c:pt idx="63">
                  <c:v>0.97591395916395396</c:v>
                </c:pt>
                <c:pt idx="64">
                  <c:v>0.97595929894598699</c:v>
                </c:pt>
                <c:pt idx="65">
                  <c:v>0.97598457927953297</c:v>
                </c:pt>
                <c:pt idx="66">
                  <c:v>0.97605380849636203</c:v>
                </c:pt>
                <c:pt idx="67">
                  <c:v>0.97603396815566501</c:v>
                </c:pt>
                <c:pt idx="68">
                  <c:v>0.97601793478389698</c:v>
                </c:pt>
                <c:pt idx="69">
                  <c:v>0.97597979955497105</c:v>
                </c:pt>
                <c:pt idx="70">
                  <c:v>0.97604047146834605</c:v>
                </c:pt>
                <c:pt idx="71">
                  <c:v>0.97607439202240998</c:v>
                </c:pt>
                <c:pt idx="72">
                  <c:v>0.97606506216849198</c:v>
                </c:pt>
                <c:pt idx="73">
                  <c:v>0.97607717811960903</c:v>
                </c:pt>
                <c:pt idx="74">
                  <c:v>0.97609575640457602</c:v>
                </c:pt>
                <c:pt idx="75">
                  <c:v>0.97611438758469704</c:v>
                </c:pt>
                <c:pt idx="76">
                  <c:v>0.97611656139940106</c:v>
                </c:pt>
                <c:pt idx="77">
                  <c:v>0.97611782767340605</c:v>
                </c:pt>
                <c:pt idx="78">
                  <c:v>0.97612620796160399</c:v>
                </c:pt>
                <c:pt idx="79">
                  <c:v>0.97614964949074101</c:v>
                </c:pt>
                <c:pt idx="80">
                  <c:v>0.976150184034275</c:v>
                </c:pt>
                <c:pt idx="81">
                  <c:v>0.97615456740610196</c:v>
                </c:pt>
                <c:pt idx="82">
                  <c:v>0.97616511796939798</c:v>
                </c:pt>
                <c:pt idx="83">
                  <c:v>0.976172671467467</c:v>
                </c:pt>
                <c:pt idx="84">
                  <c:v>0.97618158708334302</c:v>
                </c:pt>
                <c:pt idx="85">
                  <c:v>0.97618782778901403</c:v>
                </c:pt>
                <c:pt idx="86">
                  <c:v>0.97618975680672204</c:v>
                </c:pt>
                <c:pt idx="87">
                  <c:v>0.97619563052729796</c:v>
                </c:pt>
                <c:pt idx="88">
                  <c:v>0.97619888803024601</c:v>
                </c:pt>
                <c:pt idx="89">
                  <c:v>0.97620314213607107</c:v>
                </c:pt>
                <c:pt idx="90">
                  <c:v>0.97620689142846606</c:v>
                </c:pt>
                <c:pt idx="91">
                  <c:v>0.97620747179218503</c:v>
                </c:pt>
                <c:pt idx="92">
                  <c:v>0.97621288936276296</c:v>
                </c:pt>
                <c:pt idx="93">
                  <c:v>0.97621450872879201</c:v>
                </c:pt>
                <c:pt idx="94">
                  <c:v>0.97621709518046096</c:v>
                </c:pt>
                <c:pt idx="95">
                  <c:v>0.97622062894391104</c:v>
                </c:pt>
                <c:pt idx="96">
                  <c:v>0.97622115767254802</c:v>
                </c:pt>
                <c:pt idx="97">
                  <c:v>0.97622406471962897</c:v>
                </c:pt>
                <c:pt idx="98">
                  <c:v>0.97622618331613897</c:v>
                </c:pt>
                <c:pt idx="99">
                  <c:v>0.97622833340570503</c:v>
                </c:pt>
                <c:pt idx="100">
                  <c:v>0.976229313516215</c:v>
                </c:pt>
                <c:pt idx="101">
                  <c:v>0.97623046906651401</c:v>
                </c:pt>
                <c:pt idx="102">
                  <c:v>0.97623180823015698</c:v>
                </c:pt>
                <c:pt idx="103">
                  <c:v>0.97623284929102105</c:v>
                </c:pt>
                <c:pt idx="104">
                  <c:v>0.97623421604443206</c:v>
                </c:pt>
                <c:pt idx="105">
                  <c:v>0.97623568777879799</c:v>
                </c:pt>
                <c:pt idx="106">
                  <c:v>0.97623720211124798</c:v>
                </c:pt>
                <c:pt idx="107">
                  <c:v>0.97623858881043002</c:v>
                </c:pt>
                <c:pt idx="108">
                  <c:v>0.97623999284723706</c:v>
                </c:pt>
                <c:pt idx="109">
                  <c:v>0.97624111906198396</c:v>
                </c:pt>
                <c:pt idx="110">
                  <c:v>0.97624192075523197</c:v>
                </c:pt>
                <c:pt idx="111">
                  <c:v>0.97624282713390498</c:v>
                </c:pt>
                <c:pt idx="112">
                  <c:v>0.97624368224673097</c:v>
                </c:pt>
                <c:pt idx="113">
                  <c:v>0.97624448891035298</c:v>
                </c:pt>
                <c:pt idx="114">
                  <c:v>0.97624506298069502</c:v>
                </c:pt>
                <c:pt idx="115">
                  <c:v>0.97624565552987796</c:v>
                </c:pt>
                <c:pt idx="116">
                  <c:v>0.97624618967358801</c:v>
                </c:pt>
                <c:pt idx="117">
                  <c:v>0.97624675037521202</c:v>
                </c:pt>
                <c:pt idx="118">
                  <c:v>0.97624731741290405</c:v>
                </c:pt>
                <c:pt idx="119">
                  <c:v>0.97624782513580799</c:v>
                </c:pt>
                <c:pt idx="120">
                  <c:v>0.97624822379604903</c:v>
                </c:pt>
                <c:pt idx="121">
                  <c:v>0.97624858717788099</c:v>
                </c:pt>
                <c:pt idx="122">
                  <c:v>0.97624896350211599</c:v>
                </c:pt>
                <c:pt idx="123">
                  <c:v>0.97624933650547996</c:v>
                </c:pt>
                <c:pt idx="124">
                  <c:v>0.97624965189077906</c:v>
                </c:pt>
                <c:pt idx="125">
                  <c:v>0.97624995317045904</c:v>
                </c:pt>
                <c:pt idx="126">
                  <c:v>0.97625025003936206</c:v>
                </c:pt>
                <c:pt idx="127">
                  <c:v>0.97625049671902198</c:v>
                </c:pt>
                <c:pt idx="128">
                  <c:v>0.97625074866168704</c:v>
                </c:pt>
                <c:pt idx="129">
                  <c:v>0.97625097151967299</c:v>
                </c:pt>
                <c:pt idx="130">
                  <c:v>0.97625117844764497</c:v>
                </c:pt>
                <c:pt idx="131">
                  <c:v>0.97625137140790497</c:v>
                </c:pt>
                <c:pt idx="132">
                  <c:v>0.97625154760676303</c:v>
                </c:pt>
                <c:pt idx="133">
                  <c:v>0.97625171524836096</c:v>
                </c:pt>
                <c:pt idx="134">
                  <c:v>0.97625187425000004</c:v>
                </c:pt>
                <c:pt idx="135">
                  <c:v>0.97625201225342406</c:v>
                </c:pt>
                <c:pt idx="136">
                  <c:v>0.97625214603420296</c:v>
                </c:pt>
                <c:pt idx="137">
                  <c:v>0.97625227078760601</c:v>
                </c:pt>
                <c:pt idx="138">
                  <c:v>0.976252384941802</c:v>
                </c:pt>
                <c:pt idx="139">
                  <c:v>0.97625249593315999</c:v>
                </c:pt>
                <c:pt idx="140">
                  <c:v>0.97625259512829099</c:v>
                </c:pt>
                <c:pt idx="141">
                  <c:v>0.97625268582748403</c:v>
                </c:pt>
                <c:pt idx="142">
                  <c:v>0.97625277027965807</c:v>
                </c:pt>
                <c:pt idx="143">
                  <c:v>0.976252850534711</c:v>
                </c:pt>
                <c:pt idx="144">
                  <c:v>0.97625292343477399</c:v>
                </c:pt>
                <c:pt idx="145">
                  <c:v>0.976252993761906</c:v>
                </c:pt>
                <c:pt idx="146">
                  <c:v>0.97625305950441499</c:v>
                </c:pt>
                <c:pt idx="147">
                  <c:v>0.97625311925082703</c:v>
                </c:pt>
                <c:pt idx="148">
                  <c:v>0.97625317459809602</c:v>
                </c:pt>
                <c:pt idx="149">
                  <c:v>0.976253226138876</c:v>
                </c:pt>
                <c:pt idx="150">
                  <c:v>0.976253274223842</c:v>
                </c:pt>
                <c:pt idx="151">
                  <c:v>0.97625331907907198</c:v>
                </c:pt>
                <c:pt idx="152">
                  <c:v>0.97625336141403396</c:v>
                </c:pt>
                <c:pt idx="153">
                  <c:v>0.97625340016274798</c:v>
                </c:pt>
                <c:pt idx="154">
                  <c:v>0.97625343634397999</c:v>
                </c:pt>
                <c:pt idx="155">
                  <c:v>0.97625346971530902</c:v>
                </c:pt>
                <c:pt idx="156">
                  <c:v>0.97625350066356398</c:v>
                </c:pt>
                <c:pt idx="157">
                  <c:v>0.97625352966288703</c:v>
                </c:pt>
                <c:pt idx="158">
                  <c:v>0.97625355681688797</c:v>
                </c:pt>
                <c:pt idx="159">
                  <c:v>0.97625358191749101</c:v>
                </c:pt>
                <c:pt idx="160">
                  <c:v>0.97625360513044002</c:v>
                </c:pt>
                <c:pt idx="161">
                  <c:v>0.97625362686665607</c:v>
                </c:pt>
                <c:pt idx="162">
                  <c:v>0.97625364702740902</c:v>
                </c:pt>
                <c:pt idx="163">
                  <c:v>0.97625366576521799</c:v>
                </c:pt>
                <c:pt idx="164">
                  <c:v>0.97625368305567406</c:v>
                </c:pt>
                <c:pt idx="165">
                  <c:v>0.97625369913648696</c:v>
                </c:pt>
                <c:pt idx="166">
                  <c:v>0.97625371425802498</c:v>
                </c:pt>
                <c:pt idx="167">
                  <c:v>0.97625372826604906</c:v>
                </c:pt>
                <c:pt idx="168">
                  <c:v>0.97625374134389697</c:v>
                </c:pt>
                <c:pt idx="169">
                  <c:v>0.97625375346270304</c:v>
                </c:pt>
                <c:pt idx="170">
                  <c:v>0.97625376476564296</c:v>
                </c:pt>
                <c:pt idx="171">
                  <c:v>0.97625377523410006</c:v>
                </c:pt>
                <c:pt idx="172">
                  <c:v>0.97625378495991599</c:v>
                </c:pt>
                <c:pt idx="173">
                  <c:v>0.97625379402824897</c:v>
                </c:pt>
                <c:pt idx="174">
                  <c:v>0.97625380246351801</c:v>
                </c:pt>
                <c:pt idx="175">
                  <c:v>0.97625381032712999</c:v>
                </c:pt>
                <c:pt idx="176">
                  <c:v>0.97625381761275998</c:v>
                </c:pt>
                <c:pt idx="177">
                  <c:v>0.97625382439294506</c:v>
                </c:pt>
                <c:pt idx="178">
                  <c:v>0.97625383070886507</c:v>
                </c:pt>
                <c:pt idx="179">
                  <c:v>0.976253836575949</c:v>
                </c:pt>
                <c:pt idx="180">
                  <c:v>0.976253842041375</c:v>
                </c:pt>
                <c:pt idx="181">
                  <c:v>0.97625384711269902</c:v>
                </c:pt>
                <c:pt idx="182">
                  <c:v>0.97625385183164104</c:v>
                </c:pt>
                <c:pt idx="183">
                  <c:v>0.97625385621467198</c:v>
                </c:pt>
                <c:pt idx="184">
                  <c:v>0.97625386029674999</c:v>
                </c:pt>
                <c:pt idx="185">
                  <c:v>0.97625386408955206</c:v>
                </c:pt>
                <c:pt idx="186">
                  <c:v>0.97625386761449107</c:v>
                </c:pt>
                <c:pt idx="187">
                  <c:v>0.97625387089384097</c:v>
                </c:pt>
                <c:pt idx="188">
                  <c:v>0.97625387394361607</c:v>
                </c:pt>
                <c:pt idx="189">
                  <c:v>0.97625387678123998</c:v>
                </c:pt>
                <c:pt idx="190">
                  <c:v>0.976253879420658</c:v>
                </c:pt>
                <c:pt idx="191">
                  <c:v>0.97625388187501205</c:v>
                </c:pt>
                <c:pt idx="192">
                  <c:v>0.97625388415773406</c:v>
                </c:pt>
                <c:pt idx="193">
                  <c:v>0.97625388628120302</c:v>
                </c:pt>
                <c:pt idx="194">
                  <c:v>0.97625388825535397</c:v>
                </c:pt>
                <c:pt idx="195">
                  <c:v>0.976253890091766</c:v>
                </c:pt>
                <c:pt idx="196">
                  <c:v>0.97625389179886102</c:v>
                </c:pt>
                <c:pt idx="197">
                  <c:v>0.97625389338704804</c:v>
                </c:pt>
                <c:pt idx="198">
                  <c:v>0.97625389486376501</c:v>
                </c:pt>
                <c:pt idx="199">
                  <c:v>0.97625389623744396</c:v>
                </c:pt>
              </c:numCache>
            </c:numRef>
          </c:val>
          <c:smooth val="0"/>
          <c:extLst>
            <c:ext xmlns:c16="http://schemas.microsoft.com/office/drawing/2014/chart" uri="{C3380CC4-5D6E-409C-BE32-E72D297353CC}">
              <c16:uniqueId val="{00000001-A1BD-4496-9E89-24868C7053E2}"/>
            </c:ext>
          </c:extLst>
        </c:ser>
        <c:ser>
          <c:idx val="2"/>
          <c:order val="2"/>
          <c:tx>
            <c:strRef>
              <c:f>工作表1!$C$1</c:f>
              <c:strCache>
                <c:ptCount val="1"/>
                <c:pt idx="0">
                  <c:v>CF</c:v>
                </c:pt>
              </c:strCache>
            </c:strRef>
          </c:tx>
          <c:spPr>
            <a:ln w="28575" cap="rnd">
              <a:solidFill>
                <a:schemeClr val="accent3"/>
              </a:solidFill>
              <a:round/>
            </a:ln>
            <a:effectLst/>
          </c:spPr>
          <c:marker>
            <c:symbol val="none"/>
          </c:marker>
          <c:val>
            <c:numRef>
              <c:f>工作表1!$C$2:$C$201</c:f>
              <c:numCache>
                <c:formatCode>General</c:formatCode>
                <c:ptCount val="200"/>
                <c:pt idx="0">
                  <c:v>3.3533613069483197</c:v>
                </c:pt>
                <c:pt idx="1">
                  <c:v>3.2613172072357202</c:v>
                </c:pt>
                <c:pt idx="2">
                  <c:v>3.2438033010422798</c:v>
                </c:pt>
                <c:pt idx="3">
                  <c:v>3.2432049043051299</c:v>
                </c:pt>
                <c:pt idx="4">
                  <c:v>3.2384544301289901</c:v>
                </c:pt>
                <c:pt idx="5">
                  <c:v>3.2350372104948697</c:v>
                </c:pt>
                <c:pt idx="6">
                  <c:v>3.2318276978823</c:v>
                </c:pt>
                <c:pt idx="7">
                  <c:v>3.2284672671672698</c:v>
                </c:pt>
                <c:pt idx="8">
                  <c:v>3.2256557934240799</c:v>
                </c:pt>
                <c:pt idx="9">
                  <c:v>3.2221852314387101</c:v>
                </c:pt>
                <c:pt idx="10">
                  <c:v>3.2212500244120301</c:v>
                </c:pt>
                <c:pt idx="11">
                  <c:v>3.2202101595332699</c:v>
                </c:pt>
                <c:pt idx="12">
                  <c:v>3.2164887453205799</c:v>
                </c:pt>
                <c:pt idx="13">
                  <c:v>3.2170546640983497</c:v>
                </c:pt>
                <c:pt idx="14">
                  <c:v>3.2152743402653301</c:v>
                </c:pt>
                <c:pt idx="15">
                  <c:v>3.2140795374236397</c:v>
                </c:pt>
                <c:pt idx="16">
                  <c:v>3.21441434319292</c:v>
                </c:pt>
                <c:pt idx="17">
                  <c:v>3.2141242277307303</c:v>
                </c:pt>
                <c:pt idx="18">
                  <c:v>3.2130193719914599</c:v>
                </c:pt>
                <c:pt idx="19">
                  <c:v>3.2130226712105601</c:v>
                </c:pt>
                <c:pt idx="20">
                  <c:v>3.21314123399514</c:v>
                </c:pt>
                <c:pt idx="21">
                  <c:v>3.2134637263975101</c:v>
                </c:pt>
                <c:pt idx="22">
                  <c:v>3.2138659712418201</c:v>
                </c:pt>
                <c:pt idx="23">
                  <c:v>3.2145034781753301</c:v>
                </c:pt>
                <c:pt idx="24">
                  <c:v>3.2134213724346399</c:v>
                </c:pt>
                <c:pt idx="25">
                  <c:v>3.2134147290315003</c:v>
                </c:pt>
                <c:pt idx="26">
                  <c:v>3.2140994851821603</c:v>
                </c:pt>
                <c:pt idx="27">
                  <c:v>3.2148055106045899</c:v>
                </c:pt>
                <c:pt idx="28">
                  <c:v>3.2144264237167901</c:v>
                </c:pt>
                <c:pt idx="29">
                  <c:v>3.2146904153567699</c:v>
                </c:pt>
                <c:pt idx="30">
                  <c:v>3.21486395790952</c:v>
                </c:pt>
                <c:pt idx="31">
                  <c:v>3.2153876480783197</c:v>
                </c:pt>
                <c:pt idx="32">
                  <c:v>3.2154361061076298</c:v>
                </c:pt>
                <c:pt idx="33">
                  <c:v>3.21462782067066</c:v>
                </c:pt>
                <c:pt idx="34">
                  <c:v>3.2152216084189797</c:v>
                </c:pt>
                <c:pt idx="35">
                  <c:v>3.2155837006802499</c:v>
                </c:pt>
                <c:pt idx="36">
                  <c:v>3.2154017480535</c:v>
                </c:pt>
                <c:pt idx="37">
                  <c:v>3.2154363937860397</c:v>
                </c:pt>
                <c:pt idx="38">
                  <c:v>3.2161209886043101</c:v>
                </c:pt>
                <c:pt idx="39">
                  <c:v>3.2159891283686299</c:v>
                </c:pt>
                <c:pt idx="40">
                  <c:v>3.2157821536228202</c:v>
                </c:pt>
                <c:pt idx="41">
                  <c:v>3.21558285404606</c:v>
                </c:pt>
                <c:pt idx="42">
                  <c:v>3.21600153247799</c:v>
                </c:pt>
                <c:pt idx="43">
                  <c:v>3.2160921956710999</c:v>
                </c:pt>
                <c:pt idx="44">
                  <c:v>3.21593162671132</c:v>
                </c:pt>
                <c:pt idx="45">
                  <c:v>3.2165139874836797</c:v>
                </c:pt>
                <c:pt idx="46">
                  <c:v>3.2164711651024902</c:v>
                </c:pt>
                <c:pt idx="47">
                  <c:v>3.21621940776516</c:v>
                </c:pt>
                <c:pt idx="48">
                  <c:v>3.2169280835668701</c:v>
                </c:pt>
                <c:pt idx="49">
                  <c:v>3.2161211921626602</c:v>
                </c:pt>
                <c:pt idx="50">
                  <c:v>3.2165249099830797</c:v>
                </c:pt>
                <c:pt idx="51">
                  <c:v>3.2171535895716401</c:v>
                </c:pt>
                <c:pt idx="52">
                  <c:v>3.2168068047051701</c:v>
                </c:pt>
                <c:pt idx="53">
                  <c:v>3.2169652599744403</c:v>
                </c:pt>
                <c:pt idx="54">
                  <c:v>3.21669228329753</c:v>
                </c:pt>
                <c:pt idx="55">
                  <c:v>3.2167927497231501</c:v>
                </c:pt>
                <c:pt idx="56">
                  <c:v>3.2168389130556401</c:v>
                </c:pt>
                <c:pt idx="57">
                  <c:v>3.2169046004827599</c:v>
                </c:pt>
                <c:pt idx="58">
                  <c:v>3.2169014310993003</c:v>
                </c:pt>
                <c:pt idx="59">
                  <c:v>3.2170283658509797</c:v>
                </c:pt>
                <c:pt idx="60">
                  <c:v>3.21705691418724</c:v>
                </c:pt>
                <c:pt idx="61">
                  <c:v>3.2171391858018499</c:v>
                </c:pt>
                <c:pt idx="62">
                  <c:v>3.2171731490498399</c:v>
                </c:pt>
                <c:pt idx="63">
                  <c:v>3.21704697127918</c:v>
                </c:pt>
                <c:pt idx="64">
                  <c:v>3.2170352885728697</c:v>
                </c:pt>
                <c:pt idx="65">
                  <c:v>3.2170183098353702</c:v>
                </c:pt>
                <c:pt idx="66">
                  <c:v>3.2170433913448298</c:v>
                </c:pt>
                <c:pt idx="67">
                  <c:v>3.2171374760245199</c:v>
                </c:pt>
                <c:pt idx="68">
                  <c:v>3.2171182418025199</c:v>
                </c:pt>
                <c:pt idx="69">
                  <c:v>3.2171470616737503</c:v>
                </c:pt>
                <c:pt idx="70">
                  <c:v>3.2171971515732101</c:v>
                </c:pt>
                <c:pt idx="71">
                  <c:v>3.21713266136965</c:v>
                </c:pt>
                <c:pt idx="72">
                  <c:v>3.2172008666702503</c:v>
                </c:pt>
                <c:pt idx="73">
                  <c:v>3.2172563440388799</c:v>
                </c:pt>
                <c:pt idx="74">
                  <c:v>3.21722257482394</c:v>
                </c:pt>
                <c:pt idx="75">
                  <c:v>3.2171981193711301</c:v>
                </c:pt>
                <c:pt idx="76">
                  <c:v>3.2171992874409998</c:v>
                </c:pt>
                <c:pt idx="77">
                  <c:v>3.2172174371426601</c:v>
                </c:pt>
                <c:pt idx="78">
                  <c:v>3.2172801578583301</c:v>
                </c:pt>
                <c:pt idx="79">
                  <c:v>3.2172644101977497</c:v>
                </c:pt>
                <c:pt idx="80">
                  <c:v>3.2172848939039902</c:v>
                </c:pt>
                <c:pt idx="81">
                  <c:v>3.2172839932802799</c:v>
                </c:pt>
                <c:pt idx="82">
                  <c:v>3.2172735661654697</c:v>
                </c:pt>
                <c:pt idx="83">
                  <c:v>3.2172573040779899</c:v>
                </c:pt>
                <c:pt idx="84">
                  <c:v>3.2172656408159197</c:v>
                </c:pt>
                <c:pt idx="85">
                  <c:v>3.2172657660689197</c:v>
                </c:pt>
                <c:pt idx="86">
                  <c:v>3.2172766452475301</c:v>
                </c:pt>
                <c:pt idx="87">
                  <c:v>3.2172907761394303</c:v>
                </c:pt>
                <c:pt idx="88">
                  <c:v>3.21729124539362</c:v>
                </c:pt>
                <c:pt idx="89">
                  <c:v>3.2172892094789201</c:v>
                </c:pt>
                <c:pt idx="90">
                  <c:v>3.2172948393929799</c:v>
                </c:pt>
                <c:pt idx="91">
                  <c:v>3.2172990769429202</c:v>
                </c:pt>
                <c:pt idx="92">
                  <c:v>3.2172978878209397</c:v>
                </c:pt>
                <c:pt idx="93">
                  <c:v>3.2172940590855799</c:v>
                </c:pt>
                <c:pt idx="94">
                  <c:v>3.21729540503522</c:v>
                </c:pt>
                <c:pt idx="95">
                  <c:v>3.2172980157165401</c:v>
                </c:pt>
                <c:pt idx="96">
                  <c:v>3.2172979041891399</c:v>
                </c:pt>
                <c:pt idx="97">
                  <c:v>3.2172998117229099</c:v>
                </c:pt>
                <c:pt idx="98">
                  <c:v>3.2172996604391999</c:v>
                </c:pt>
                <c:pt idx="99">
                  <c:v>3.2173009936370898</c:v>
                </c:pt>
                <c:pt idx="100">
                  <c:v>3.2173030494849799</c:v>
                </c:pt>
                <c:pt idx="101">
                  <c:v>3.2173038686062698</c:v>
                </c:pt>
                <c:pt idx="102">
                  <c:v>3.2173052154428401</c:v>
                </c:pt>
                <c:pt idx="103">
                  <c:v>3.2173062097460701</c:v>
                </c:pt>
                <c:pt idx="104">
                  <c:v>3.2173077452469299</c:v>
                </c:pt>
                <c:pt idx="105">
                  <c:v>3.2173093623344799</c:v>
                </c:pt>
                <c:pt idx="106">
                  <c:v>3.2173105526557699</c:v>
                </c:pt>
                <c:pt idx="107">
                  <c:v>3.2173113104221098</c:v>
                </c:pt>
                <c:pt idx="108">
                  <c:v>3.2173120692056703</c:v>
                </c:pt>
                <c:pt idx="109">
                  <c:v>3.21731292197346</c:v>
                </c:pt>
                <c:pt idx="110">
                  <c:v>3.2173138225689999</c:v>
                </c:pt>
                <c:pt idx="111">
                  <c:v>3.21731445694344</c:v>
                </c:pt>
                <c:pt idx="112">
                  <c:v>3.2173149260854199</c:v>
                </c:pt>
                <c:pt idx="113">
                  <c:v>3.2173155753443501</c:v>
                </c:pt>
                <c:pt idx="114">
                  <c:v>3.2173160142102502</c:v>
                </c:pt>
                <c:pt idx="115">
                  <c:v>3.2173165037869103</c:v>
                </c:pt>
                <c:pt idx="116">
                  <c:v>3.2173170103890802</c:v>
                </c:pt>
                <c:pt idx="117">
                  <c:v>3.21731753966939</c:v>
                </c:pt>
                <c:pt idx="118">
                  <c:v>3.2173179854107703</c:v>
                </c:pt>
                <c:pt idx="119">
                  <c:v>3.2173182593586001</c:v>
                </c:pt>
                <c:pt idx="120">
                  <c:v>3.2173185816184198</c:v>
                </c:pt>
                <c:pt idx="121">
                  <c:v>3.21731884144942</c:v>
                </c:pt>
                <c:pt idx="122">
                  <c:v>3.21731913214481</c:v>
                </c:pt>
                <c:pt idx="123">
                  <c:v>3.2173194388174999</c:v>
                </c:pt>
                <c:pt idx="124">
                  <c:v>3.2173197808012297</c:v>
                </c:pt>
                <c:pt idx="125">
                  <c:v>3.2173199763210798</c:v>
                </c:pt>
                <c:pt idx="126">
                  <c:v>3.21732021282611</c:v>
                </c:pt>
                <c:pt idx="127">
                  <c:v>3.21732040699463</c:v>
                </c:pt>
                <c:pt idx="128">
                  <c:v>3.2173206149798901</c:v>
                </c:pt>
                <c:pt idx="129">
                  <c:v>3.2173207898746301</c:v>
                </c:pt>
                <c:pt idx="130">
                  <c:v>3.2173209552787201</c:v>
                </c:pt>
                <c:pt idx="131">
                  <c:v>3.2173211107133399</c:v>
                </c:pt>
                <c:pt idx="132">
                  <c:v>3.2173212550666901</c:v>
                </c:pt>
                <c:pt idx="133">
                  <c:v>3.2173213992627101</c:v>
                </c:pt>
                <c:pt idx="134">
                  <c:v>3.2173215279943701</c:v>
                </c:pt>
                <c:pt idx="135">
                  <c:v>3.2173216364487498</c:v>
                </c:pt>
                <c:pt idx="136">
                  <c:v>3.2173217488031698</c:v>
                </c:pt>
                <c:pt idx="137">
                  <c:v>3.2173218467022497</c:v>
                </c:pt>
                <c:pt idx="138">
                  <c:v>3.2173219468897098</c:v>
                </c:pt>
                <c:pt idx="139">
                  <c:v>3.2173220306353398</c:v>
                </c:pt>
                <c:pt idx="140">
                  <c:v>3.2173221134930601</c:v>
                </c:pt>
                <c:pt idx="141">
                  <c:v>3.2173221915925803</c:v>
                </c:pt>
                <c:pt idx="142">
                  <c:v>3.2173222647047299</c:v>
                </c:pt>
                <c:pt idx="143">
                  <c:v>3.2173223301749703</c:v>
                </c:pt>
                <c:pt idx="144">
                  <c:v>3.2173223944186402</c:v>
                </c:pt>
                <c:pt idx="145">
                  <c:v>3.21732244859147</c:v>
                </c:pt>
                <c:pt idx="146">
                  <c:v>3.2173225008331103</c:v>
                </c:pt>
                <c:pt idx="147">
                  <c:v>3.2173225502498499</c:v>
                </c:pt>
                <c:pt idx="148">
                  <c:v>3.2173225950345601</c:v>
                </c:pt>
                <c:pt idx="149">
                  <c:v>3.2173226373384098</c:v>
                </c:pt>
                <c:pt idx="150">
                  <c:v>3.2173226768366501</c:v>
                </c:pt>
                <c:pt idx="151">
                  <c:v>3.2173227140647302</c:v>
                </c:pt>
                <c:pt idx="152">
                  <c:v>3.2173227472827302</c:v>
                </c:pt>
                <c:pt idx="153">
                  <c:v>3.2173227788198799</c:v>
                </c:pt>
                <c:pt idx="154">
                  <c:v>3.2173228078402802</c:v>
                </c:pt>
                <c:pt idx="155">
                  <c:v>3.21732283557516</c:v>
                </c:pt>
                <c:pt idx="156">
                  <c:v>3.2173228608880198</c:v>
                </c:pt>
                <c:pt idx="157">
                  <c:v>3.2173228845408399</c:v>
                </c:pt>
                <c:pt idx="158">
                  <c:v>3.2173229062079001</c:v>
                </c:pt>
                <c:pt idx="159">
                  <c:v>3.2173229263491603</c:v>
                </c:pt>
                <c:pt idx="160">
                  <c:v>3.21732294510206</c:v>
                </c:pt>
                <c:pt idx="161">
                  <c:v>3.2173229627006501</c:v>
                </c:pt>
                <c:pt idx="162">
                  <c:v>3.2173229792269398</c:v>
                </c:pt>
                <c:pt idx="163">
                  <c:v>3.2173229946145301</c:v>
                </c:pt>
                <c:pt idx="164">
                  <c:v>3.2173230086513902</c:v>
                </c:pt>
                <c:pt idx="165">
                  <c:v>3.2173230218354698</c:v>
                </c:pt>
                <c:pt idx="166">
                  <c:v>3.2173230340528201</c:v>
                </c:pt>
                <c:pt idx="167">
                  <c:v>3.2173230454496098</c:v>
                </c:pt>
                <c:pt idx="168">
                  <c:v>3.2173230559789401</c:v>
                </c:pt>
                <c:pt idx="169">
                  <c:v>3.2173230658526597</c:v>
                </c:pt>
                <c:pt idx="170">
                  <c:v>3.2173230750120201</c:v>
                </c:pt>
                <c:pt idx="171">
                  <c:v>3.2173230835384699</c:v>
                </c:pt>
                <c:pt idx="172">
                  <c:v>3.21732309142405</c:v>
                </c:pt>
                <c:pt idx="173">
                  <c:v>3.2173230987345001</c:v>
                </c:pt>
                <c:pt idx="174">
                  <c:v>3.2173231055697</c:v>
                </c:pt>
                <c:pt idx="175">
                  <c:v>3.21732311194065</c:v>
                </c:pt>
                <c:pt idx="176">
                  <c:v>3.2173231178586601</c:v>
                </c:pt>
                <c:pt idx="177">
                  <c:v>3.2173231233677502</c:v>
                </c:pt>
                <c:pt idx="178">
                  <c:v>3.2173231284950701</c:v>
                </c:pt>
                <c:pt idx="179">
                  <c:v>3.2173231332651602</c:v>
                </c:pt>
                <c:pt idx="180">
                  <c:v>3.2173231376837297</c:v>
                </c:pt>
                <c:pt idx="181">
                  <c:v>3.21732314183379</c:v>
                </c:pt>
                <c:pt idx="182">
                  <c:v>3.2173231456673097</c:v>
                </c:pt>
                <c:pt idx="183">
                  <c:v>3.2173231492314898</c:v>
                </c:pt>
                <c:pt idx="184">
                  <c:v>3.2173231525500201</c:v>
                </c:pt>
                <c:pt idx="185">
                  <c:v>3.2173231556301802</c:v>
                </c:pt>
                <c:pt idx="186">
                  <c:v>3.21732315850248</c:v>
                </c:pt>
                <c:pt idx="187">
                  <c:v>3.21732316116907</c:v>
                </c:pt>
                <c:pt idx="188">
                  <c:v>3.2173231636471398</c:v>
                </c:pt>
                <c:pt idx="189">
                  <c:v>3.21732316595455</c:v>
                </c:pt>
                <c:pt idx="190">
                  <c:v>3.2173231681012999</c:v>
                </c:pt>
                <c:pt idx="191">
                  <c:v>3.21732317009694</c:v>
                </c:pt>
                <c:pt idx="192">
                  <c:v>3.2173231719497197</c:v>
                </c:pt>
                <c:pt idx="193">
                  <c:v>3.2173231736780199</c:v>
                </c:pt>
                <c:pt idx="194">
                  <c:v>3.2173231752855402</c:v>
                </c:pt>
                <c:pt idx="195">
                  <c:v>3.2173231767802899</c:v>
                </c:pt>
                <c:pt idx="196">
                  <c:v>3.2173231781691998</c:v>
                </c:pt>
                <c:pt idx="197">
                  <c:v>3.2173231794593002</c:v>
                </c:pt>
                <c:pt idx="198">
                  <c:v>3.2173231806597702</c:v>
                </c:pt>
                <c:pt idx="199">
                  <c:v>3.2173231817758703</c:v>
                </c:pt>
              </c:numCache>
            </c:numRef>
          </c:val>
          <c:smooth val="0"/>
          <c:extLst>
            <c:ext xmlns:c16="http://schemas.microsoft.com/office/drawing/2014/chart" uri="{C3380CC4-5D6E-409C-BE32-E72D297353CC}">
              <c16:uniqueId val="{00000002-A1BD-4496-9E89-24868C7053E2}"/>
            </c:ext>
          </c:extLst>
        </c:ser>
        <c:dLbls>
          <c:showLegendKey val="0"/>
          <c:showVal val="0"/>
          <c:showCatName val="0"/>
          <c:showSerName val="0"/>
          <c:showPercent val="0"/>
          <c:showBubbleSize val="0"/>
        </c:dLbls>
        <c:smooth val="0"/>
        <c:axId val="590335848"/>
        <c:axId val="590336832"/>
      </c:lineChart>
      <c:catAx>
        <c:axId val="590335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訓練次數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90336832"/>
        <c:crosses val="autoZero"/>
        <c:auto val="1"/>
        <c:lblAlgn val="ctr"/>
        <c:lblOffset val="100"/>
        <c:noMultiLvlLbl val="0"/>
      </c:catAx>
      <c:valAx>
        <c:axId val="590336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RMSE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90335848"/>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t>實驗二</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'f=100'!$H$1</c:f>
              <c:strCache>
                <c:ptCount val="1"/>
                <c:pt idx="0">
                  <c:v>平均值補值</c:v>
                </c:pt>
              </c:strCache>
            </c:strRef>
          </c:tx>
          <c:spPr>
            <a:ln w="28575" cap="rnd">
              <a:solidFill>
                <a:schemeClr val="accent1"/>
              </a:solidFill>
              <a:round/>
            </a:ln>
            <a:effectLst/>
          </c:spPr>
          <c:marker>
            <c:symbol val="none"/>
          </c:marker>
          <c:val>
            <c:numRef>
              <c:f>'f=100'!$H$2:$H$201</c:f>
              <c:numCache>
                <c:formatCode>General</c:formatCode>
                <c:ptCount val="200"/>
                <c:pt idx="0">
                  <c:v>1.04784876746489</c:v>
                </c:pt>
                <c:pt idx="1">
                  <c:v>0.94860179375389098</c:v>
                </c:pt>
                <c:pt idx="2">
                  <c:v>0.92287525606765497</c:v>
                </c:pt>
                <c:pt idx="3">
                  <c:v>0.91776039671419296</c:v>
                </c:pt>
                <c:pt idx="4">
                  <c:v>0.92393616118298594</c:v>
                </c:pt>
                <c:pt idx="5">
                  <c:v>0.91437760182790795</c:v>
                </c:pt>
                <c:pt idx="6">
                  <c:v>0.91455770925616697</c:v>
                </c:pt>
                <c:pt idx="7">
                  <c:v>0.91581859120563602</c:v>
                </c:pt>
                <c:pt idx="8">
                  <c:v>0.91629236511563494</c:v>
                </c:pt>
                <c:pt idx="9">
                  <c:v>0.91472292352324702</c:v>
                </c:pt>
                <c:pt idx="10">
                  <c:v>0.914974755822208</c:v>
                </c:pt>
                <c:pt idx="11">
                  <c:v>0.915869052095174</c:v>
                </c:pt>
                <c:pt idx="12">
                  <c:v>0.91557265484719896</c:v>
                </c:pt>
                <c:pt idx="13">
                  <c:v>0.91545321005743696</c:v>
                </c:pt>
                <c:pt idx="14">
                  <c:v>0.91663974328505204</c:v>
                </c:pt>
                <c:pt idx="15">
                  <c:v>0.91630370248468396</c:v>
                </c:pt>
                <c:pt idx="16">
                  <c:v>0.91684877145252197</c:v>
                </c:pt>
                <c:pt idx="17">
                  <c:v>0.91947358420296699</c:v>
                </c:pt>
                <c:pt idx="18">
                  <c:v>0.91716829169979897</c:v>
                </c:pt>
                <c:pt idx="19">
                  <c:v>0.91743233578828198</c:v>
                </c:pt>
                <c:pt idx="20">
                  <c:v>0.91771426282667701</c:v>
                </c:pt>
                <c:pt idx="21">
                  <c:v>0.91813658143754995</c:v>
                </c:pt>
                <c:pt idx="22">
                  <c:v>0.917878690774521</c:v>
                </c:pt>
                <c:pt idx="23">
                  <c:v>0.91820916318095902</c:v>
                </c:pt>
                <c:pt idx="24">
                  <c:v>0.91891593265489302</c:v>
                </c:pt>
                <c:pt idx="25">
                  <c:v>0.91894493330714899</c:v>
                </c:pt>
                <c:pt idx="26">
                  <c:v>0.91908005162498896</c:v>
                </c:pt>
                <c:pt idx="27">
                  <c:v>0.91917376516186899</c:v>
                </c:pt>
                <c:pt idx="28">
                  <c:v>0.91944797588828697</c:v>
                </c:pt>
                <c:pt idx="29">
                  <c:v>0.91954263628412303</c:v>
                </c:pt>
                <c:pt idx="30">
                  <c:v>0.91964996199383398</c:v>
                </c:pt>
                <c:pt idx="31">
                  <c:v>0.92006229032054698</c:v>
                </c:pt>
                <c:pt idx="32">
                  <c:v>0.92011520763146903</c:v>
                </c:pt>
                <c:pt idx="33">
                  <c:v>0.92008621929990497</c:v>
                </c:pt>
                <c:pt idx="34">
                  <c:v>0.92031968576819401</c:v>
                </c:pt>
                <c:pt idx="35">
                  <c:v>0.92040217318922302</c:v>
                </c:pt>
                <c:pt idx="36">
                  <c:v>0.920523967610823</c:v>
                </c:pt>
                <c:pt idx="37">
                  <c:v>0.92100299205059</c:v>
                </c:pt>
                <c:pt idx="38">
                  <c:v>0.92077735366050895</c:v>
                </c:pt>
                <c:pt idx="39">
                  <c:v>0.92084516481104994</c:v>
                </c:pt>
                <c:pt idx="40">
                  <c:v>0.92091941552868095</c:v>
                </c:pt>
                <c:pt idx="41">
                  <c:v>0.92101902248282197</c:v>
                </c:pt>
                <c:pt idx="42">
                  <c:v>0.92105128761196697</c:v>
                </c:pt>
                <c:pt idx="43">
                  <c:v>0.92113966184548102</c:v>
                </c:pt>
                <c:pt idx="44">
                  <c:v>0.92121980716055596</c:v>
                </c:pt>
                <c:pt idx="45">
                  <c:v>0.92126624723821005</c:v>
                </c:pt>
                <c:pt idx="46">
                  <c:v>0.92133514852487697</c:v>
                </c:pt>
                <c:pt idx="47">
                  <c:v>0.92147188962125504</c:v>
                </c:pt>
                <c:pt idx="48">
                  <c:v>0.92143456252259304</c:v>
                </c:pt>
                <c:pt idx="49">
                  <c:v>0.921518532146961</c:v>
                </c:pt>
                <c:pt idx="50">
                  <c:v>0.92159732079262302</c:v>
                </c:pt>
                <c:pt idx="51">
                  <c:v>0.92158953926633902</c:v>
                </c:pt>
                <c:pt idx="52">
                  <c:v>0.92161591036627299</c:v>
                </c:pt>
                <c:pt idx="53">
                  <c:v>0.92166037263855494</c:v>
                </c:pt>
                <c:pt idx="54">
                  <c:v>0.92171190871431197</c:v>
                </c:pt>
                <c:pt idx="55">
                  <c:v>0.92177389584948699</c:v>
                </c:pt>
                <c:pt idx="56">
                  <c:v>0.921768681433355</c:v>
                </c:pt>
                <c:pt idx="57">
                  <c:v>0.92181375864264603</c:v>
                </c:pt>
                <c:pt idx="58">
                  <c:v>0.92182161061578705</c:v>
                </c:pt>
                <c:pt idx="59">
                  <c:v>0.92183840537472195</c:v>
                </c:pt>
                <c:pt idx="60">
                  <c:v>0.92187984486510199</c:v>
                </c:pt>
                <c:pt idx="61">
                  <c:v>0.92191075183554894</c:v>
                </c:pt>
                <c:pt idx="62">
                  <c:v>0.92190072026025194</c:v>
                </c:pt>
                <c:pt idx="63">
                  <c:v>0.92193977039225194</c:v>
                </c:pt>
                <c:pt idx="64">
                  <c:v>0.92194791622716099</c:v>
                </c:pt>
                <c:pt idx="65">
                  <c:v>0.921959187662444</c:v>
                </c:pt>
                <c:pt idx="66">
                  <c:v>0.92197005990557102</c:v>
                </c:pt>
                <c:pt idx="67">
                  <c:v>0.921991969627451</c:v>
                </c:pt>
                <c:pt idx="68">
                  <c:v>0.92201513749605701</c:v>
                </c:pt>
                <c:pt idx="69">
                  <c:v>0.92203402172040194</c:v>
                </c:pt>
                <c:pt idx="70">
                  <c:v>0.92204868245139504</c:v>
                </c:pt>
                <c:pt idx="71">
                  <c:v>0.922059263729468</c:v>
                </c:pt>
                <c:pt idx="72">
                  <c:v>0.922054516627693</c:v>
                </c:pt>
                <c:pt idx="73">
                  <c:v>0.922070418657296</c:v>
                </c:pt>
                <c:pt idx="74">
                  <c:v>0.92208844723346495</c:v>
                </c:pt>
                <c:pt idx="75">
                  <c:v>0.92208752609994105</c:v>
                </c:pt>
                <c:pt idx="76">
                  <c:v>0.92209037390015403</c:v>
                </c:pt>
                <c:pt idx="77">
                  <c:v>0.92209936944299697</c:v>
                </c:pt>
                <c:pt idx="78">
                  <c:v>0.92210388925367304</c:v>
                </c:pt>
                <c:pt idx="79">
                  <c:v>0.92210079611689799</c:v>
                </c:pt>
                <c:pt idx="80">
                  <c:v>0.92210706886613603</c:v>
                </c:pt>
                <c:pt idx="81">
                  <c:v>0.92211439021750596</c:v>
                </c:pt>
                <c:pt idx="82">
                  <c:v>0.92212111544880404</c:v>
                </c:pt>
                <c:pt idx="83">
                  <c:v>0.922124555628141</c:v>
                </c:pt>
                <c:pt idx="84">
                  <c:v>0.92213162698649698</c:v>
                </c:pt>
                <c:pt idx="85">
                  <c:v>0.92213678199384197</c:v>
                </c:pt>
                <c:pt idx="86">
                  <c:v>0.92213929457897104</c:v>
                </c:pt>
                <c:pt idx="87">
                  <c:v>0.92214368433440397</c:v>
                </c:pt>
                <c:pt idx="88">
                  <c:v>0.922145301523144</c:v>
                </c:pt>
                <c:pt idx="89">
                  <c:v>0.92214587773895695</c:v>
                </c:pt>
                <c:pt idx="90">
                  <c:v>0.92214862155134203</c:v>
                </c:pt>
                <c:pt idx="91">
                  <c:v>0.92215175760375701</c:v>
                </c:pt>
                <c:pt idx="92">
                  <c:v>0.92215386139475597</c:v>
                </c:pt>
                <c:pt idx="93">
                  <c:v>0.92215643732410102</c:v>
                </c:pt>
                <c:pt idx="94">
                  <c:v>0.92215813320766404</c:v>
                </c:pt>
                <c:pt idx="95">
                  <c:v>0.922159563890947</c:v>
                </c:pt>
                <c:pt idx="96">
                  <c:v>0.92216127842922202</c:v>
                </c:pt>
                <c:pt idx="97">
                  <c:v>0.92216316478672</c:v>
                </c:pt>
                <c:pt idx="98">
                  <c:v>0.92216491139677503</c:v>
                </c:pt>
                <c:pt idx="99">
                  <c:v>0.92216655680288895</c:v>
                </c:pt>
                <c:pt idx="100">
                  <c:v>0.92216760810877496</c:v>
                </c:pt>
                <c:pt idx="101">
                  <c:v>0.92216896059122999</c:v>
                </c:pt>
                <c:pt idx="102">
                  <c:v>0.92216989641422198</c:v>
                </c:pt>
                <c:pt idx="103">
                  <c:v>0.92217079585778494</c:v>
                </c:pt>
                <c:pt idx="104">
                  <c:v>0.922171589876433</c:v>
                </c:pt>
                <c:pt idx="105">
                  <c:v>0.92217252377334002</c:v>
                </c:pt>
                <c:pt idx="106">
                  <c:v>0.92217338954612704</c:v>
                </c:pt>
                <c:pt idx="107">
                  <c:v>0.92217425912701001</c:v>
                </c:pt>
                <c:pt idx="108">
                  <c:v>0.92217512236403998</c:v>
                </c:pt>
                <c:pt idx="109">
                  <c:v>0.922175818615531</c:v>
                </c:pt>
                <c:pt idx="110">
                  <c:v>0.92217647669599101</c:v>
                </c:pt>
                <c:pt idx="111">
                  <c:v>0.92217708404684895</c:v>
                </c:pt>
                <c:pt idx="112">
                  <c:v>0.92217765510756999</c:v>
                </c:pt>
                <c:pt idx="113">
                  <c:v>0.92217818773617899</c:v>
                </c:pt>
                <c:pt idx="114">
                  <c:v>0.92217871707550303</c:v>
                </c:pt>
                <c:pt idx="115">
                  <c:v>0.92217917908110603</c:v>
                </c:pt>
                <c:pt idx="116">
                  <c:v>0.92217957779914794</c:v>
                </c:pt>
                <c:pt idx="117">
                  <c:v>0.92217998120915901</c:v>
                </c:pt>
                <c:pt idx="118">
                  <c:v>0.92218036365454903</c:v>
                </c:pt>
                <c:pt idx="119">
                  <c:v>0.92218070417897102</c:v>
                </c:pt>
                <c:pt idx="120">
                  <c:v>0.92218102716175099</c:v>
                </c:pt>
                <c:pt idx="121">
                  <c:v>0.92218131578776796</c:v>
                </c:pt>
                <c:pt idx="122">
                  <c:v>0.92218159052334603</c:v>
                </c:pt>
                <c:pt idx="123">
                  <c:v>0.92218184416035498</c:v>
                </c:pt>
                <c:pt idx="124">
                  <c:v>0.92218208042028604</c:v>
                </c:pt>
                <c:pt idx="125">
                  <c:v>0.92218230031715398</c:v>
                </c:pt>
                <c:pt idx="126">
                  <c:v>0.92218251111223604</c:v>
                </c:pt>
                <c:pt idx="127">
                  <c:v>0.922182706915607</c:v>
                </c:pt>
                <c:pt idx="128">
                  <c:v>0.92218288250743996</c:v>
                </c:pt>
                <c:pt idx="129">
                  <c:v>0.92218304771964499</c:v>
                </c:pt>
                <c:pt idx="130">
                  <c:v>0.92218320277700594</c:v>
                </c:pt>
                <c:pt idx="131">
                  <c:v>0.92218334439110994</c:v>
                </c:pt>
                <c:pt idx="132">
                  <c:v>0.92218347601078698</c:v>
                </c:pt>
                <c:pt idx="133">
                  <c:v>0.92218360055844795</c:v>
                </c:pt>
                <c:pt idx="134">
                  <c:v>0.92218371620531103</c:v>
                </c:pt>
                <c:pt idx="135">
                  <c:v>0.92218382324717196</c:v>
                </c:pt>
                <c:pt idx="136">
                  <c:v>0.92218392300665697</c:v>
                </c:pt>
                <c:pt idx="137">
                  <c:v>0.92218401525926796</c:v>
                </c:pt>
                <c:pt idx="138">
                  <c:v>0.922184101147837</c:v>
                </c:pt>
                <c:pt idx="139">
                  <c:v>0.92218418249166401</c:v>
                </c:pt>
                <c:pt idx="140">
                  <c:v>0.92218425652554603</c:v>
                </c:pt>
                <c:pt idx="141">
                  <c:v>0.92218432613409296</c:v>
                </c:pt>
                <c:pt idx="142">
                  <c:v>0.92218439015533704</c:v>
                </c:pt>
                <c:pt idx="143">
                  <c:v>0.92218445040437103</c:v>
                </c:pt>
                <c:pt idx="144">
                  <c:v>0.922184505779718</c:v>
                </c:pt>
                <c:pt idx="145">
                  <c:v>0.92218455762128504</c:v>
                </c:pt>
                <c:pt idx="146">
                  <c:v>0.92218460564787696</c:v>
                </c:pt>
                <c:pt idx="147">
                  <c:v>0.92218465014369999</c:v>
                </c:pt>
                <c:pt idx="148">
                  <c:v>0.92218469133405201</c:v>
                </c:pt>
                <c:pt idx="149">
                  <c:v>0.92218472987983502</c:v>
                </c:pt>
                <c:pt idx="150">
                  <c:v>0.92218476598705501</c:v>
                </c:pt>
                <c:pt idx="151">
                  <c:v>0.92218479936390296</c:v>
                </c:pt>
                <c:pt idx="152">
                  <c:v>0.92218483038980603</c:v>
                </c:pt>
                <c:pt idx="153">
                  <c:v>0.92218485930772698</c:v>
                </c:pt>
                <c:pt idx="154">
                  <c:v>0.92218488619201799</c:v>
                </c:pt>
                <c:pt idx="155">
                  <c:v>0.92218491123324497</c:v>
                </c:pt>
                <c:pt idx="156">
                  <c:v>0.92218493444934402</c:v>
                </c:pt>
                <c:pt idx="157">
                  <c:v>0.922184956062997</c:v>
                </c:pt>
                <c:pt idx="158">
                  <c:v>0.92218497611217098</c:v>
                </c:pt>
                <c:pt idx="159">
                  <c:v>0.92218499480404903</c:v>
                </c:pt>
                <c:pt idx="160">
                  <c:v>0.92218501214591697</c:v>
                </c:pt>
                <c:pt idx="161">
                  <c:v>0.92218502833256699</c:v>
                </c:pt>
                <c:pt idx="162">
                  <c:v>0.92218504330539997</c:v>
                </c:pt>
                <c:pt idx="163">
                  <c:v>0.92218505729739098</c:v>
                </c:pt>
                <c:pt idx="164">
                  <c:v>0.92218507028581598</c:v>
                </c:pt>
                <c:pt idx="165">
                  <c:v>0.92218508238601105</c:v>
                </c:pt>
                <c:pt idx="166">
                  <c:v>0.92218509362359402</c:v>
                </c:pt>
                <c:pt idx="167">
                  <c:v>0.92218510408911802</c:v>
                </c:pt>
                <c:pt idx="168">
                  <c:v>0.92218511382630897</c:v>
                </c:pt>
                <c:pt idx="169">
                  <c:v>0.922185122882905</c:v>
                </c:pt>
                <c:pt idx="170">
                  <c:v>0.92218513128588697</c:v>
                </c:pt>
                <c:pt idx="171">
                  <c:v>0.92218513909970401</c:v>
                </c:pt>
                <c:pt idx="172">
                  <c:v>0.92218514637516902</c:v>
                </c:pt>
                <c:pt idx="173">
                  <c:v>0.92218515313482696</c:v>
                </c:pt>
                <c:pt idx="174">
                  <c:v>0.92218515942541401</c:v>
                </c:pt>
                <c:pt idx="175">
                  <c:v>0.92218516528167094</c:v>
                </c:pt>
                <c:pt idx="176">
                  <c:v>0.92218517072637696</c:v>
                </c:pt>
                <c:pt idx="177">
                  <c:v>0.92218517578629899</c:v>
                </c:pt>
                <c:pt idx="178">
                  <c:v>0.92218518049240294</c:v>
                </c:pt>
                <c:pt idx="179">
                  <c:v>0.92218518487134504</c:v>
                </c:pt>
                <c:pt idx="180">
                  <c:v>0.92218518894218005</c:v>
                </c:pt>
                <c:pt idx="181">
                  <c:v>0.92218519272890498</c:v>
                </c:pt>
                <c:pt idx="182">
                  <c:v>0.92218519625043605</c:v>
                </c:pt>
                <c:pt idx="183">
                  <c:v>0.92218519952556599</c:v>
                </c:pt>
                <c:pt idx="184">
                  <c:v>0.92218520257234604</c:v>
                </c:pt>
                <c:pt idx="185">
                  <c:v>0.92218520540454996</c:v>
                </c:pt>
                <c:pt idx="186">
                  <c:v>0.92218520803847703</c:v>
                </c:pt>
                <c:pt idx="187">
                  <c:v>0.92218521048774205</c:v>
                </c:pt>
                <c:pt idx="188">
                  <c:v>0.92218521276584198</c:v>
                </c:pt>
                <c:pt idx="189">
                  <c:v>0.92218521488544902</c:v>
                </c:pt>
                <c:pt idx="190">
                  <c:v>0.92218521685566202</c:v>
                </c:pt>
                <c:pt idx="191">
                  <c:v>0.92218521868848502</c:v>
                </c:pt>
                <c:pt idx="192">
                  <c:v>0.92218522039304696</c:v>
                </c:pt>
                <c:pt idx="193">
                  <c:v>0.92218522197802599</c:v>
                </c:pt>
                <c:pt idx="194">
                  <c:v>0.92218522345213194</c:v>
                </c:pt>
                <c:pt idx="195">
                  <c:v>0.92218522482237397</c:v>
                </c:pt>
                <c:pt idx="196">
                  <c:v>0.92218522609712394</c:v>
                </c:pt>
                <c:pt idx="197">
                  <c:v>0.922185227282875</c:v>
                </c:pt>
                <c:pt idx="198">
                  <c:v>0.92218522838523398</c:v>
                </c:pt>
                <c:pt idx="199">
                  <c:v>0.92218522941066994</c:v>
                </c:pt>
              </c:numCache>
            </c:numRef>
          </c:val>
          <c:smooth val="0"/>
          <c:extLst>
            <c:ext xmlns:c16="http://schemas.microsoft.com/office/drawing/2014/chart" uri="{C3380CC4-5D6E-409C-BE32-E72D297353CC}">
              <c16:uniqueId val="{00000000-2D4F-4D44-9DCB-D89D8358F624}"/>
            </c:ext>
          </c:extLst>
        </c:ser>
        <c:ser>
          <c:idx val="1"/>
          <c:order val="1"/>
          <c:tx>
            <c:strRef>
              <c:f>'f=100'!$I$1</c:f>
              <c:strCache>
                <c:ptCount val="1"/>
                <c:pt idx="0">
                  <c:v>上映日+7日補值</c:v>
                </c:pt>
              </c:strCache>
            </c:strRef>
          </c:tx>
          <c:spPr>
            <a:ln w="28575" cap="rnd">
              <a:solidFill>
                <a:schemeClr val="accent2"/>
              </a:solidFill>
              <a:round/>
            </a:ln>
            <a:effectLst/>
          </c:spPr>
          <c:marker>
            <c:symbol val="none"/>
          </c:marker>
          <c:val>
            <c:numRef>
              <c:f>'f=100'!$I$2:$I$201</c:f>
              <c:numCache>
                <c:formatCode>General</c:formatCode>
                <c:ptCount val="200"/>
                <c:pt idx="0">
                  <c:v>1.1054652346890299</c:v>
                </c:pt>
                <c:pt idx="1">
                  <c:v>0.98950525277078005</c:v>
                </c:pt>
                <c:pt idx="2">
                  <c:v>0.95723351155102898</c:v>
                </c:pt>
                <c:pt idx="3">
                  <c:v>0.95267174078364403</c:v>
                </c:pt>
                <c:pt idx="4">
                  <c:v>0.95260973731814202</c:v>
                </c:pt>
                <c:pt idx="5">
                  <c:v>0.95143027948945602</c:v>
                </c:pt>
                <c:pt idx="6">
                  <c:v>0.95275046826085596</c:v>
                </c:pt>
                <c:pt idx="7">
                  <c:v>0.95937289301204998</c:v>
                </c:pt>
                <c:pt idx="8">
                  <c:v>0.95358273473392297</c:v>
                </c:pt>
                <c:pt idx="9">
                  <c:v>0.95192547961920904</c:v>
                </c:pt>
                <c:pt idx="10">
                  <c:v>0.95209257220519306</c:v>
                </c:pt>
                <c:pt idx="11">
                  <c:v>0.95271077265811899</c:v>
                </c:pt>
                <c:pt idx="12">
                  <c:v>0.95566071896146099</c:v>
                </c:pt>
                <c:pt idx="13">
                  <c:v>0.95301695918761897</c:v>
                </c:pt>
                <c:pt idx="14">
                  <c:v>0.95330301951380503</c:v>
                </c:pt>
                <c:pt idx="15">
                  <c:v>0.95317753775443503</c:v>
                </c:pt>
                <c:pt idx="16">
                  <c:v>0.95361043032432202</c:v>
                </c:pt>
                <c:pt idx="17">
                  <c:v>0.95402487155235804</c:v>
                </c:pt>
                <c:pt idx="18">
                  <c:v>0.95406058491109602</c:v>
                </c:pt>
                <c:pt idx="19">
                  <c:v>0.95646907573912299</c:v>
                </c:pt>
                <c:pt idx="20">
                  <c:v>0.95472126959197301</c:v>
                </c:pt>
                <c:pt idx="21">
                  <c:v>0.95490471901664797</c:v>
                </c:pt>
                <c:pt idx="22">
                  <c:v>0.95539301046953695</c:v>
                </c:pt>
                <c:pt idx="23">
                  <c:v>0.96072247573244296</c:v>
                </c:pt>
                <c:pt idx="24">
                  <c:v>0.95607575916686305</c:v>
                </c:pt>
                <c:pt idx="25">
                  <c:v>0.95591982152150801</c:v>
                </c:pt>
                <c:pt idx="26">
                  <c:v>0.95700334803432696</c:v>
                </c:pt>
                <c:pt idx="27">
                  <c:v>0.96017066280457697</c:v>
                </c:pt>
                <c:pt idx="28">
                  <c:v>0.958441732403297</c:v>
                </c:pt>
                <c:pt idx="29">
                  <c:v>0.95992458887127396</c:v>
                </c:pt>
                <c:pt idx="30">
                  <c:v>0.95907735825893203</c:v>
                </c:pt>
                <c:pt idx="31">
                  <c:v>0.95726594239075802</c:v>
                </c:pt>
                <c:pt idx="32">
                  <c:v>0.95722238754533195</c:v>
                </c:pt>
                <c:pt idx="33">
                  <c:v>0.95764910647998802</c:v>
                </c:pt>
                <c:pt idx="34">
                  <c:v>0.95832334227018001</c:v>
                </c:pt>
                <c:pt idx="35">
                  <c:v>0.95850567901947403</c:v>
                </c:pt>
                <c:pt idx="36">
                  <c:v>0.95862777172664504</c:v>
                </c:pt>
                <c:pt idx="37">
                  <c:v>0.95828774863646204</c:v>
                </c:pt>
                <c:pt idx="38">
                  <c:v>0.95853953912641399</c:v>
                </c:pt>
                <c:pt idx="39">
                  <c:v>0.95830393767537903</c:v>
                </c:pt>
                <c:pt idx="40">
                  <c:v>0.95843861341193004</c:v>
                </c:pt>
                <c:pt idx="41">
                  <c:v>0.95840766295777602</c:v>
                </c:pt>
                <c:pt idx="42">
                  <c:v>0.95862208778467795</c:v>
                </c:pt>
                <c:pt idx="43">
                  <c:v>0.95859939821204598</c:v>
                </c:pt>
                <c:pt idx="44">
                  <c:v>0.95871872759623999</c:v>
                </c:pt>
                <c:pt idx="45">
                  <c:v>0.959387713625931</c:v>
                </c:pt>
                <c:pt idx="46">
                  <c:v>0.95922899608771095</c:v>
                </c:pt>
                <c:pt idx="47">
                  <c:v>0.95924515580492797</c:v>
                </c:pt>
                <c:pt idx="48">
                  <c:v>0.95903818901988402</c:v>
                </c:pt>
                <c:pt idx="49">
                  <c:v>0.95928172147083601</c:v>
                </c:pt>
                <c:pt idx="50">
                  <c:v>0.95922130238846304</c:v>
                </c:pt>
                <c:pt idx="51">
                  <c:v>0.95943568217503805</c:v>
                </c:pt>
                <c:pt idx="52">
                  <c:v>0.95945953771475401</c:v>
                </c:pt>
                <c:pt idx="53">
                  <c:v>0.95951106586587898</c:v>
                </c:pt>
                <c:pt idx="54">
                  <c:v>0.95930482312149401</c:v>
                </c:pt>
                <c:pt idx="55">
                  <c:v>0.95951977446511905</c:v>
                </c:pt>
                <c:pt idx="56">
                  <c:v>0.95970206561968396</c:v>
                </c:pt>
                <c:pt idx="57">
                  <c:v>0.95941785303076399</c:v>
                </c:pt>
                <c:pt idx="58">
                  <c:v>0.95979360232717803</c:v>
                </c:pt>
                <c:pt idx="59">
                  <c:v>0.95965648054850805</c:v>
                </c:pt>
                <c:pt idx="60">
                  <c:v>0.95967270449469699</c:v>
                </c:pt>
                <c:pt idx="61">
                  <c:v>0.95960515616610897</c:v>
                </c:pt>
                <c:pt idx="62">
                  <c:v>0.95961817203553401</c:v>
                </c:pt>
                <c:pt idx="63">
                  <c:v>0.95979608158154806</c:v>
                </c:pt>
                <c:pt idx="64">
                  <c:v>0.95963000926977704</c:v>
                </c:pt>
                <c:pt idx="65">
                  <c:v>0.95979169147798904</c:v>
                </c:pt>
                <c:pt idx="66">
                  <c:v>0.95981543580167294</c:v>
                </c:pt>
                <c:pt idx="67">
                  <c:v>0.95978474645721801</c:v>
                </c:pt>
                <c:pt idx="68">
                  <c:v>0.95991177139640005</c:v>
                </c:pt>
                <c:pt idx="69">
                  <c:v>0.95974581481330801</c:v>
                </c:pt>
                <c:pt idx="70">
                  <c:v>0.95982657398089999</c:v>
                </c:pt>
                <c:pt idx="71">
                  <c:v>0.95990609897440904</c:v>
                </c:pt>
                <c:pt idx="72">
                  <c:v>0.95991176169813797</c:v>
                </c:pt>
                <c:pt idx="73">
                  <c:v>0.95985407168705295</c:v>
                </c:pt>
                <c:pt idx="74">
                  <c:v>0.95992428075761804</c:v>
                </c:pt>
                <c:pt idx="75">
                  <c:v>0.95991783809696596</c:v>
                </c:pt>
                <c:pt idx="76">
                  <c:v>0.95988619765435801</c:v>
                </c:pt>
                <c:pt idx="77">
                  <c:v>0.95988455643405401</c:v>
                </c:pt>
                <c:pt idx="78">
                  <c:v>0.95992330538884596</c:v>
                </c:pt>
                <c:pt idx="79">
                  <c:v>0.95996592912120804</c:v>
                </c:pt>
                <c:pt idx="80">
                  <c:v>0.95997789208594997</c:v>
                </c:pt>
                <c:pt idx="81">
                  <c:v>0.95996672240999703</c:v>
                </c:pt>
                <c:pt idx="82">
                  <c:v>0.95997809734321604</c:v>
                </c:pt>
                <c:pt idx="83">
                  <c:v>0.95997858725125895</c:v>
                </c:pt>
                <c:pt idx="84">
                  <c:v>0.960002072556287</c:v>
                </c:pt>
                <c:pt idx="85">
                  <c:v>0.96000970042432499</c:v>
                </c:pt>
                <c:pt idx="86">
                  <c:v>0.96001875156050298</c:v>
                </c:pt>
                <c:pt idx="87">
                  <c:v>0.96001301193396804</c:v>
                </c:pt>
                <c:pt idx="88">
                  <c:v>0.96000819705357499</c:v>
                </c:pt>
                <c:pt idx="89">
                  <c:v>0.96000612714065503</c:v>
                </c:pt>
                <c:pt idx="90">
                  <c:v>0.96000302479051103</c:v>
                </c:pt>
                <c:pt idx="91">
                  <c:v>0.96000741695633895</c:v>
                </c:pt>
                <c:pt idx="92">
                  <c:v>0.96001087068447299</c:v>
                </c:pt>
                <c:pt idx="93">
                  <c:v>0.96001326344573201</c:v>
                </c:pt>
                <c:pt idx="94">
                  <c:v>0.96001267164655701</c:v>
                </c:pt>
                <c:pt idx="95">
                  <c:v>0.96001287479472697</c:v>
                </c:pt>
                <c:pt idx="96">
                  <c:v>0.96001233356812299</c:v>
                </c:pt>
                <c:pt idx="97">
                  <c:v>0.96001426846222904</c:v>
                </c:pt>
                <c:pt idx="98">
                  <c:v>0.96001653565925704</c:v>
                </c:pt>
                <c:pt idx="99">
                  <c:v>0.96001888879056296</c:v>
                </c:pt>
                <c:pt idx="100">
                  <c:v>0.96002064970247403</c:v>
                </c:pt>
                <c:pt idx="101">
                  <c:v>0.960022684714818</c:v>
                </c:pt>
                <c:pt idx="102">
                  <c:v>0.96002334677138801</c:v>
                </c:pt>
                <c:pt idx="103">
                  <c:v>0.96002571032936801</c:v>
                </c:pt>
                <c:pt idx="104">
                  <c:v>0.96002809863708505</c:v>
                </c:pt>
                <c:pt idx="105">
                  <c:v>0.96002932927772999</c:v>
                </c:pt>
                <c:pt idx="106">
                  <c:v>0.96003016609796699</c:v>
                </c:pt>
                <c:pt idx="107">
                  <c:v>0.96003172372600898</c:v>
                </c:pt>
                <c:pt idx="108">
                  <c:v>0.96003194368003697</c:v>
                </c:pt>
                <c:pt idx="109">
                  <c:v>0.96003294606259004</c:v>
                </c:pt>
                <c:pt idx="110">
                  <c:v>0.96003382870154297</c:v>
                </c:pt>
                <c:pt idx="111">
                  <c:v>0.96003469873765901</c:v>
                </c:pt>
                <c:pt idx="112">
                  <c:v>0.96003519560517403</c:v>
                </c:pt>
                <c:pt idx="113">
                  <c:v>0.96003561965774398</c:v>
                </c:pt>
                <c:pt idx="114">
                  <c:v>0.96003628918191097</c:v>
                </c:pt>
                <c:pt idx="115">
                  <c:v>0.96003679519414997</c:v>
                </c:pt>
                <c:pt idx="116">
                  <c:v>0.96003734866113</c:v>
                </c:pt>
                <c:pt idx="117">
                  <c:v>0.96003790692674795</c:v>
                </c:pt>
                <c:pt idx="118">
                  <c:v>0.960038377568179</c:v>
                </c:pt>
                <c:pt idx="119">
                  <c:v>0.96003876456178705</c:v>
                </c:pt>
                <c:pt idx="120">
                  <c:v>0.96003909636141704</c:v>
                </c:pt>
                <c:pt idx="121">
                  <c:v>0.96003941388372604</c:v>
                </c:pt>
                <c:pt idx="122">
                  <c:v>0.96003980355247098</c:v>
                </c:pt>
                <c:pt idx="123">
                  <c:v>0.960040130152786</c:v>
                </c:pt>
                <c:pt idx="124">
                  <c:v>0.96004041951942698</c:v>
                </c:pt>
                <c:pt idx="125">
                  <c:v>0.96004065649750303</c:v>
                </c:pt>
                <c:pt idx="126">
                  <c:v>0.96004089562363804</c:v>
                </c:pt>
                <c:pt idx="127">
                  <c:v>0.96004111206536602</c:v>
                </c:pt>
                <c:pt idx="128">
                  <c:v>0.96004130338411198</c:v>
                </c:pt>
                <c:pt idx="129">
                  <c:v>0.96004146325414697</c:v>
                </c:pt>
                <c:pt idx="130">
                  <c:v>0.96004166880313702</c:v>
                </c:pt>
                <c:pt idx="131">
                  <c:v>0.96004183030247803</c:v>
                </c:pt>
                <c:pt idx="132">
                  <c:v>0.96004197489055998</c:v>
                </c:pt>
                <c:pt idx="133">
                  <c:v>0.96004212507391595</c:v>
                </c:pt>
                <c:pt idx="134">
                  <c:v>0.96004224812634698</c:v>
                </c:pt>
                <c:pt idx="135">
                  <c:v>0.96004235943791505</c:v>
                </c:pt>
                <c:pt idx="136">
                  <c:v>0.96004246121932502</c:v>
                </c:pt>
                <c:pt idx="137">
                  <c:v>0.96004256635826102</c:v>
                </c:pt>
                <c:pt idx="138">
                  <c:v>0.96004266642759795</c:v>
                </c:pt>
                <c:pt idx="139">
                  <c:v>0.96004275389419402</c:v>
                </c:pt>
                <c:pt idx="140">
                  <c:v>0.96004283549647296</c:v>
                </c:pt>
                <c:pt idx="141">
                  <c:v>0.960042910181794</c:v>
                </c:pt>
                <c:pt idx="142">
                  <c:v>0.96004298200498694</c:v>
                </c:pt>
                <c:pt idx="143">
                  <c:v>0.96004304693146503</c:v>
                </c:pt>
                <c:pt idx="144">
                  <c:v>0.96004310822933203</c:v>
                </c:pt>
                <c:pt idx="145">
                  <c:v>0.96004316165072501</c:v>
                </c:pt>
                <c:pt idx="146">
                  <c:v>0.96004321359734901</c:v>
                </c:pt>
                <c:pt idx="147">
                  <c:v>0.96004326065518497</c:v>
                </c:pt>
                <c:pt idx="148">
                  <c:v>0.96004330749526301</c:v>
                </c:pt>
                <c:pt idx="149">
                  <c:v>0.96004335106793703</c:v>
                </c:pt>
                <c:pt idx="150">
                  <c:v>0.96004339145314099</c:v>
                </c:pt>
                <c:pt idx="151">
                  <c:v>0.960043427087096</c:v>
                </c:pt>
                <c:pt idx="152">
                  <c:v>0.96004346207296798</c:v>
                </c:pt>
                <c:pt idx="153">
                  <c:v>0.96004349469236605</c:v>
                </c:pt>
                <c:pt idx="154">
                  <c:v>0.96004352376957303</c:v>
                </c:pt>
                <c:pt idx="155">
                  <c:v>0.96004355117734996</c:v>
                </c:pt>
                <c:pt idx="156">
                  <c:v>0.96004357742667901</c:v>
                </c:pt>
                <c:pt idx="157">
                  <c:v>0.96004360128737498</c:v>
                </c:pt>
                <c:pt idx="158">
                  <c:v>0.960043623516869</c:v>
                </c:pt>
                <c:pt idx="159">
                  <c:v>0.96004364420531196</c:v>
                </c:pt>
                <c:pt idx="160">
                  <c:v>0.96004366346930203</c:v>
                </c:pt>
                <c:pt idx="161">
                  <c:v>0.96004368122430706</c:v>
                </c:pt>
                <c:pt idx="162">
                  <c:v>0.96004369773860798</c:v>
                </c:pt>
                <c:pt idx="163">
                  <c:v>0.96004371309985503</c:v>
                </c:pt>
                <c:pt idx="164">
                  <c:v>0.96004372752581801</c:v>
                </c:pt>
                <c:pt idx="165">
                  <c:v>0.96004374092929201</c:v>
                </c:pt>
                <c:pt idx="166">
                  <c:v>0.96004375335899095</c:v>
                </c:pt>
                <c:pt idx="167">
                  <c:v>0.96004376494268295</c:v>
                </c:pt>
                <c:pt idx="168">
                  <c:v>0.96004377574830801</c:v>
                </c:pt>
                <c:pt idx="169">
                  <c:v>0.96004378585329997</c:v>
                </c:pt>
                <c:pt idx="170">
                  <c:v>0.96004379516146798</c:v>
                </c:pt>
                <c:pt idx="171">
                  <c:v>0.96004380384669197</c:v>
                </c:pt>
                <c:pt idx="172">
                  <c:v>0.96004381187681498</c:v>
                </c:pt>
                <c:pt idx="173">
                  <c:v>0.96004381932567595</c:v>
                </c:pt>
                <c:pt idx="174">
                  <c:v>0.96004382629428897</c:v>
                </c:pt>
                <c:pt idx="175">
                  <c:v>0.96004383278417205</c:v>
                </c:pt>
                <c:pt idx="176">
                  <c:v>0.96004383884670796</c:v>
                </c:pt>
                <c:pt idx="177">
                  <c:v>0.96004384442908897</c:v>
                </c:pt>
                <c:pt idx="178">
                  <c:v>0.96004384962290301</c:v>
                </c:pt>
                <c:pt idx="179">
                  <c:v>0.96004385447067897</c:v>
                </c:pt>
                <c:pt idx="180">
                  <c:v>0.96004385898150901</c:v>
                </c:pt>
                <c:pt idx="181">
                  <c:v>0.96004386317643897</c:v>
                </c:pt>
                <c:pt idx="182">
                  <c:v>0.96004386706260103</c:v>
                </c:pt>
                <c:pt idx="183">
                  <c:v>0.96004387070048403</c:v>
                </c:pt>
                <c:pt idx="184">
                  <c:v>0.96004387407744296</c:v>
                </c:pt>
                <c:pt idx="185">
                  <c:v>0.96004387721111895</c:v>
                </c:pt>
                <c:pt idx="186">
                  <c:v>0.96004388012545105</c:v>
                </c:pt>
                <c:pt idx="187">
                  <c:v>0.960043882834694</c:v>
                </c:pt>
                <c:pt idx="188">
                  <c:v>0.96004388535447605</c:v>
                </c:pt>
                <c:pt idx="189">
                  <c:v>0.96004388769895299</c:v>
                </c:pt>
                <c:pt idx="190">
                  <c:v>0.96004388987525802</c:v>
                </c:pt>
                <c:pt idx="191">
                  <c:v>0.96004389189872297</c:v>
                </c:pt>
                <c:pt idx="192">
                  <c:v>0.96004389378641497</c:v>
                </c:pt>
                <c:pt idx="193">
                  <c:v>0.96004389553924296</c:v>
                </c:pt>
                <c:pt idx="194">
                  <c:v>0.96004389716846195</c:v>
                </c:pt>
                <c:pt idx="195">
                  <c:v>0.960043898683968</c:v>
                </c:pt>
                <c:pt idx="196">
                  <c:v>0.96004390009551999</c:v>
                </c:pt>
                <c:pt idx="197">
                  <c:v>0.96004390140690898</c:v>
                </c:pt>
                <c:pt idx="198">
                  <c:v>0.960043902625899</c:v>
                </c:pt>
                <c:pt idx="199">
                  <c:v>0.96004390376090398</c:v>
                </c:pt>
              </c:numCache>
            </c:numRef>
          </c:val>
          <c:smooth val="0"/>
          <c:extLst>
            <c:ext xmlns:c16="http://schemas.microsoft.com/office/drawing/2014/chart" uri="{C3380CC4-5D6E-409C-BE32-E72D297353CC}">
              <c16:uniqueId val="{00000001-2D4F-4D44-9DCB-D89D8358F624}"/>
            </c:ext>
          </c:extLst>
        </c:ser>
        <c:dLbls>
          <c:showLegendKey val="0"/>
          <c:showVal val="0"/>
          <c:showCatName val="0"/>
          <c:showSerName val="0"/>
          <c:showPercent val="0"/>
          <c:showBubbleSize val="0"/>
        </c:dLbls>
        <c:smooth val="0"/>
        <c:axId val="745744032"/>
        <c:axId val="745743704"/>
      </c:lineChart>
      <c:catAx>
        <c:axId val="74574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訓練次數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45743704"/>
        <c:crosses val="autoZero"/>
        <c:auto val="1"/>
        <c:lblAlgn val="ctr"/>
        <c:lblOffset val="100"/>
        <c:noMultiLvlLbl val="0"/>
      </c:catAx>
      <c:valAx>
        <c:axId val="745743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RMSE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4574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t>實驗二</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'f=100'!$H$1</c:f>
              <c:strCache>
                <c:ptCount val="1"/>
                <c:pt idx="0">
                  <c:v>平均值補值</c:v>
                </c:pt>
              </c:strCache>
            </c:strRef>
          </c:tx>
          <c:spPr>
            <a:ln w="28575" cap="rnd">
              <a:solidFill>
                <a:schemeClr val="accent1"/>
              </a:solidFill>
              <a:round/>
            </a:ln>
            <a:effectLst/>
          </c:spPr>
          <c:marker>
            <c:symbol val="none"/>
          </c:marker>
          <c:val>
            <c:numRef>
              <c:f>'f=100'!$H$2:$H$201</c:f>
              <c:numCache>
                <c:formatCode>General</c:formatCode>
                <c:ptCount val="200"/>
                <c:pt idx="0">
                  <c:v>0.75244979484989305</c:v>
                </c:pt>
                <c:pt idx="1">
                  <c:v>0.58351925055403397</c:v>
                </c:pt>
                <c:pt idx="2">
                  <c:v>0.51874191450368701</c:v>
                </c:pt>
                <c:pt idx="3">
                  <c:v>0.50537042809074895</c:v>
                </c:pt>
                <c:pt idx="4">
                  <c:v>0.50334095062169204</c:v>
                </c:pt>
                <c:pt idx="5">
                  <c:v>0.50073745879662901</c:v>
                </c:pt>
                <c:pt idx="6">
                  <c:v>0.50305949068057698</c:v>
                </c:pt>
                <c:pt idx="7">
                  <c:v>0.52153344129698798</c:v>
                </c:pt>
                <c:pt idx="8">
                  <c:v>0.50555067305008705</c:v>
                </c:pt>
                <c:pt idx="9">
                  <c:v>0.50250635795208998</c:v>
                </c:pt>
                <c:pt idx="10">
                  <c:v>0.50500854769166204</c:v>
                </c:pt>
                <c:pt idx="11">
                  <c:v>0.50426538735806004</c:v>
                </c:pt>
                <c:pt idx="12">
                  <c:v>0.51327436350264699</c:v>
                </c:pt>
                <c:pt idx="13">
                  <c:v>0.50673728283571695</c:v>
                </c:pt>
                <c:pt idx="14">
                  <c:v>0.507202070076478</c:v>
                </c:pt>
                <c:pt idx="15">
                  <c:v>0.50783467701753804</c:v>
                </c:pt>
                <c:pt idx="16">
                  <c:v>0.50965317029188195</c:v>
                </c:pt>
                <c:pt idx="17">
                  <c:v>0.50983244020815199</c:v>
                </c:pt>
                <c:pt idx="18">
                  <c:v>0.51028857235467195</c:v>
                </c:pt>
                <c:pt idx="19">
                  <c:v>0.51555702245839397</c:v>
                </c:pt>
                <c:pt idx="20">
                  <c:v>0.51220779062878397</c:v>
                </c:pt>
                <c:pt idx="21">
                  <c:v>0.51337772498674505</c:v>
                </c:pt>
                <c:pt idx="22">
                  <c:v>0.51402769908946999</c:v>
                </c:pt>
                <c:pt idx="23">
                  <c:v>0.52665303827475496</c:v>
                </c:pt>
                <c:pt idx="24">
                  <c:v>0.51570262230940001</c:v>
                </c:pt>
                <c:pt idx="25">
                  <c:v>0.51585727576847895</c:v>
                </c:pt>
                <c:pt idx="26">
                  <c:v>0.51810935538729397</c:v>
                </c:pt>
                <c:pt idx="27">
                  <c:v>0.52559215134911097</c:v>
                </c:pt>
                <c:pt idx="28">
                  <c:v>0.52151424887942799</c:v>
                </c:pt>
                <c:pt idx="29">
                  <c:v>0.52505359443718103</c:v>
                </c:pt>
                <c:pt idx="30">
                  <c:v>0.52308163601999302</c:v>
                </c:pt>
                <c:pt idx="31">
                  <c:v>0.519335802420959</c:v>
                </c:pt>
                <c:pt idx="32">
                  <c:v>0.51960812845483795</c:v>
                </c:pt>
                <c:pt idx="33">
                  <c:v>0.52030461528946104</c:v>
                </c:pt>
                <c:pt idx="34">
                  <c:v>0.52168087490966797</c:v>
                </c:pt>
                <c:pt idx="35">
                  <c:v>0.522148697850912</c:v>
                </c:pt>
                <c:pt idx="36">
                  <c:v>0.52245901561709496</c:v>
                </c:pt>
                <c:pt idx="37">
                  <c:v>0.52187859096663503</c:v>
                </c:pt>
                <c:pt idx="38">
                  <c:v>0.52241608747622703</c:v>
                </c:pt>
                <c:pt idx="39">
                  <c:v>0.52211029781547202</c:v>
                </c:pt>
                <c:pt idx="40">
                  <c:v>0.52243125259060696</c:v>
                </c:pt>
                <c:pt idx="41">
                  <c:v>0.52251157862101705</c:v>
                </c:pt>
                <c:pt idx="42">
                  <c:v>0.52289622694746296</c:v>
                </c:pt>
                <c:pt idx="43">
                  <c:v>0.52298164760772103</c:v>
                </c:pt>
                <c:pt idx="44">
                  <c:v>0.52322690890842305</c:v>
                </c:pt>
                <c:pt idx="45">
                  <c:v>0.52444633967526799</c:v>
                </c:pt>
                <c:pt idx="46">
                  <c:v>0.52418590273758403</c:v>
                </c:pt>
                <c:pt idx="47">
                  <c:v>0.52426050550183201</c:v>
                </c:pt>
                <c:pt idx="48">
                  <c:v>0.52396814418011595</c:v>
                </c:pt>
                <c:pt idx="49">
                  <c:v>0.52441070128412204</c:v>
                </c:pt>
                <c:pt idx="50">
                  <c:v>0.52435565921190097</c:v>
                </c:pt>
                <c:pt idx="51">
                  <c:v>0.52475680739074204</c:v>
                </c:pt>
                <c:pt idx="52">
                  <c:v>0.52483094289882404</c:v>
                </c:pt>
                <c:pt idx="53">
                  <c:v>0.52495077476533603</c:v>
                </c:pt>
                <c:pt idx="54">
                  <c:v>0.52465533083518801</c:v>
                </c:pt>
                <c:pt idx="55">
                  <c:v>0.52502276589186103</c:v>
                </c:pt>
                <c:pt idx="56">
                  <c:v>0.52536520239161599</c:v>
                </c:pt>
                <c:pt idx="57">
                  <c:v>0.52492297294593604</c:v>
                </c:pt>
                <c:pt idx="58">
                  <c:v>0.52557034789200796</c:v>
                </c:pt>
                <c:pt idx="59">
                  <c:v>0.52534794354828596</c:v>
                </c:pt>
                <c:pt idx="60">
                  <c:v>0.52539569896249005</c:v>
                </c:pt>
                <c:pt idx="61">
                  <c:v>0.52530468699629695</c:v>
                </c:pt>
                <c:pt idx="62">
                  <c:v>0.52534565089697205</c:v>
                </c:pt>
                <c:pt idx="63">
                  <c:v>0.52565614998469601</c:v>
                </c:pt>
                <c:pt idx="64">
                  <c:v>0.52540090988816002</c:v>
                </c:pt>
                <c:pt idx="65">
                  <c:v>0.52567545476722599</c:v>
                </c:pt>
                <c:pt idx="66">
                  <c:v>0.52572836899602804</c:v>
                </c:pt>
                <c:pt idx="67">
                  <c:v>0.52568951207223902</c:v>
                </c:pt>
                <c:pt idx="68">
                  <c:v>0.52591635643048695</c:v>
                </c:pt>
                <c:pt idx="69">
                  <c:v>0.52564937135494105</c:v>
                </c:pt>
                <c:pt idx="70">
                  <c:v>0.52579109055518702</c:v>
                </c:pt>
                <c:pt idx="71">
                  <c:v>0.52593337966059595</c:v>
                </c:pt>
                <c:pt idx="72">
                  <c:v>0.525951092118638</c:v>
                </c:pt>
                <c:pt idx="73">
                  <c:v>0.52586264097760804</c:v>
                </c:pt>
                <c:pt idx="74">
                  <c:v>0.52598710349749001</c:v>
                </c:pt>
                <c:pt idx="75">
                  <c:v>0.52598285649200305</c:v>
                </c:pt>
                <c:pt idx="76">
                  <c:v>0.52593661721261498</c:v>
                </c:pt>
                <c:pt idx="77">
                  <c:v>0.52593995675118399</c:v>
                </c:pt>
                <c:pt idx="78">
                  <c:v>0.52600954269322098</c:v>
                </c:pt>
                <c:pt idx="79">
                  <c:v>0.52608609840890097</c:v>
                </c:pt>
                <c:pt idx="80">
                  <c:v>0.52611090207863198</c:v>
                </c:pt>
                <c:pt idx="81">
                  <c:v>0.52609622516533405</c:v>
                </c:pt>
                <c:pt idx="82">
                  <c:v>0.52611940120282696</c:v>
                </c:pt>
                <c:pt idx="83">
                  <c:v>0.52612388209182703</c:v>
                </c:pt>
                <c:pt idx="84">
                  <c:v>0.52616710406299405</c:v>
                </c:pt>
                <c:pt idx="85">
                  <c:v>0.52618328066762199</c:v>
                </c:pt>
                <c:pt idx="86">
                  <c:v>0.52620171585975795</c:v>
                </c:pt>
                <c:pt idx="87">
                  <c:v>0.52619445870413994</c:v>
                </c:pt>
                <c:pt idx="88">
                  <c:v>0.52618876961432104</c:v>
                </c:pt>
                <c:pt idx="89">
                  <c:v>0.52618759933759396</c:v>
                </c:pt>
                <c:pt idx="90">
                  <c:v>0.52618461444317399</c:v>
                </c:pt>
                <c:pt idx="91">
                  <c:v>0.52619407241673399</c:v>
                </c:pt>
                <c:pt idx="92">
                  <c:v>0.52620181377256803</c:v>
                </c:pt>
                <c:pt idx="93">
                  <c:v>0.52620764044347101</c:v>
                </c:pt>
                <c:pt idx="94">
                  <c:v>0.52620830742855595</c:v>
                </c:pt>
                <c:pt idx="95">
                  <c:v>0.52621020469597402</c:v>
                </c:pt>
                <c:pt idx="96">
                  <c:v>0.52621075981083398</c:v>
                </c:pt>
                <c:pt idx="97">
                  <c:v>0.52621535982784795</c:v>
                </c:pt>
                <c:pt idx="98">
                  <c:v>0.52622042744571895</c:v>
                </c:pt>
                <c:pt idx="99">
                  <c:v>0.52622555412342698</c:v>
                </c:pt>
                <c:pt idx="100">
                  <c:v>0.526229598288248</c:v>
                </c:pt>
                <c:pt idx="101">
                  <c:v>0.526234030009884</c:v>
                </c:pt>
                <c:pt idx="102">
                  <c:v>0.52623608415927603</c:v>
                </c:pt>
                <c:pt idx="103">
                  <c:v>0.52624092466980399</c:v>
                </c:pt>
                <c:pt idx="104">
                  <c:v>0.52624574561585402</c:v>
                </c:pt>
                <c:pt idx="105">
                  <c:v>0.52624856900611905</c:v>
                </c:pt>
                <c:pt idx="106">
                  <c:v>0.52625067837047701</c:v>
                </c:pt>
                <c:pt idx="107">
                  <c:v>0.526253952420772</c:v>
                </c:pt>
                <c:pt idx="108">
                  <c:v>0.52625492673599805</c:v>
                </c:pt>
                <c:pt idx="109">
                  <c:v>0.52625717745425404</c:v>
                </c:pt>
                <c:pt idx="110">
                  <c:v>0.52625918658778104</c:v>
                </c:pt>
                <c:pt idx="111">
                  <c:v>0.52626113807772001</c:v>
                </c:pt>
                <c:pt idx="112">
                  <c:v>0.52626242648858401</c:v>
                </c:pt>
                <c:pt idx="113">
                  <c:v>0.52626356093547999</c:v>
                </c:pt>
                <c:pt idx="114">
                  <c:v>0.52626507970283898</c:v>
                </c:pt>
                <c:pt idx="115">
                  <c:v>0.52626629552361404</c:v>
                </c:pt>
                <c:pt idx="116">
                  <c:v>0.52628010347341603</c:v>
                </c:pt>
                <c:pt idx="117">
                  <c:v>0.526280314468203</c:v>
                </c:pt>
                <c:pt idx="118">
                  <c:v>0.52628051112461005</c:v>
                </c:pt>
                <c:pt idx="119">
                  <c:v>0.52628069198101202</c:v>
                </c:pt>
                <c:pt idx="120">
                  <c:v>0.52628086416555697</c:v>
                </c:pt>
                <c:pt idx="121">
                  <c:v>0.52628102115151199</c:v>
                </c:pt>
                <c:pt idx="122">
                  <c:v>0.52628116868663999</c:v>
                </c:pt>
                <c:pt idx="123">
                  <c:v>0.52628129985868199</c:v>
                </c:pt>
                <c:pt idx="124">
                  <c:v>0.52628142566180902</c:v>
                </c:pt>
                <c:pt idx="125">
                  <c:v>0.52628154054976095</c:v>
                </c:pt>
                <c:pt idx="126">
                  <c:v>0.52628165257263804</c:v>
                </c:pt>
                <c:pt idx="127">
                  <c:v>0.526281756776523</c:v>
                </c:pt>
                <c:pt idx="128">
                  <c:v>0.52627683781754198</c:v>
                </c:pt>
                <c:pt idx="129">
                  <c:v>0.52627723869198595</c:v>
                </c:pt>
                <c:pt idx="130">
                  <c:v>0.52627770722164702</c:v>
                </c:pt>
                <c:pt idx="131">
                  <c:v>0.52627809303230499</c:v>
                </c:pt>
                <c:pt idx="132">
                  <c:v>0.52627844238896404</c:v>
                </c:pt>
                <c:pt idx="133">
                  <c:v>0.526278793753722</c:v>
                </c:pt>
                <c:pt idx="134">
                  <c:v>0.52627909254945904</c:v>
                </c:pt>
                <c:pt idx="135">
                  <c:v>0.52627936516436602</c:v>
                </c:pt>
                <c:pt idx="136">
                  <c:v>0.52627961576414695</c:v>
                </c:pt>
                <c:pt idx="137">
                  <c:v>0.52627986646400804</c:v>
                </c:pt>
                <c:pt idx="138">
                  <c:v>0.52628010347341603</c:v>
                </c:pt>
                <c:pt idx="139">
                  <c:v>0.526280314468203</c:v>
                </c:pt>
                <c:pt idx="140">
                  <c:v>0.52628051112461005</c:v>
                </c:pt>
                <c:pt idx="141">
                  <c:v>0.52628069198101202</c:v>
                </c:pt>
                <c:pt idx="142">
                  <c:v>0.52628086416555697</c:v>
                </c:pt>
                <c:pt idx="143">
                  <c:v>0.52628102115151199</c:v>
                </c:pt>
                <c:pt idx="144">
                  <c:v>0.52628116868663999</c:v>
                </c:pt>
                <c:pt idx="145">
                  <c:v>0.52628129985868199</c:v>
                </c:pt>
                <c:pt idx="146">
                  <c:v>0.52628142566180902</c:v>
                </c:pt>
                <c:pt idx="147">
                  <c:v>0.52628154054976095</c:v>
                </c:pt>
                <c:pt idx="148">
                  <c:v>0.52628165257263804</c:v>
                </c:pt>
                <c:pt idx="149">
                  <c:v>0.526281756776523</c:v>
                </c:pt>
                <c:pt idx="150">
                  <c:v>0.52628185345133405</c:v>
                </c:pt>
                <c:pt idx="151">
                  <c:v>0.52628194012035601</c:v>
                </c:pt>
                <c:pt idx="152">
                  <c:v>0.52628202383134903</c:v>
                </c:pt>
                <c:pt idx="153">
                  <c:v>0.52628210182080504</c:v>
                </c:pt>
                <c:pt idx="154">
                  <c:v>0.52628217222999196</c:v>
                </c:pt>
                <c:pt idx="155">
                  <c:v>0.52628223832794996</c:v>
                </c:pt>
                <c:pt idx="156">
                  <c:v>0.52628230107891105</c:v>
                </c:pt>
                <c:pt idx="157">
                  <c:v>0.526282358509916</c:v>
                </c:pt>
                <c:pt idx="158">
                  <c:v>0.52628241198655501</c:v>
                </c:pt>
                <c:pt idx="159">
                  <c:v>0.526282461744082</c:v>
                </c:pt>
                <c:pt idx="160">
                  <c:v>0.52628250805888199</c:v>
                </c:pt>
                <c:pt idx="161">
                  <c:v>0.52628255086126596</c:v>
                </c:pt>
                <c:pt idx="162">
                  <c:v>0.52628259067119898</c:v>
                </c:pt>
                <c:pt idx="163">
                  <c:v>0.52628262769925505</c:v>
                </c:pt>
                <c:pt idx="164">
                  <c:v>0.52628266237102395</c:v>
                </c:pt>
                <c:pt idx="165">
                  <c:v>0.52628269459463195</c:v>
                </c:pt>
                <c:pt idx="166">
                  <c:v>0.52628272450255997</c:v>
                </c:pt>
                <c:pt idx="167">
                  <c:v>0.526282752357496</c:v>
                </c:pt>
                <c:pt idx="168">
                  <c:v>0.52628277831777803</c:v>
                </c:pt>
                <c:pt idx="169">
                  <c:v>0.52628280255471105</c:v>
                </c:pt>
                <c:pt idx="170">
                  <c:v>0.52628282494446399</c:v>
                </c:pt>
                <c:pt idx="171">
                  <c:v>0.52628284581503304</c:v>
                </c:pt>
                <c:pt idx="172">
                  <c:v>0.52628286514533096</c:v>
                </c:pt>
                <c:pt idx="173">
                  <c:v>0.52628288309035698</c:v>
                </c:pt>
                <c:pt idx="174">
                  <c:v>0.52628289984846399</c:v>
                </c:pt>
                <c:pt idx="175">
                  <c:v>0.526282915448821</c:v>
                </c:pt>
                <c:pt idx="176">
                  <c:v>0.52628293000245396</c:v>
                </c:pt>
                <c:pt idx="177">
                  <c:v>0.52628294344342996</c:v>
                </c:pt>
                <c:pt idx="178">
                  <c:v>0.52628295594725305</c:v>
                </c:pt>
                <c:pt idx="179">
                  <c:v>0.52112517999999997</c:v>
                </c:pt>
                <c:pt idx="180">
                  <c:v>0.52112517999999997</c:v>
                </c:pt>
                <c:pt idx="181">
                  <c:v>0.52112517999999997</c:v>
                </c:pt>
                <c:pt idx="182">
                  <c:v>0.52112517999999997</c:v>
                </c:pt>
                <c:pt idx="183">
                  <c:v>0.52112517999999997</c:v>
                </c:pt>
                <c:pt idx="184">
                  <c:v>0.52112517999999997</c:v>
                </c:pt>
                <c:pt idx="185">
                  <c:v>0.52112517999999997</c:v>
                </c:pt>
                <c:pt idx="186">
                  <c:v>0.52112517999999997</c:v>
                </c:pt>
                <c:pt idx="187">
                  <c:v>0.52112517999999997</c:v>
                </c:pt>
                <c:pt idx="188">
                  <c:v>0.52112517999999997</c:v>
                </c:pt>
                <c:pt idx="189">
                  <c:v>0.52112517999999997</c:v>
                </c:pt>
                <c:pt idx="190">
                  <c:v>0.51596731174893196</c:v>
                </c:pt>
                <c:pt idx="191">
                  <c:v>0.51596731174893196</c:v>
                </c:pt>
                <c:pt idx="192">
                  <c:v>0.51596731174893196</c:v>
                </c:pt>
                <c:pt idx="193">
                  <c:v>0.51596731174893196</c:v>
                </c:pt>
                <c:pt idx="194">
                  <c:v>0.51596731174893196</c:v>
                </c:pt>
                <c:pt idx="195">
                  <c:v>0.51596731174893196</c:v>
                </c:pt>
                <c:pt idx="196">
                  <c:v>0.51596731174893196</c:v>
                </c:pt>
                <c:pt idx="197">
                  <c:v>0.51596731174893196</c:v>
                </c:pt>
                <c:pt idx="198">
                  <c:v>0.51596731174893196</c:v>
                </c:pt>
                <c:pt idx="199">
                  <c:v>0.51596731174893196</c:v>
                </c:pt>
              </c:numCache>
            </c:numRef>
          </c:val>
          <c:smooth val="0"/>
          <c:extLst>
            <c:ext xmlns:c16="http://schemas.microsoft.com/office/drawing/2014/chart" uri="{C3380CC4-5D6E-409C-BE32-E72D297353CC}">
              <c16:uniqueId val="{00000000-5200-418A-954D-413C2AE76700}"/>
            </c:ext>
          </c:extLst>
        </c:ser>
        <c:ser>
          <c:idx val="1"/>
          <c:order val="1"/>
          <c:tx>
            <c:strRef>
              <c:f>'f=100'!$I$1</c:f>
              <c:strCache>
                <c:ptCount val="1"/>
                <c:pt idx="0">
                  <c:v>上映日+7日補值</c:v>
                </c:pt>
              </c:strCache>
            </c:strRef>
          </c:tx>
          <c:spPr>
            <a:ln w="28575" cap="rnd">
              <a:solidFill>
                <a:schemeClr val="accent2"/>
              </a:solidFill>
              <a:round/>
            </a:ln>
            <a:effectLst/>
          </c:spPr>
          <c:marker>
            <c:symbol val="none"/>
          </c:marker>
          <c:val>
            <c:numRef>
              <c:f>'f=100'!$I$2:$I$201</c:f>
              <c:numCache>
                <c:formatCode>General</c:formatCode>
                <c:ptCount val="200"/>
                <c:pt idx="0">
                  <c:v>0.733277369548475</c:v>
                </c:pt>
                <c:pt idx="1">
                  <c:v>0.57638594875572002</c:v>
                </c:pt>
                <c:pt idx="2">
                  <c:v>0.53110507438536902</c:v>
                </c:pt>
                <c:pt idx="3">
                  <c:v>0.526335362380287</c:v>
                </c:pt>
                <c:pt idx="4">
                  <c:v>0.52019675007239397</c:v>
                </c:pt>
                <c:pt idx="5">
                  <c:v>0.51478529173038801</c:v>
                </c:pt>
                <c:pt idx="6">
                  <c:v>0.51082063901233699</c:v>
                </c:pt>
                <c:pt idx="7">
                  <c:v>0.51054964650123702</c:v>
                </c:pt>
                <c:pt idx="8">
                  <c:v>0.51116281837224398</c:v>
                </c:pt>
                <c:pt idx="9">
                  <c:v>0.51396949894614596</c:v>
                </c:pt>
                <c:pt idx="10">
                  <c:v>0.51323439937134996</c:v>
                </c:pt>
                <c:pt idx="11">
                  <c:v>0.54019604151517797</c:v>
                </c:pt>
                <c:pt idx="12">
                  <c:v>0.515490074847618</c:v>
                </c:pt>
                <c:pt idx="13">
                  <c:v>0.51613354707675196</c:v>
                </c:pt>
                <c:pt idx="14">
                  <c:v>0.52525527511254999</c:v>
                </c:pt>
                <c:pt idx="15">
                  <c:v>0.51764172497122396</c:v>
                </c:pt>
                <c:pt idx="16">
                  <c:v>0.523231621557539</c:v>
                </c:pt>
                <c:pt idx="17">
                  <c:v>0.51991301574434201</c:v>
                </c:pt>
                <c:pt idx="18">
                  <c:v>0.52024192741541297</c:v>
                </c:pt>
                <c:pt idx="19">
                  <c:v>0.52048590844213205</c:v>
                </c:pt>
                <c:pt idx="20">
                  <c:v>0.52371825854352905</c:v>
                </c:pt>
                <c:pt idx="21">
                  <c:v>0.52806394750666197</c:v>
                </c:pt>
                <c:pt idx="22">
                  <c:v>0.52225005480109798</c:v>
                </c:pt>
                <c:pt idx="23">
                  <c:v>0.52320327768334596</c:v>
                </c:pt>
                <c:pt idx="24">
                  <c:v>0.52342824056539505</c:v>
                </c:pt>
                <c:pt idx="25">
                  <c:v>0.52483296488188402</c:v>
                </c:pt>
                <c:pt idx="26">
                  <c:v>0.52487322384643498</c:v>
                </c:pt>
                <c:pt idx="27">
                  <c:v>0.52478494137384202</c:v>
                </c:pt>
                <c:pt idx="28">
                  <c:v>0.52565620306440297</c:v>
                </c:pt>
                <c:pt idx="29">
                  <c:v>0.52636890286179505</c:v>
                </c:pt>
                <c:pt idx="30">
                  <c:v>0.52736687623536804</c:v>
                </c:pt>
                <c:pt idx="31">
                  <c:v>0.52697790918827903</c:v>
                </c:pt>
                <c:pt idx="32">
                  <c:v>0.52696465089649103</c:v>
                </c:pt>
                <c:pt idx="33">
                  <c:v>0.52777939316236</c:v>
                </c:pt>
                <c:pt idx="34">
                  <c:v>0.527781101318202</c:v>
                </c:pt>
                <c:pt idx="35">
                  <c:v>0.52802672512494897</c:v>
                </c:pt>
                <c:pt idx="36">
                  <c:v>0.52901834180049201</c:v>
                </c:pt>
                <c:pt idx="37">
                  <c:v>0.52857214759422</c:v>
                </c:pt>
                <c:pt idx="38">
                  <c:v>0.52865171744349404</c:v>
                </c:pt>
                <c:pt idx="39">
                  <c:v>0.52913371020544897</c:v>
                </c:pt>
                <c:pt idx="40">
                  <c:v>0.52921921504979796</c:v>
                </c:pt>
                <c:pt idx="41">
                  <c:v>0.52976570959134295</c:v>
                </c:pt>
                <c:pt idx="42">
                  <c:v>0.529474828721758</c:v>
                </c:pt>
                <c:pt idx="43">
                  <c:v>0.52977967420237604</c:v>
                </c:pt>
                <c:pt idx="44">
                  <c:v>0.52986974978738399</c:v>
                </c:pt>
                <c:pt idx="45">
                  <c:v>0.52990949095545603</c:v>
                </c:pt>
                <c:pt idx="46">
                  <c:v>0.53037750357846902</c:v>
                </c:pt>
                <c:pt idx="47">
                  <c:v>0.53016242560360705</c:v>
                </c:pt>
                <c:pt idx="48">
                  <c:v>0.53066931484476698</c:v>
                </c:pt>
                <c:pt idx="49">
                  <c:v>0.53041059393391798</c:v>
                </c:pt>
                <c:pt idx="50">
                  <c:v>0.53051775662147105</c:v>
                </c:pt>
                <c:pt idx="51">
                  <c:v>0.53106041071757704</c:v>
                </c:pt>
                <c:pt idx="52">
                  <c:v>0.53089971653241197</c:v>
                </c:pt>
                <c:pt idx="53">
                  <c:v>0.53101452969520901</c:v>
                </c:pt>
                <c:pt idx="54">
                  <c:v>0.53123000967553402</c:v>
                </c:pt>
                <c:pt idx="55">
                  <c:v>0.53122890214595297</c:v>
                </c:pt>
                <c:pt idx="56">
                  <c:v>0.53106342934638695</c:v>
                </c:pt>
                <c:pt idx="57">
                  <c:v>0.53145528673769604</c:v>
                </c:pt>
                <c:pt idx="58">
                  <c:v>0.53115799276057696</c:v>
                </c:pt>
                <c:pt idx="59">
                  <c:v>0.53147077876128301</c:v>
                </c:pt>
                <c:pt idx="60">
                  <c:v>0.53147861345019498</c:v>
                </c:pt>
                <c:pt idx="61">
                  <c:v>0.53143528280428998</c:v>
                </c:pt>
                <c:pt idx="62">
                  <c:v>0.53142377836922405</c:v>
                </c:pt>
                <c:pt idx="63">
                  <c:v>0.53168599625660995</c:v>
                </c:pt>
                <c:pt idx="64">
                  <c:v>0.53155415731329103</c:v>
                </c:pt>
                <c:pt idx="65">
                  <c:v>0.53172985529720995</c:v>
                </c:pt>
                <c:pt idx="66">
                  <c:v>0.53176800535319202</c:v>
                </c:pt>
                <c:pt idx="67">
                  <c:v>0.53167871500943897</c:v>
                </c:pt>
                <c:pt idx="68">
                  <c:v>0.53171718058239803</c:v>
                </c:pt>
                <c:pt idx="69">
                  <c:v>0.53172247081753699</c:v>
                </c:pt>
                <c:pt idx="70">
                  <c:v>0.53189380559605703</c:v>
                </c:pt>
                <c:pt idx="71">
                  <c:v>0.53184233553030202</c:v>
                </c:pt>
                <c:pt idx="72">
                  <c:v>0.53180832486109098</c:v>
                </c:pt>
                <c:pt idx="73">
                  <c:v>0.53183539778977595</c:v>
                </c:pt>
                <c:pt idx="74">
                  <c:v>0.53188021581488598</c:v>
                </c:pt>
                <c:pt idx="75">
                  <c:v>0.53192333054088103</c:v>
                </c:pt>
                <c:pt idx="76">
                  <c:v>0.53191930940373999</c:v>
                </c:pt>
                <c:pt idx="77">
                  <c:v>0.53192754747291404</c:v>
                </c:pt>
                <c:pt idx="78">
                  <c:v>0.53195393532009605</c:v>
                </c:pt>
                <c:pt idx="79">
                  <c:v>0.53196125277654105</c:v>
                </c:pt>
                <c:pt idx="80">
                  <c:v>0.53198149784240301</c:v>
                </c:pt>
                <c:pt idx="81">
                  <c:v>0.53197681594481006</c:v>
                </c:pt>
                <c:pt idx="82">
                  <c:v>0.53200397219276396</c:v>
                </c:pt>
                <c:pt idx="83">
                  <c:v>0.53200969238521201</c:v>
                </c:pt>
                <c:pt idx="84">
                  <c:v>0.53201339607133502</c:v>
                </c:pt>
                <c:pt idx="85">
                  <c:v>0.53201844451660396</c:v>
                </c:pt>
                <c:pt idx="86">
                  <c:v>0.532028850060553</c:v>
                </c:pt>
                <c:pt idx="87">
                  <c:v>0.53202668991137902</c:v>
                </c:pt>
                <c:pt idx="88">
                  <c:v>0.53203159247516696</c:v>
                </c:pt>
                <c:pt idx="89">
                  <c:v>0.53204005457974202</c:v>
                </c:pt>
                <c:pt idx="90">
                  <c:v>0.53204718999190104</c:v>
                </c:pt>
                <c:pt idx="91">
                  <c:v>0.532047892168662</c:v>
                </c:pt>
                <c:pt idx="92">
                  <c:v>0.53205532601281702</c:v>
                </c:pt>
                <c:pt idx="93">
                  <c:v>0.53206080432778802</c:v>
                </c:pt>
                <c:pt idx="94">
                  <c:v>0.53206378259976395</c:v>
                </c:pt>
                <c:pt idx="95">
                  <c:v>0.53207249418306701</c:v>
                </c:pt>
                <c:pt idx="96">
                  <c:v>0.53207676964568495</c:v>
                </c:pt>
                <c:pt idx="97">
                  <c:v>0.53208209842229803</c:v>
                </c:pt>
                <c:pt idx="98">
                  <c:v>0.53208575489390297</c:v>
                </c:pt>
                <c:pt idx="99">
                  <c:v>0.53208840573558602</c:v>
                </c:pt>
                <c:pt idx="100">
                  <c:v>0.53209116839707205</c:v>
                </c:pt>
                <c:pt idx="101">
                  <c:v>0.53209372165060098</c:v>
                </c:pt>
                <c:pt idx="102">
                  <c:v>0.532097089890611</c:v>
                </c:pt>
                <c:pt idx="103">
                  <c:v>0.53209950765377201</c:v>
                </c:pt>
                <c:pt idx="104">
                  <c:v>0.53210206177855202</c:v>
                </c:pt>
                <c:pt idx="105">
                  <c:v>0.53210402827902903</c:v>
                </c:pt>
                <c:pt idx="106">
                  <c:v>0.53210733049660897</c:v>
                </c:pt>
                <c:pt idx="107">
                  <c:v>0.53210912654387399</c:v>
                </c:pt>
                <c:pt idx="108">
                  <c:v>0.53211090830163499</c:v>
                </c:pt>
                <c:pt idx="109">
                  <c:v>0.53211292385310205</c:v>
                </c:pt>
                <c:pt idx="110">
                  <c:v>0.532114325081953</c:v>
                </c:pt>
                <c:pt idx="111">
                  <c:v>0.53211613313095196</c:v>
                </c:pt>
                <c:pt idx="112">
                  <c:v>0.53211771346529801</c:v>
                </c:pt>
                <c:pt idx="113">
                  <c:v>0.53211872757973999</c:v>
                </c:pt>
                <c:pt idx="114">
                  <c:v>0.53211964627420705</c:v>
                </c:pt>
                <c:pt idx="115">
                  <c:v>0.53212057836113003</c:v>
                </c:pt>
                <c:pt idx="116">
                  <c:v>0.53212161549209203</c:v>
                </c:pt>
                <c:pt idx="117">
                  <c:v>0.53212243274012905</c:v>
                </c:pt>
                <c:pt idx="118">
                  <c:v>0.53212315887586004</c:v>
                </c:pt>
                <c:pt idx="119">
                  <c:v>0.53212384286112202</c:v>
                </c:pt>
                <c:pt idx="120">
                  <c:v>0.53212445915445405</c:v>
                </c:pt>
                <c:pt idx="121">
                  <c:v>0.53212506337866505</c:v>
                </c:pt>
                <c:pt idx="122">
                  <c:v>0.53212563821606296</c:v>
                </c:pt>
                <c:pt idx="123">
                  <c:v>0.53212614217328003</c:v>
                </c:pt>
                <c:pt idx="124">
                  <c:v>0.53212665391611402</c:v>
                </c:pt>
                <c:pt idx="125">
                  <c:v>0.53212708884055304</c:v>
                </c:pt>
                <c:pt idx="126">
                  <c:v>0.53212749320742903</c:v>
                </c:pt>
                <c:pt idx="127">
                  <c:v>0.53212789250529102</c:v>
                </c:pt>
                <c:pt idx="128">
                  <c:v>0.53212826466151297</c:v>
                </c:pt>
                <c:pt idx="129">
                  <c:v>0.53212862678074102</c:v>
                </c:pt>
                <c:pt idx="130">
                  <c:v>0.53212898726139701</c:v>
                </c:pt>
                <c:pt idx="131">
                  <c:v>0.53212930561254701</c:v>
                </c:pt>
                <c:pt idx="132">
                  <c:v>0.53212957954045104</c:v>
                </c:pt>
                <c:pt idx="133">
                  <c:v>0.53212983656007296</c:v>
                </c:pt>
                <c:pt idx="134">
                  <c:v>0.532130097354506</c:v>
                </c:pt>
                <c:pt idx="135">
                  <c:v>0.53213033240646701</c:v>
                </c:pt>
                <c:pt idx="136">
                  <c:v>0.53213054513370295</c:v>
                </c:pt>
                <c:pt idx="137">
                  <c:v>0.53213073573199898</c:v>
                </c:pt>
                <c:pt idx="138">
                  <c:v>0.53213092446911703</c:v>
                </c:pt>
                <c:pt idx="139">
                  <c:v>0.53213109473672604</c:v>
                </c:pt>
                <c:pt idx="140">
                  <c:v>0.53213125060572097</c:v>
                </c:pt>
                <c:pt idx="141">
                  <c:v>0.53213139665336695</c:v>
                </c:pt>
                <c:pt idx="142">
                  <c:v>0.53213153329809504</c:v>
                </c:pt>
                <c:pt idx="143">
                  <c:v>0.53213166147154101</c:v>
                </c:pt>
                <c:pt idx="144">
                  <c:v>0.53213177733568595</c:v>
                </c:pt>
                <c:pt idx="145">
                  <c:v>0.532131886226474</c:v>
                </c:pt>
                <c:pt idx="146">
                  <c:v>0.53213198911839399</c:v>
                </c:pt>
                <c:pt idx="147">
                  <c:v>0.532132083220761</c:v>
                </c:pt>
                <c:pt idx="148">
                  <c:v>0.53213217241479205</c:v>
                </c:pt>
                <c:pt idx="149">
                  <c:v>0.53213225441775502</c:v>
                </c:pt>
                <c:pt idx="150">
                  <c:v>0.53213233164361895</c:v>
                </c:pt>
                <c:pt idx="151">
                  <c:v>0.532132403191104</c:v>
                </c:pt>
                <c:pt idx="152">
                  <c:v>0.53213246930917801</c:v>
                </c:pt>
                <c:pt idx="153">
                  <c:v>0.53213253200115296</c:v>
                </c:pt>
                <c:pt idx="154">
                  <c:v>0.53213258950039299</c:v>
                </c:pt>
                <c:pt idx="155">
                  <c:v>0.53213264207431299</c:v>
                </c:pt>
                <c:pt idx="156">
                  <c:v>0.53213269164362098</c:v>
                </c:pt>
                <c:pt idx="157">
                  <c:v>0.53213273760860202</c:v>
                </c:pt>
                <c:pt idx="158">
                  <c:v>0.53213278026268696</c:v>
                </c:pt>
                <c:pt idx="159">
                  <c:v>0.53213281981738703</c:v>
                </c:pt>
                <c:pt idx="160">
                  <c:v>0.53213285696134005</c:v>
                </c:pt>
                <c:pt idx="161">
                  <c:v>0.53213289133689101</c:v>
                </c:pt>
                <c:pt idx="162">
                  <c:v>0.53213292365562104</c:v>
                </c:pt>
                <c:pt idx="163">
                  <c:v>0.53213295342870903</c:v>
                </c:pt>
                <c:pt idx="164">
                  <c:v>0.53213298104227003</c:v>
                </c:pt>
                <c:pt idx="165">
                  <c:v>0.53213300672611497</c:v>
                </c:pt>
                <c:pt idx="166">
                  <c:v>0.53213303069085705</c:v>
                </c:pt>
                <c:pt idx="167">
                  <c:v>0.53213305304059</c:v>
                </c:pt>
                <c:pt idx="168">
                  <c:v>0.53213307381753305</c:v>
                </c:pt>
                <c:pt idx="169">
                  <c:v>0.53213309301929401</c:v>
                </c:pt>
                <c:pt idx="170">
                  <c:v>0.53213311092841797</c:v>
                </c:pt>
                <c:pt idx="171">
                  <c:v>0.53213312767344501</c:v>
                </c:pt>
                <c:pt idx="172">
                  <c:v>0.53213314312289905</c:v>
                </c:pt>
                <c:pt idx="173">
                  <c:v>0.53213315751788803</c:v>
                </c:pt>
                <c:pt idx="174">
                  <c:v>0.53213317091223</c:v>
                </c:pt>
                <c:pt idx="175">
                  <c:v>0.532133183357693</c:v>
                </c:pt>
                <c:pt idx="176">
                  <c:v>0.53213319495227196</c:v>
                </c:pt>
                <c:pt idx="177">
                  <c:v>0.53213320572120304</c:v>
                </c:pt>
                <c:pt idx="178">
                  <c:v>0.53213321573299999</c:v>
                </c:pt>
                <c:pt idx="179">
                  <c:v>0.53213322506969996</c:v>
                </c:pt>
                <c:pt idx="180">
                  <c:v>0.53213323374154697</c:v>
                </c:pt>
                <c:pt idx="181">
                  <c:v>0.53213324180671495</c:v>
                </c:pt>
                <c:pt idx="182">
                  <c:v>0.532133249300625</c:v>
                </c:pt>
                <c:pt idx="183">
                  <c:v>0.53213325627108599</c:v>
                </c:pt>
                <c:pt idx="184">
                  <c:v>0.53213326274637596</c:v>
                </c:pt>
                <c:pt idx="185">
                  <c:v>0.53213326877921796</c:v>
                </c:pt>
                <c:pt idx="186">
                  <c:v>0.53213327438424796</c:v>
                </c:pt>
                <c:pt idx="187">
                  <c:v>0.53213327959215695</c:v>
                </c:pt>
                <c:pt idx="188">
                  <c:v>0.53213328444405406</c:v>
                </c:pt>
                <c:pt idx="189">
                  <c:v>0.53213328895254797</c:v>
                </c:pt>
                <c:pt idx="190">
                  <c:v>0.53213329314968205</c:v>
                </c:pt>
                <c:pt idx="191">
                  <c:v>0.53213329705048096</c:v>
                </c:pt>
                <c:pt idx="192">
                  <c:v>0.53213330067549203</c:v>
                </c:pt>
                <c:pt idx="193">
                  <c:v>0.53213330404951098</c:v>
                </c:pt>
                <c:pt idx="194">
                  <c:v>0.53213330718695695</c:v>
                </c:pt>
                <c:pt idx="195">
                  <c:v>0.53213331010434395</c:v>
                </c:pt>
                <c:pt idx="196">
                  <c:v>0.53213331281599996</c:v>
                </c:pt>
                <c:pt idx="197">
                  <c:v>0.53213331533751196</c:v>
                </c:pt>
                <c:pt idx="198">
                  <c:v>0.53213331768294403</c:v>
                </c:pt>
                <c:pt idx="199">
                  <c:v>0.53213331986511803</c:v>
                </c:pt>
              </c:numCache>
            </c:numRef>
          </c:val>
          <c:smooth val="0"/>
          <c:extLst>
            <c:ext xmlns:c16="http://schemas.microsoft.com/office/drawing/2014/chart" uri="{C3380CC4-5D6E-409C-BE32-E72D297353CC}">
              <c16:uniqueId val="{00000001-5200-418A-954D-413C2AE76700}"/>
            </c:ext>
          </c:extLst>
        </c:ser>
        <c:dLbls>
          <c:showLegendKey val="0"/>
          <c:showVal val="0"/>
          <c:showCatName val="0"/>
          <c:showSerName val="0"/>
          <c:showPercent val="0"/>
          <c:showBubbleSize val="0"/>
        </c:dLbls>
        <c:smooth val="0"/>
        <c:axId val="750718432"/>
        <c:axId val="750718760"/>
      </c:lineChart>
      <c:catAx>
        <c:axId val="750718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訓練次數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50718760"/>
        <c:crosses val="autoZero"/>
        <c:auto val="1"/>
        <c:lblAlgn val="ctr"/>
        <c:lblOffset val="100"/>
        <c:noMultiLvlLbl val="0"/>
      </c:catAx>
      <c:valAx>
        <c:axId val="750718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MAE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50718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0D8397-D5FC-437B-B55F-112106027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73</Pages>
  <Words>15125</Words>
  <Characters>86216</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以自然語言處理技術進行藥物與疾病之間語意相關性及分析</vt:lpstr>
    </vt:vector>
  </TitlesOfParts>
  <Company>SYNNEX</Company>
  <LinksUpToDate>false</LinksUpToDate>
  <CharactersWithSpaces>101139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以自然語言處理技術進行藥物與疾病之間語意相關性及分析</dc:title>
  <dc:subject/>
  <dc:creator>玲蓉 林</dc:creator>
  <cp:keywords/>
  <dc:description/>
  <cp:lastModifiedBy>博先 史</cp:lastModifiedBy>
  <cp:revision>28</cp:revision>
  <cp:lastPrinted>2020-12-30T14:18:00Z</cp:lastPrinted>
  <dcterms:created xsi:type="dcterms:W3CDTF">2021-06-14T03:21:00Z</dcterms:created>
  <dcterms:modified xsi:type="dcterms:W3CDTF">2021-06-15T16:12:00Z</dcterms:modified>
  <dc:language>zh-TW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SYNNEX</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